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3C1DF" w14:textId="476E76F0" w:rsidR="00F052CC" w:rsidRPr="005F7B16" w:rsidRDefault="00CC1282">
      <w:pPr>
        <w:spacing w:line="276" w:lineRule="auto"/>
        <w:jc w:val="both"/>
      </w:pPr>
      <w:r w:rsidRPr="005F7B16">
        <w:t xml:space="preserve"> </w:t>
      </w:r>
      <w:r w:rsidR="00AF6C5C" w:rsidRPr="005F7B16">
        <w:tab/>
      </w:r>
    </w:p>
    <w:p w14:paraId="7E2C9A5E" w14:textId="77777777" w:rsidR="00E1264A" w:rsidRPr="005F7B16" w:rsidRDefault="00E1264A" w:rsidP="00116DCE">
      <w:pPr>
        <w:jc w:val="center"/>
        <w:rPr>
          <w:b/>
        </w:rPr>
      </w:pPr>
    </w:p>
    <w:p w14:paraId="6005BE55" w14:textId="77777777" w:rsidR="00E1264A" w:rsidRPr="005F7B16" w:rsidRDefault="00E1264A" w:rsidP="00116DCE">
      <w:pPr>
        <w:jc w:val="center"/>
        <w:rPr>
          <w:b/>
        </w:rPr>
      </w:pPr>
    </w:p>
    <w:p w14:paraId="1C60EAB2" w14:textId="3A4DC2AB" w:rsidR="00DD6615" w:rsidRPr="002D3FEB" w:rsidRDefault="00E1264A" w:rsidP="00116DCE">
      <w:pPr>
        <w:jc w:val="center"/>
        <w:rPr>
          <w:b/>
        </w:rPr>
      </w:pPr>
      <w:r w:rsidRPr="002D3FEB">
        <w:rPr>
          <w:b/>
        </w:rPr>
        <w:t xml:space="preserve">The Rise of Reddit: </w:t>
      </w:r>
    </w:p>
    <w:p w14:paraId="44E1453A" w14:textId="5431E220" w:rsidR="00F052CC" w:rsidRPr="002D3FEB" w:rsidRDefault="00615269" w:rsidP="00116DCE">
      <w:pPr>
        <w:jc w:val="center"/>
        <w:rPr>
          <w:b/>
        </w:rPr>
      </w:pPr>
      <w:r w:rsidRPr="002D3FEB">
        <w:rPr>
          <w:b/>
        </w:rPr>
        <w:t xml:space="preserve">How Social Media Affects </w:t>
      </w:r>
      <w:r w:rsidR="00E7705E" w:rsidRPr="002D3FEB">
        <w:rPr>
          <w:b/>
        </w:rPr>
        <w:t xml:space="preserve">Belief Formation and </w:t>
      </w:r>
      <w:r w:rsidR="00E1264A" w:rsidRPr="002D3FEB">
        <w:rPr>
          <w:b/>
        </w:rPr>
        <w:t xml:space="preserve">Price </w:t>
      </w:r>
      <w:r w:rsidRPr="002D3FEB">
        <w:rPr>
          <w:b/>
        </w:rPr>
        <w:t xml:space="preserve">Discovery </w:t>
      </w:r>
    </w:p>
    <w:p w14:paraId="5041789E" w14:textId="77777777" w:rsidR="00DD6615" w:rsidRPr="002D3FEB" w:rsidRDefault="00DD6615" w:rsidP="00116DCE">
      <w:pPr>
        <w:jc w:val="center"/>
        <w:rPr>
          <w:b/>
        </w:rPr>
      </w:pPr>
    </w:p>
    <w:p w14:paraId="33423712" w14:textId="77777777" w:rsidR="00C97608" w:rsidRPr="002D3FEB" w:rsidRDefault="00C97608" w:rsidP="00116DCE">
      <w:pPr>
        <w:jc w:val="center"/>
        <w:rPr>
          <w:b/>
        </w:rPr>
      </w:pPr>
    </w:p>
    <w:p w14:paraId="105DEAA5" w14:textId="56AE45C8" w:rsidR="004E7747" w:rsidRPr="002D3FEB" w:rsidRDefault="00102E45" w:rsidP="004E7747">
      <w:pPr>
        <w:spacing w:line="480" w:lineRule="auto"/>
        <w:jc w:val="center"/>
        <w:rPr>
          <w:b/>
        </w:rPr>
      </w:pPr>
      <w:r w:rsidRPr="002D3FEB">
        <w:rPr>
          <w:lang w:val="de-DE"/>
        </w:rPr>
        <w:t>Danqi Hu</w:t>
      </w:r>
      <w:r w:rsidR="004E7747" w:rsidRPr="002D3FEB">
        <w:rPr>
          <w:lang w:val="de-DE"/>
        </w:rPr>
        <w:t>,</w:t>
      </w:r>
      <w:r w:rsidR="004E7747" w:rsidRPr="002D3FEB">
        <w:t xml:space="preserve"> Charles M. Jones</w:t>
      </w:r>
      <w:r w:rsidR="00E1264A" w:rsidRPr="002D3FEB">
        <w:t>,</w:t>
      </w:r>
      <w:r w:rsidR="00236044" w:rsidRPr="002D3FEB">
        <w:t xml:space="preserve"> Siyang Li,</w:t>
      </w:r>
      <w:r w:rsidR="00E1264A" w:rsidRPr="002D3FEB">
        <w:t xml:space="preserve"> Valerie Zhang</w:t>
      </w:r>
      <w:r w:rsidR="00762D54" w:rsidRPr="002D3FEB">
        <w:t xml:space="preserve"> and</w:t>
      </w:r>
      <w:r w:rsidR="004E7747" w:rsidRPr="002D3FEB">
        <w:t xml:space="preserve"> Xiaoyan Zhang</w:t>
      </w:r>
      <w:r w:rsidR="004E7747" w:rsidRPr="002D3FEB">
        <w:rPr>
          <w:b/>
          <w:vertAlign w:val="superscript"/>
        </w:rPr>
        <w:t>*</w:t>
      </w:r>
      <w:r w:rsidR="004E7747" w:rsidRPr="002D3FEB">
        <w:rPr>
          <w:b/>
        </w:rPr>
        <w:t xml:space="preserve"> </w:t>
      </w:r>
    </w:p>
    <w:p w14:paraId="7927A4A5" w14:textId="4AB0585F" w:rsidR="006A3F31" w:rsidRPr="002D3FEB" w:rsidDel="00AA2B4E" w:rsidRDefault="001E6B44" w:rsidP="006A3F31">
      <w:pPr>
        <w:spacing w:line="480" w:lineRule="auto"/>
        <w:jc w:val="center"/>
        <w:rPr>
          <w:del w:id="0" w:author="Siyang Li" w:date="2026-08-13T14:12:00Z" w16du:dateUtc="2026-08-13T06:12:00Z"/>
        </w:rPr>
      </w:pPr>
      <w:del w:id="1" w:author="Siyang Li" w:date="2026-08-07T19:36:00Z" w16du:dateUtc="2026-08-07T11:36:00Z">
        <w:r w:rsidDel="00C83821">
          <w:rPr>
            <w:rFonts w:hint="eastAsia"/>
          </w:rPr>
          <w:delText>February</w:delText>
        </w:r>
        <w:r w:rsidRPr="002D3FEB" w:rsidDel="00C83821">
          <w:rPr>
            <w:rFonts w:hint="eastAsia"/>
          </w:rPr>
          <w:delText xml:space="preserve"> </w:delText>
        </w:r>
      </w:del>
      <w:ins w:id="2" w:author="Siyang Li" w:date="2026-08-07T19:36:00Z" w16du:dateUtc="2026-08-07T11:36:00Z">
        <w:r w:rsidR="00C83821">
          <w:rPr>
            <w:rFonts w:hint="eastAsia"/>
          </w:rPr>
          <w:t>August</w:t>
        </w:r>
        <w:r w:rsidR="00C83821" w:rsidRPr="002D3FEB">
          <w:rPr>
            <w:rFonts w:hint="eastAsia"/>
          </w:rPr>
          <w:t xml:space="preserve"> </w:t>
        </w:r>
      </w:ins>
      <w:del w:id="3" w:author="Siyang Li" w:date="2026-08-07T19:36:00Z" w16du:dateUtc="2026-08-07T11:36:00Z">
        <w:r w:rsidR="00222A08" w:rsidRPr="002D3FEB" w:rsidDel="00C83821">
          <w:delText>202</w:delText>
        </w:r>
        <w:r w:rsidR="009C5CE2" w:rsidDel="00C83821">
          <w:delText>5</w:delText>
        </w:r>
      </w:del>
      <w:ins w:id="4" w:author="Siyang Li" w:date="2026-08-07T19:36:00Z" w16du:dateUtc="2026-08-07T11:36:00Z">
        <w:r w:rsidR="00C83821" w:rsidRPr="002D3FEB">
          <w:t>202</w:t>
        </w:r>
        <w:r w:rsidR="00C83821">
          <w:rPr>
            <w:rFonts w:hint="eastAsia"/>
          </w:rPr>
          <w:t>6</w:t>
        </w:r>
      </w:ins>
    </w:p>
    <w:p w14:paraId="1BB01764" w14:textId="4A5AA11F" w:rsidR="00E1264A" w:rsidRPr="002D3FEB" w:rsidRDefault="00E1264A">
      <w:pPr>
        <w:spacing w:line="480" w:lineRule="auto"/>
        <w:jc w:val="center"/>
        <w:rPr>
          <w:b/>
        </w:rPr>
        <w:pPrChange w:id="5" w:author="Siyang Li" w:date="2026-08-13T14:12:00Z" w16du:dateUtc="2026-08-13T06:12:00Z">
          <w:pPr>
            <w:spacing w:line="480" w:lineRule="auto"/>
            <w:outlineLvl w:val="0"/>
          </w:pPr>
        </w:pPrChange>
      </w:pPr>
    </w:p>
    <w:p w14:paraId="6F685F1A" w14:textId="77777777" w:rsidR="00E1264A" w:rsidRPr="002D3FEB" w:rsidRDefault="00E1264A" w:rsidP="00D60C5C">
      <w:pPr>
        <w:spacing w:line="480" w:lineRule="auto"/>
        <w:jc w:val="center"/>
        <w:outlineLvl w:val="0"/>
        <w:rPr>
          <w:b/>
        </w:rPr>
      </w:pPr>
    </w:p>
    <w:p w14:paraId="27721635" w14:textId="29DBC6DA" w:rsidR="00D60C5C" w:rsidRPr="002D3FEB" w:rsidRDefault="00D60C5C" w:rsidP="00D60C5C">
      <w:pPr>
        <w:spacing w:line="480" w:lineRule="auto"/>
        <w:jc w:val="center"/>
        <w:outlineLvl w:val="0"/>
        <w:rPr>
          <w:b/>
        </w:rPr>
      </w:pPr>
      <w:r w:rsidRPr="002D3FEB">
        <w:rPr>
          <w:b/>
        </w:rPr>
        <w:t>ABSTRACT</w:t>
      </w:r>
    </w:p>
    <w:p w14:paraId="4ADF02E1" w14:textId="77777777" w:rsidR="00E1264A" w:rsidRPr="002D3FEB" w:rsidRDefault="00E1264A" w:rsidP="002A3F5D">
      <w:pPr>
        <w:jc w:val="both"/>
      </w:pPr>
    </w:p>
    <w:p w14:paraId="1F03A201" w14:textId="01D711D8" w:rsidR="00D06806" w:rsidRPr="002D3FEB" w:rsidRDefault="00EC09E3" w:rsidP="00D06806">
      <w:pPr>
        <w:spacing w:line="245" w:lineRule="auto"/>
        <w:jc w:val="both"/>
      </w:pPr>
      <w:ins w:id="6" w:author="Siyang Li" w:date="2026-08-07T19:49:00Z" w16du:dateUtc="2026-08-07T11:49:00Z">
        <w:r w:rsidRPr="00EC09E3">
          <w:t>Motivated by Pedersen (2022), we use submission-level data from Reddit to examine how social interactions and user influence shape belief formation, price discovery, and trading dynamics</w:t>
        </w:r>
      </w:ins>
      <w:del w:id="7" w:author="Siyang Li" w:date="2026-08-07T19:49:00Z" w16du:dateUtc="2026-08-07T11:49:00Z">
        <w:r w:rsidR="00D06806" w:rsidRPr="002D3FEB" w:rsidDel="00EC09E3">
          <w:delText xml:space="preserve">Using </w:delText>
        </w:r>
        <w:r w:rsidR="00D06806" w:rsidRPr="002D3FEB" w:rsidDel="00EC09E3">
          <w:rPr>
            <w:rFonts w:eastAsia="Times New Roman"/>
          </w:rPr>
          <w:delText xml:space="preserve">submission level </w:delText>
        </w:r>
        <w:r w:rsidR="00D06806" w:rsidRPr="002D3FEB" w:rsidDel="00EC09E3">
          <w:delText xml:space="preserve">data from </w:delText>
        </w:r>
        <w:r w:rsidR="00D06806" w:rsidDel="00EC09E3">
          <w:delText xml:space="preserve">the </w:delText>
        </w:r>
        <w:r w:rsidR="00D06806" w:rsidRPr="002D3FEB" w:rsidDel="00EC09E3">
          <w:delText>social media platform Reddit, we rely on the theoretical framework of Pedersen (2022) to examine how social media affects belief formation, price discovery</w:delText>
        </w:r>
        <w:r w:rsidR="00D06806" w:rsidDel="00EC09E3">
          <w:delText xml:space="preserve">, </w:delText>
        </w:r>
        <w:r w:rsidR="00D06806" w:rsidRPr="002D3FEB" w:rsidDel="00EC09E3">
          <w:delText>and trading dynamics</w:delText>
        </w:r>
      </w:del>
      <w:r w:rsidR="00D06806" w:rsidRPr="002D3FEB">
        <w:t xml:space="preserve">. </w:t>
      </w:r>
      <w:ins w:id="8" w:author="Siyang Li" w:date="2026-08-07T19:49:00Z" w16du:dateUtc="2026-08-07T11:49:00Z">
        <w:r w:rsidR="001405DA">
          <w:rPr>
            <w:rFonts w:hint="eastAsia"/>
          </w:rPr>
          <w:t xml:space="preserve">We </w:t>
        </w:r>
      </w:ins>
      <w:del w:id="9" w:author="Siyang Li" w:date="2026-08-07T19:49:00Z" w16du:dateUtc="2026-08-07T11:49:00Z">
        <w:r w:rsidR="00D06806" w:rsidRPr="002D3FEB" w:rsidDel="001405DA">
          <w:delText xml:space="preserve">Consistent with the predictions on network belief spillover, we </w:delText>
        </w:r>
      </w:del>
      <w:r w:rsidR="00D06806" w:rsidRPr="002D3FEB">
        <w:t xml:space="preserve">find that </w:t>
      </w:r>
      <w:r w:rsidR="009B2747">
        <w:t xml:space="preserve">the </w:t>
      </w:r>
      <w:r w:rsidR="00D06806" w:rsidRPr="002D3FEB">
        <w:t>opinions of hardheaded investors (</w:t>
      </w:r>
      <w:r w:rsidR="00D06806">
        <w:t>rational</w:t>
      </w:r>
      <w:r w:rsidR="00D06806" w:rsidRPr="002D3FEB">
        <w:t xml:space="preserve"> or </w:t>
      </w:r>
      <w:r w:rsidR="00D06806">
        <w:t>fanatic</w:t>
      </w:r>
      <w:r w:rsidR="00D06806" w:rsidRPr="002D3FEB">
        <w:t xml:space="preserve">) significantly predict future opinions of naïve investors, especially when these investors have larger influence. For return predictions, social media tones positively and significantly predict future returns, and more so when </w:t>
      </w:r>
      <w:r w:rsidR="00D06806" w:rsidRPr="002D3FEB">
        <w:rPr>
          <w:rFonts w:hint="eastAsia"/>
        </w:rPr>
        <w:t>agents</w:t>
      </w:r>
      <w:r w:rsidR="00D06806" w:rsidRPr="002D3FEB">
        <w:t>’ influence</w:t>
      </w:r>
      <w:r w:rsidR="00D06806">
        <w:t xml:space="preserve"> is</w:t>
      </w:r>
      <w:r w:rsidR="00D06806" w:rsidRPr="002D3FEB">
        <w:t xml:space="preserve"> higher. Finally, for trading dynamics, </w:t>
      </w:r>
      <w:ins w:id="10" w:author="Siyang Li" w:date="2026-08-07T19:51:00Z">
        <w:r w:rsidR="005A4B29" w:rsidRPr="005A4B29">
          <w:t xml:space="preserve">more positive agent tone is associated with greater retail buying and lower short-selling activity, particularly when </w:t>
        </w:r>
      </w:ins>
      <w:ins w:id="11" w:author="Siyang Li" w:date="2026-08-18T21:46:00Z" w16du:dateUtc="2026-08-18T13:46:00Z">
        <w:r w:rsidR="00B91E28">
          <w:rPr>
            <w:rFonts w:hint="eastAsia"/>
          </w:rPr>
          <w:t>in the high-influence network</w:t>
        </w:r>
      </w:ins>
      <w:del w:id="12" w:author="Siyang Li" w:date="2026-08-07T19:51:00Z" w16du:dateUtc="2026-08-07T11:51:00Z">
        <w:r w:rsidR="00D06806" w:rsidRPr="002D3FEB" w:rsidDel="005A4B29">
          <w:delText>higher agent tones in networks with higher</w:delText>
        </w:r>
        <w:r w:rsidR="00D06806" w:rsidRPr="002D3FEB" w:rsidDel="005A4B29">
          <w:rPr>
            <w:rFonts w:hint="eastAsia"/>
          </w:rPr>
          <w:delText xml:space="preserve"> agent</w:delText>
        </w:r>
        <w:r w:rsidR="00D06806" w:rsidRPr="002D3FEB" w:rsidDel="005A4B29">
          <w:delText xml:space="preserve"> influence increase retail flow</w:delText>
        </w:r>
        <w:r w:rsidR="00D06806" w:rsidRPr="002D3FEB" w:rsidDel="005A4B29">
          <w:rPr>
            <w:rFonts w:hint="eastAsia"/>
          </w:rPr>
          <w:delText>s</w:delText>
        </w:r>
        <w:r w:rsidR="00D06806" w:rsidRPr="002D3FEB" w:rsidDel="005A4B29">
          <w:delText xml:space="preserve"> and deter shorting flow</w:delText>
        </w:r>
        <w:r w:rsidR="00D06806" w:rsidRPr="002D3FEB" w:rsidDel="005A4B29">
          <w:rPr>
            <w:rFonts w:hint="eastAsia"/>
          </w:rPr>
          <w:delText>s</w:delText>
        </w:r>
      </w:del>
      <w:r w:rsidR="00D06806" w:rsidRPr="002D3FEB">
        <w:t xml:space="preserve">. </w:t>
      </w:r>
      <w:ins w:id="13" w:author="Siyang Li" w:date="2026-08-13T14:12:00Z">
        <w:r w:rsidR="00AA2B4E" w:rsidRPr="00AA2B4E">
          <w:t>Short sellers may account for agent influence when deciding whether to ride or burst bubbles by responding to the observable attention and trading consequences associated with influential agents’ views. This may enhance their ability to predict subsequent negative returns.</w:t>
        </w:r>
      </w:ins>
      <w:del w:id="14" w:author="Siyang Li" w:date="2026-08-13T14:12:00Z" w16du:dateUtc="2026-08-13T06:12:00Z">
        <w:r w:rsidR="00D06806" w:rsidRPr="002D3FEB" w:rsidDel="00AA2B4E">
          <w:delText>Short sellers’ consideration of agent influence in deciding to ride or burst bubbles enhances their abilities to predict negative returns.</w:delText>
        </w:r>
      </w:del>
      <w:r w:rsidR="00D06806" w:rsidRPr="002D3FEB">
        <w:t xml:space="preserve"> These findings </w:t>
      </w:r>
      <w:ins w:id="15" w:author="Siyang Li" w:date="2026-08-07T19:53:00Z">
        <w:r w:rsidR="005A4B29" w:rsidRPr="005A4B29">
          <w:t>highlight the importance of social interactions and user influence in understanding how beliefs propagate through social media and translate into trading and prices</w:t>
        </w:r>
      </w:ins>
      <w:del w:id="16" w:author="Siyang Li" w:date="2026-08-07T19:53:00Z" w16du:dateUtc="2026-08-07T11:53:00Z">
        <w:r w:rsidR="00D06806" w:rsidRPr="002D3FEB" w:rsidDel="005A4B29">
          <w:delText>generally support Pedersen’s predictions</w:delText>
        </w:r>
      </w:del>
      <w:r w:rsidR="00D06806" w:rsidRPr="002D3FEB">
        <w:t xml:space="preserve">. </w:t>
      </w:r>
    </w:p>
    <w:p w14:paraId="749F1703" w14:textId="4519E854" w:rsidR="002C2ED0" w:rsidRPr="002D3FEB" w:rsidRDefault="002C2ED0" w:rsidP="002D55F7">
      <w:pPr>
        <w:spacing w:line="245" w:lineRule="auto"/>
        <w:jc w:val="both"/>
      </w:pPr>
    </w:p>
    <w:p w14:paraId="4914ECD7" w14:textId="77777777" w:rsidR="00EA311D" w:rsidRPr="002D3FEB" w:rsidRDefault="00EA311D" w:rsidP="002D55F7">
      <w:pPr>
        <w:spacing w:line="245" w:lineRule="auto"/>
        <w:jc w:val="both"/>
      </w:pPr>
    </w:p>
    <w:p w14:paraId="235A6402" w14:textId="2EDEED7E" w:rsidR="00D26340" w:rsidRPr="002D3FEB" w:rsidRDefault="00D60C5C" w:rsidP="00D26340">
      <w:pPr>
        <w:jc w:val="both"/>
      </w:pPr>
      <w:r w:rsidRPr="002D3FEB">
        <w:rPr>
          <w:b/>
        </w:rPr>
        <w:t>Keywords</w:t>
      </w:r>
      <w:r w:rsidRPr="002D3FEB">
        <w:t xml:space="preserve">: </w:t>
      </w:r>
      <w:r w:rsidR="00E1264A" w:rsidRPr="002D3FEB">
        <w:t xml:space="preserve">social media, </w:t>
      </w:r>
      <w:r w:rsidR="00EA311D" w:rsidRPr="002D3FEB">
        <w:t xml:space="preserve">belief formation, return prediction, </w:t>
      </w:r>
      <w:r w:rsidRPr="002D3FEB">
        <w:t>short</w:t>
      </w:r>
      <w:r w:rsidR="000F4A4C" w:rsidRPr="002D3FEB">
        <w:t xml:space="preserve"> </w:t>
      </w:r>
      <w:r w:rsidR="00A40E42" w:rsidRPr="002D3FEB">
        <w:t>selling</w:t>
      </w:r>
      <w:r w:rsidR="00E72D99" w:rsidRPr="002D3FEB">
        <w:t xml:space="preserve">, </w:t>
      </w:r>
      <w:r w:rsidR="00D26340" w:rsidRPr="002D3FEB">
        <w:t>retail investors</w:t>
      </w:r>
      <w:r w:rsidR="00E72D99" w:rsidRPr="002D3FEB">
        <w:t>.</w:t>
      </w:r>
    </w:p>
    <w:p w14:paraId="007D58E2" w14:textId="419EAC61" w:rsidR="00D26340" w:rsidRPr="002D3FEB" w:rsidRDefault="00615269" w:rsidP="00D26340">
      <w:pPr>
        <w:jc w:val="both"/>
      </w:pPr>
      <w:r w:rsidRPr="002D3FEB">
        <w:t>JEL codes:  G11, G12, G14, G23</w:t>
      </w:r>
      <w:r w:rsidR="00EA311D" w:rsidRPr="002D3FEB">
        <w:t>.</w:t>
      </w:r>
    </w:p>
    <w:p w14:paraId="63C77BF0" w14:textId="77777777" w:rsidR="00D26340" w:rsidRPr="002D3FEB" w:rsidRDefault="00D26340" w:rsidP="00D26340">
      <w:pPr>
        <w:jc w:val="both"/>
      </w:pPr>
    </w:p>
    <w:p w14:paraId="2FF40393" w14:textId="224B6F2B" w:rsidR="00240ACF" w:rsidRPr="002D3FEB" w:rsidRDefault="00D26340" w:rsidP="00366BEE">
      <w:pPr>
        <w:jc w:val="both"/>
        <w:sectPr w:rsidR="00240ACF" w:rsidRPr="002D3FEB" w:rsidSect="000F08D2">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cols w:space="720"/>
          <w:titlePg/>
          <w:docGrid w:linePitch="360"/>
        </w:sectPr>
      </w:pPr>
      <w:r w:rsidRPr="002D3FEB">
        <w:t xml:space="preserve"> </w:t>
      </w:r>
      <w:r w:rsidR="004E7747" w:rsidRPr="002D3FEB">
        <w:t xml:space="preserve">* </w:t>
      </w:r>
      <w:r w:rsidR="00E1264A" w:rsidRPr="002D3FEB">
        <w:t xml:space="preserve">Danqi </w:t>
      </w:r>
      <w:r w:rsidR="002F314B" w:rsidRPr="002D3FEB">
        <w:t>Hu</w:t>
      </w:r>
      <w:r w:rsidR="00B63884" w:rsidRPr="002D3FEB">
        <w:rPr>
          <w:rFonts w:hint="eastAsia"/>
        </w:rPr>
        <w:t xml:space="preserve"> (email: danqi.hu@gsm.pku.edu.cn)</w:t>
      </w:r>
      <w:r w:rsidR="002F314B" w:rsidRPr="002D3FEB">
        <w:t xml:space="preserve"> </w:t>
      </w:r>
      <w:r w:rsidR="00C47544" w:rsidRPr="002D3FEB">
        <w:t>is at Guanghua School of Management, Peking University.</w:t>
      </w:r>
      <w:r w:rsidR="008D09A3" w:rsidRPr="002D3FEB">
        <w:t xml:space="preserve"> </w:t>
      </w:r>
      <w:r w:rsidR="00B63884" w:rsidRPr="002D3FEB">
        <w:t>Charles M. Jones</w:t>
      </w:r>
      <w:r w:rsidR="00B63884" w:rsidRPr="002D3FEB" w:rsidDel="00B63884">
        <w:t xml:space="preserve"> </w:t>
      </w:r>
      <w:r w:rsidR="00B63884" w:rsidRPr="002D3FEB">
        <w:rPr>
          <w:rFonts w:hint="eastAsia"/>
        </w:rPr>
        <w:t>(email: cj88@gsb.columbia.edu)</w:t>
      </w:r>
      <w:r w:rsidR="00C47544" w:rsidRPr="002D3FEB">
        <w:t xml:space="preserve"> is at Columbia Business School. </w:t>
      </w:r>
      <w:r w:rsidR="00236044" w:rsidRPr="002D3FEB">
        <w:t>Siyang Li</w:t>
      </w:r>
      <w:r w:rsidR="00B63884" w:rsidRPr="002D3FEB">
        <w:rPr>
          <w:rFonts w:hint="eastAsia"/>
        </w:rPr>
        <w:t xml:space="preserve"> (email: lisy.20@pbcsf.tsinghua.edu.cn)</w:t>
      </w:r>
      <w:r w:rsidR="00236044" w:rsidRPr="002D3FEB">
        <w:t xml:space="preserve"> is at the </w:t>
      </w:r>
      <w:del w:id="17" w:author="Siyang Li" w:date="2026-08-18T21:43:00Z" w16du:dateUtc="2026-08-18T13:43:00Z">
        <w:r w:rsidR="00236044" w:rsidRPr="002D3FEB" w:rsidDel="00E20DE7">
          <w:delText>PBC School of Finance</w:delText>
        </w:r>
      </w:del>
      <w:ins w:id="18" w:author="Siyang Li" w:date="2026-08-18T21:43:00Z" w16du:dateUtc="2026-08-18T13:43:00Z">
        <w:r w:rsidR="00E20DE7">
          <w:rPr>
            <w:rFonts w:hint="eastAsia"/>
          </w:rPr>
          <w:t>School of Accountancy</w:t>
        </w:r>
      </w:ins>
      <w:r w:rsidR="00236044" w:rsidRPr="002D3FEB">
        <w:t xml:space="preserve"> at </w:t>
      </w:r>
      <w:del w:id="19" w:author="Siyang Li" w:date="2026-08-18T21:43:00Z" w16du:dateUtc="2026-08-18T13:43:00Z">
        <w:r w:rsidR="00236044" w:rsidRPr="002D3FEB" w:rsidDel="00E20DE7">
          <w:delText>Tsinghua University</w:delText>
        </w:r>
      </w:del>
      <w:ins w:id="20" w:author="Siyang Li" w:date="2026-08-18T21:43:00Z" w16du:dateUtc="2026-08-18T13:43:00Z">
        <w:r w:rsidR="00E20DE7">
          <w:rPr>
            <w:rFonts w:hint="eastAsia"/>
          </w:rPr>
          <w:t>Central University of Finance and Economics</w:t>
        </w:r>
      </w:ins>
      <w:r w:rsidR="00236044" w:rsidRPr="002D3FEB">
        <w:t xml:space="preserve">. </w:t>
      </w:r>
      <w:r w:rsidR="00E1264A" w:rsidRPr="002D3FEB">
        <w:t>Valerie Zhang</w:t>
      </w:r>
      <w:r w:rsidR="00B63884" w:rsidRPr="002D3FEB">
        <w:rPr>
          <w:rFonts w:hint="eastAsia"/>
        </w:rPr>
        <w:t xml:space="preserve"> (email: valerie.zhang@haas.berkeley.edu)</w:t>
      </w:r>
      <w:r w:rsidR="00E1264A" w:rsidRPr="002D3FEB">
        <w:t xml:space="preserve"> </w:t>
      </w:r>
      <w:r w:rsidR="00C47544" w:rsidRPr="002D3FEB">
        <w:t xml:space="preserve">is </w:t>
      </w:r>
      <w:r w:rsidR="002F314B" w:rsidRPr="002D3FEB">
        <w:t xml:space="preserve">at the </w:t>
      </w:r>
      <w:r w:rsidR="00E7705E" w:rsidRPr="002D3FEB">
        <w:t>Ha</w:t>
      </w:r>
      <w:r w:rsidR="00A63508" w:rsidRPr="002D3FEB">
        <w:t>a</w:t>
      </w:r>
      <w:r w:rsidR="00E7705E" w:rsidRPr="002D3FEB">
        <w:t>s</w:t>
      </w:r>
      <w:r w:rsidR="002F314B" w:rsidRPr="002D3FEB">
        <w:t xml:space="preserve"> School of </w:t>
      </w:r>
      <w:r w:rsidR="00F468A3" w:rsidRPr="002D3FEB">
        <w:t xml:space="preserve">Business </w:t>
      </w:r>
      <w:r w:rsidR="002F314B" w:rsidRPr="002D3FEB">
        <w:t xml:space="preserve">at </w:t>
      </w:r>
      <w:r w:rsidR="00F468A3" w:rsidRPr="002D3FEB">
        <w:t xml:space="preserve">the </w:t>
      </w:r>
      <w:r w:rsidR="002F314B" w:rsidRPr="002D3FEB">
        <w:t>University</w:t>
      </w:r>
      <w:r w:rsidR="00E7705E" w:rsidRPr="002D3FEB">
        <w:t xml:space="preserve"> of California</w:t>
      </w:r>
      <w:r w:rsidR="00F468A3" w:rsidRPr="002D3FEB">
        <w:t>,</w:t>
      </w:r>
      <w:r w:rsidR="00E7705E" w:rsidRPr="002D3FEB">
        <w:t xml:space="preserve"> Berkeley</w:t>
      </w:r>
      <w:r w:rsidR="004E7747" w:rsidRPr="002D3FEB">
        <w:t xml:space="preserve">, and </w:t>
      </w:r>
      <w:r w:rsidR="00E1264A" w:rsidRPr="002D3FEB">
        <w:t xml:space="preserve">Xiaoyan </w:t>
      </w:r>
      <w:r w:rsidR="004E7747" w:rsidRPr="002D3FEB">
        <w:t>Zhang</w:t>
      </w:r>
      <w:r w:rsidR="00F877F4" w:rsidRPr="002D3FEB">
        <w:rPr>
          <w:rFonts w:hint="eastAsia"/>
        </w:rPr>
        <w:t xml:space="preserve"> (Corresponding author, email: zhangxiaoyan@pbcsf.tsinghua.edu.cn)</w:t>
      </w:r>
      <w:r w:rsidR="004E7747" w:rsidRPr="002D3FEB">
        <w:t xml:space="preserve"> is </w:t>
      </w:r>
      <w:r w:rsidR="002F314B" w:rsidRPr="002D3FEB">
        <w:t>at the PBC School of Finance at Tsinghua University.</w:t>
      </w:r>
      <w:r w:rsidR="006F4C2E" w:rsidRPr="002D3FEB">
        <w:t xml:space="preserve"> We would like to thank </w:t>
      </w:r>
      <w:r w:rsidR="00E7705E" w:rsidRPr="002D3FEB">
        <w:t>Lin Tan</w:t>
      </w:r>
      <w:r w:rsidR="00D21AB3">
        <w:rPr>
          <w:rFonts w:hint="eastAsia"/>
        </w:rPr>
        <w:t xml:space="preserve"> and Longjiang He</w:t>
      </w:r>
      <w:r w:rsidR="00E7705E" w:rsidRPr="002D3FEB">
        <w:t xml:space="preserve"> for </w:t>
      </w:r>
      <w:r w:rsidR="00D21AB3">
        <w:rPr>
          <w:rFonts w:hint="eastAsia"/>
        </w:rPr>
        <w:t>their</w:t>
      </w:r>
      <w:r w:rsidR="00D21AB3" w:rsidRPr="002D3FEB">
        <w:t xml:space="preserve"> </w:t>
      </w:r>
      <w:r w:rsidR="00E7705E" w:rsidRPr="002D3FEB">
        <w:t xml:space="preserve">excellent research assistance. The paper benefits from comments from </w:t>
      </w:r>
      <w:r w:rsidR="006F4C2E" w:rsidRPr="002D3FEB">
        <w:t xml:space="preserve">Matthew Ringgenberg, </w:t>
      </w:r>
      <w:r w:rsidR="00E7705E" w:rsidRPr="002D3FEB">
        <w:t>Zhi Da,</w:t>
      </w:r>
      <w:r w:rsidR="0048307A" w:rsidRPr="002D3FEB">
        <w:rPr>
          <w:rFonts w:hint="eastAsia"/>
        </w:rPr>
        <w:t xml:space="preserve"> </w:t>
      </w:r>
      <w:r w:rsidR="0048307A" w:rsidRPr="002D3FEB">
        <w:t>Marina Niessner</w:t>
      </w:r>
      <w:r w:rsidR="0048307A" w:rsidRPr="002D3FEB">
        <w:rPr>
          <w:rFonts w:hint="eastAsia"/>
        </w:rPr>
        <w:t>,</w:t>
      </w:r>
      <w:r w:rsidR="00E7705E" w:rsidRPr="002D3FEB">
        <w:t xml:space="preserve"> </w:t>
      </w:r>
      <w:r w:rsidR="00366BEE" w:rsidRPr="00366BEE">
        <w:t>Byoung-Hyoun Hwang</w:t>
      </w:r>
      <w:r w:rsidR="00366BEE">
        <w:rPr>
          <w:rFonts w:hint="eastAsia"/>
        </w:rPr>
        <w:t>,</w:t>
      </w:r>
      <w:r w:rsidR="00366BEE" w:rsidRPr="00366BEE">
        <w:t xml:space="preserve"> </w:t>
      </w:r>
      <w:r w:rsidR="00E7705E" w:rsidRPr="002D3FEB">
        <w:t>seminar participants at Tsinghua University</w:t>
      </w:r>
      <w:r w:rsidR="00A335BD" w:rsidRPr="002D3FEB">
        <w:t xml:space="preserve">, Harvard Business School, </w:t>
      </w:r>
      <w:r w:rsidR="00240CCF" w:rsidRPr="002D3FEB">
        <w:t>Northwestern University</w:t>
      </w:r>
      <w:r w:rsidR="00A335BD" w:rsidRPr="002D3FEB">
        <w:t xml:space="preserve">, </w:t>
      </w:r>
      <w:r w:rsidR="00240CCF" w:rsidRPr="002D3FEB">
        <w:t xml:space="preserve">as well as </w:t>
      </w:r>
      <w:r w:rsidR="006F4C2E" w:rsidRPr="002D3FEB">
        <w:t>conference participants at CFEA</w:t>
      </w:r>
      <w:r w:rsidR="004F75BD" w:rsidRPr="002D3FEB">
        <w:t xml:space="preserve">, </w:t>
      </w:r>
      <w:r w:rsidR="00E7705E" w:rsidRPr="002D3FEB">
        <w:t>WFA</w:t>
      </w:r>
      <w:r w:rsidR="00A335BD" w:rsidRPr="002D3FEB">
        <w:t xml:space="preserve">, </w:t>
      </w:r>
      <w:r w:rsidR="004F75BD" w:rsidRPr="002D3FEB">
        <w:t>EFA</w:t>
      </w:r>
      <w:r w:rsidR="007D0349" w:rsidRPr="002D3FEB">
        <w:rPr>
          <w:rFonts w:hint="eastAsia"/>
        </w:rPr>
        <w:t>, CICF</w:t>
      </w:r>
      <w:r w:rsidR="00326B4B">
        <w:rPr>
          <w:rFonts w:hint="eastAsia"/>
        </w:rPr>
        <w:t>, and ABFER</w:t>
      </w:r>
      <w:r w:rsidR="006F4C2E" w:rsidRPr="002D3FEB">
        <w:t>.</w:t>
      </w:r>
      <w:r w:rsidR="002F314B" w:rsidRPr="002D3FEB">
        <w:t xml:space="preserve"> Jones thanks the Norwegian Finance Initiative at Norges Bank for helpful funding. </w:t>
      </w:r>
      <w:r w:rsidR="00E72D99" w:rsidRPr="002D3FEB">
        <w:t xml:space="preserve">Zhang acknowledges financial support from China NSF Project </w:t>
      </w:r>
      <w:r w:rsidR="002D3F91" w:rsidRPr="002D3FEB">
        <w:t>71790605</w:t>
      </w:r>
      <w:r w:rsidR="00E72D99" w:rsidRPr="002D3FEB">
        <w:t xml:space="preserve">. </w:t>
      </w:r>
    </w:p>
    <w:p w14:paraId="0090B865" w14:textId="7E9B896D" w:rsidR="00D60C5C" w:rsidRPr="002D3FEB" w:rsidRDefault="00D60C5C" w:rsidP="00D26340">
      <w:pPr>
        <w:jc w:val="both"/>
      </w:pPr>
    </w:p>
    <w:p w14:paraId="5D7B9655" w14:textId="06379519" w:rsidR="00F052CC" w:rsidRPr="002D3FEB" w:rsidRDefault="00F052CC" w:rsidP="00D95B89">
      <w:pPr>
        <w:spacing w:after="200" w:line="276" w:lineRule="auto"/>
        <w:rPr>
          <w:b/>
        </w:rPr>
      </w:pPr>
    </w:p>
    <w:p w14:paraId="66D681A6" w14:textId="77777777" w:rsidR="00CE6D2D" w:rsidRPr="002D3FEB" w:rsidRDefault="00CE6D2D" w:rsidP="00025874">
      <w:pPr>
        <w:jc w:val="center"/>
        <w:rPr>
          <w:b/>
        </w:rPr>
      </w:pPr>
    </w:p>
    <w:p w14:paraId="24A68EAD" w14:textId="1C7C47AD" w:rsidR="00025874" w:rsidRPr="002D3FEB" w:rsidRDefault="00025874" w:rsidP="00025874">
      <w:pPr>
        <w:jc w:val="center"/>
        <w:rPr>
          <w:b/>
        </w:rPr>
      </w:pPr>
      <w:r w:rsidRPr="002D3FEB">
        <w:rPr>
          <w:b/>
        </w:rPr>
        <w:t xml:space="preserve">The Rise of Reddit: </w:t>
      </w:r>
    </w:p>
    <w:p w14:paraId="24BC39FF" w14:textId="77777777" w:rsidR="00025874" w:rsidRPr="002D3FEB" w:rsidRDefault="00025874" w:rsidP="00025874">
      <w:pPr>
        <w:jc w:val="center"/>
        <w:rPr>
          <w:b/>
        </w:rPr>
      </w:pPr>
      <w:r w:rsidRPr="002D3FEB">
        <w:rPr>
          <w:b/>
        </w:rPr>
        <w:t xml:space="preserve">How Social Media Affects Belief Formation and Price Discovery </w:t>
      </w:r>
    </w:p>
    <w:p w14:paraId="2F57420D" w14:textId="77777777" w:rsidR="00E1264A" w:rsidRPr="002D3FEB" w:rsidRDefault="00E1264A" w:rsidP="00E1264A">
      <w:pPr>
        <w:jc w:val="center"/>
        <w:rPr>
          <w:b/>
        </w:rPr>
      </w:pPr>
    </w:p>
    <w:p w14:paraId="418DBB19" w14:textId="77777777" w:rsidR="00E1264A" w:rsidRPr="002D3FEB" w:rsidRDefault="00E1264A" w:rsidP="00E1264A">
      <w:pPr>
        <w:jc w:val="center"/>
        <w:rPr>
          <w:b/>
        </w:rPr>
      </w:pPr>
    </w:p>
    <w:p w14:paraId="6D38688E" w14:textId="136354CC" w:rsidR="001C38B6" w:rsidRPr="002D3FEB" w:rsidRDefault="001E6B44" w:rsidP="001C38B6">
      <w:pPr>
        <w:spacing w:line="480" w:lineRule="auto"/>
        <w:jc w:val="center"/>
      </w:pPr>
      <w:del w:id="21" w:author="Siyang Li" w:date="2026-08-07T19:37:00Z" w16du:dateUtc="2026-08-07T11:37:00Z">
        <w:r w:rsidDel="001159D8">
          <w:rPr>
            <w:rFonts w:hint="eastAsia"/>
          </w:rPr>
          <w:delText>February</w:delText>
        </w:r>
        <w:r w:rsidRPr="002D3FEB" w:rsidDel="001159D8">
          <w:rPr>
            <w:rFonts w:hint="eastAsia"/>
          </w:rPr>
          <w:delText xml:space="preserve"> </w:delText>
        </w:r>
      </w:del>
      <w:ins w:id="22" w:author="Siyang Li" w:date="2026-08-07T19:37:00Z" w16du:dateUtc="2026-08-07T11:37:00Z">
        <w:r w:rsidR="001159D8">
          <w:rPr>
            <w:rFonts w:hint="eastAsia"/>
          </w:rPr>
          <w:t>August</w:t>
        </w:r>
        <w:r w:rsidR="001159D8" w:rsidRPr="002D3FEB">
          <w:rPr>
            <w:rFonts w:hint="eastAsia"/>
          </w:rPr>
          <w:t xml:space="preserve"> </w:t>
        </w:r>
      </w:ins>
      <w:del w:id="23" w:author="Siyang Li" w:date="2026-08-07T19:37:00Z" w16du:dateUtc="2026-08-07T11:37:00Z">
        <w:r w:rsidR="00734376" w:rsidRPr="002D3FEB" w:rsidDel="001159D8">
          <w:delText>202</w:delText>
        </w:r>
        <w:r w:rsidR="009C5CE2" w:rsidDel="001159D8">
          <w:delText>5</w:delText>
        </w:r>
      </w:del>
      <w:ins w:id="24" w:author="Siyang Li" w:date="2026-08-07T19:37:00Z" w16du:dateUtc="2026-08-07T11:37:00Z">
        <w:r w:rsidR="001159D8" w:rsidRPr="002D3FEB">
          <w:t>202</w:t>
        </w:r>
        <w:r w:rsidR="001159D8">
          <w:rPr>
            <w:rFonts w:hint="eastAsia"/>
          </w:rPr>
          <w:t>6</w:t>
        </w:r>
      </w:ins>
    </w:p>
    <w:p w14:paraId="488ED376" w14:textId="77777777" w:rsidR="00025874" w:rsidRPr="002D3FEB" w:rsidRDefault="00025874" w:rsidP="00D95B89">
      <w:pPr>
        <w:spacing w:line="480" w:lineRule="auto"/>
        <w:outlineLvl w:val="0"/>
        <w:rPr>
          <w:b/>
        </w:rPr>
      </w:pPr>
    </w:p>
    <w:p w14:paraId="6C308BA1" w14:textId="77777777" w:rsidR="00E1264A" w:rsidRPr="002D3FEB" w:rsidRDefault="00E1264A" w:rsidP="00D95B89">
      <w:pPr>
        <w:spacing w:line="480" w:lineRule="auto"/>
        <w:outlineLvl w:val="0"/>
        <w:rPr>
          <w:b/>
        </w:rPr>
      </w:pPr>
    </w:p>
    <w:p w14:paraId="1D6994AE" w14:textId="77777777" w:rsidR="00E1264A" w:rsidRPr="002D3FEB" w:rsidRDefault="00E1264A" w:rsidP="006A3F31">
      <w:pPr>
        <w:spacing w:line="480" w:lineRule="auto"/>
        <w:jc w:val="center"/>
        <w:outlineLvl w:val="0"/>
        <w:rPr>
          <w:b/>
        </w:rPr>
      </w:pPr>
      <w:r w:rsidRPr="002D3FEB">
        <w:rPr>
          <w:b/>
        </w:rPr>
        <w:t>ABSTRACT</w:t>
      </w:r>
    </w:p>
    <w:p w14:paraId="76798DFB" w14:textId="77777777" w:rsidR="00E1264A" w:rsidRPr="002D3FEB" w:rsidRDefault="00E1264A" w:rsidP="00E1264A">
      <w:pPr>
        <w:jc w:val="both"/>
      </w:pPr>
    </w:p>
    <w:p w14:paraId="53E65D00" w14:textId="3E6133D1" w:rsidR="00F462A2" w:rsidRPr="002D3FEB" w:rsidRDefault="00F462A2" w:rsidP="00F462A2">
      <w:pPr>
        <w:spacing w:line="245" w:lineRule="auto"/>
        <w:jc w:val="both"/>
        <w:rPr>
          <w:ins w:id="25" w:author="Siyang Li" w:date="2026-08-07T20:03:00Z" w16du:dateUtc="2026-08-07T12:03:00Z"/>
        </w:rPr>
      </w:pPr>
      <w:ins w:id="26" w:author="Siyang Li" w:date="2026-08-07T20:03:00Z" w16du:dateUtc="2026-08-07T12:03:00Z">
        <w:r w:rsidRPr="00EC09E3">
          <w:t>Motivated by Pedersen (2022), we use submission-level data from Reddit to examine how social interactions and user influence shape belief formation, price discovery, and trading dynamics</w:t>
        </w:r>
        <w:r w:rsidRPr="002D3FEB">
          <w:t xml:space="preserve">. </w:t>
        </w:r>
        <w:r>
          <w:rPr>
            <w:rFonts w:hint="eastAsia"/>
          </w:rPr>
          <w:t xml:space="preserve">We </w:t>
        </w:r>
        <w:r w:rsidRPr="002D3FEB">
          <w:t xml:space="preserve">find that </w:t>
        </w:r>
        <w:r>
          <w:t xml:space="preserve">the </w:t>
        </w:r>
        <w:r w:rsidRPr="002D3FEB">
          <w:t>opinions of hardheaded investors (</w:t>
        </w:r>
        <w:r>
          <w:t>rational</w:t>
        </w:r>
        <w:r w:rsidRPr="002D3FEB">
          <w:t xml:space="preserve"> or </w:t>
        </w:r>
        <w:r>
          <w:t>fanatic</w:t>
        </w:r>
        <w:r w:rsidRPr="002D3FEB">
          <w:t xml:space="preserve">) significantly predict future opinions of naïve investors, especially when these investors have larger influence. For return predictions, social media tones positively and significantly predict future returns, and more so when </w:t>
        </w:r>
        <w:r w:rsidRPr="002D3FEB">
          <w:rPr>
            <w:rFonts w:hint="eastAsia"/>
          </w:rPr>
          <w:t>agents</w:t>
        </w:r>
        <w:r w:rsidRPr="002D3FEB">
          <w:t>’ influence</w:t>
        </w:r>
        <w:r>
          <w:t xml:space="preserve"> is</w:t>
        </w:r>
        <w:r w:rsidRPr="002D3FEB">
          <w:t xml:space="preserve"> higher. Finally, for trading dynamics, </w:t>
        </w:r>
        <w:r w:rsidRPr="005A4B29">
          <w:t xml:space="preserve">more positive agent tone is associated with greater retail buying and lower short-selling activity, </w:t>
        </w:r>
      </w:ins>
      <w:ins w:id="27" w:author="Siyang Li" w:date="2026-08-18T21:48:00Z" w16du:dateUtc="2026-08-18T13:48:00Z">
        <w:r w:rsidR="004D0366" w:rsidRPr="005A4B29">
          <w:t xml:space="preserve">particularly when </w:t>
        </w:r>
        <w:r w:rsidR="004D0366">
          <w:rPr>
            <w:rFonts w:hint="eastAsia"/>
          </w:rPr>
          <w:t>in the high-influence network</w:t>
        </w:r>
      </w:ins>
      <w:ins w:id="28" w:author="Siyang Li" w:date="2026-08-07T20:03:00Z" w16du:dateUtc="2026-08-07T12:03:00Z">
        <w:r w:rsidRPr="002D3FEB">
          <w:t xml:space="preserve">. </w:t>
        </w:r>
      </w:ins>
      <w:ins w:id="29" w:author="Siyang Li" w:date="2026-08-13T14:15:00Z" w16du:dateUtc="2026-08-13T06:15:00Z">
        <w:r w:rsidR="00034C13" w:rsidRPr="00AA2B4E">
          <w:t>Short sellers may account for agent influence when deciding whether to ride or burst bubbles by responding to the observable attention and trading consequences associated with influential agents’ views. This may enhance their ability to predict subsequent negative returns.</w:t>
        </w:r>
        <w:r w:rsidR="00034C13" w:rsidRPr="002D3FEB">
          <w:t xml:space="preserve"> </w:t>
        </w:r>
      </w:ins>
      <w:ins w:id="30" w:author="Siyang Li" w:date="2026-08-07T20:03:00Z" w16du:dateUtc="2026-08-07T12:03:00Z">
        <w:r w:rsidRPr="002D3FEB">
          <w:t xml:space="preserve">These findings </w:t>
        </w:r>
        <w:r w:rsidRPr="005A4B29">
          <w:t>highlight the importance of social interactions and user influence in understanding how beliefs propagate through social media and translate into trading and prices</w:t>
        </w:r>
        <w:r w:rsidRPr="002D3FEB">
          <w:t xml:space="preserve">. </w:t>
        </w:r>
      </w:ins>
    </w:p>
    <w:p w14:paraId="1AC90C35" w14:textId="1084DB86" w:rsidR="00062277" w:rsidRPr="002D3FEB" w:rsidDel="00F462A2" w:rsidRDefault="00062277" w:rsidP="00062277">
      <w:pPr>
        <w:spacing w:line="245" w:lineRule="auto"/>
        <w:jc w:val="both"/>
        <w:rPr>
          <w:del w:id="31" w:author="Siyang Li" w:date="2026-08-07T20:03:00Z" w16du:dateUtc="2026-08-07T12:03:00Z"/>
        </w:rPr>
      </w:pPr>
      <w:del w:id="32" w:author="Siyang Li" w:date="2026-08-07T20:03:00Z" w16du:dateUtc="2026-08-07T12:03:00Z">
        <w:r w:rsidRPr="002D3FEB" w:rsidDel="00F462A2">
          <w:delText xml:space="preserve">Using </w:delText>
        </w:r>
        <w:r w:rsidRPr="002D3FEB" w:rsidDel="00F462A2">
          <w:rPr>
            <w:rFonts w:eastAsia="Times New Roman"/>
          </w:rPr>
          <w:delText xml:space="preserve">submission level </w:delText>
        </w:r>
        <w:r w:rsidRPr="002D3FEB" w:rsidDel="00F462A2">
          <w:delText xml:space="preserve">data from </w:delText>
        </w:r>
        <w:r w:rsidR="00D06806" w:rsidDel="00F462A2">
          <w:delText xml:space="preserve">the </w:delText>
        </w:r>
        <w:r w:rsidRPr="002D3FEB" w:rsidDel="00F462A2">
          <w:delText>social media platform Reddit, we rely on the theoretical framework of Pedersen (2022) to examine how social media affects belief formation, price discovery</w:delText>
        </w:r>
        <w:r w:rsidR="00D06806" w:rsidDel="00F462A2">
          <w:delText xml:space="preserve">, </w:delText>
        </w:r>
        <w:r w:rsidRPr="002D3FEB" w:rsidDel="00F462A2">
          <w:delText xml:space="preserve">and trading dynamics. Consistent with the predictions on network belief spillover, we find that </w:delText>
        </w:r>
        <w:r w:rsidR="009B2747" w:rsidDel="00F462A2">
          <w:delText xml:space="preserve">the </w:delText>
        </w:r>
        <w:r w:rsidRPr="002D3FEB" w:rsidDel="00F462A2">
          <w:delText>opinions of hardheaded investors (</w:delText>
        </w:r>
        <w:r w:rsidR="004C57BE" w:rsidDel="00F462A2">
          <w:delText>rational</w:delText>
        </w:r>
        <w:r w:rsidR="004C57BE" w:rsidRPr="002D3FEB" w:rsidDel="00F462A2">
          <w:delText xml:space="preserve"> </w:delText>
        </w:r>
        <w:r w:rsidRPr="002D3FEB" w:rsidDel="00F462A2">
          <w:delText xml:space="preserve">or </w:delText>
        </w:r>
        <w:r w:rsidR="004C57BE" w:rsidDel="00F462A2">
          <w:delText>fanatic</w:delText>
        </w:r>
        <w:r w:rsidRPr="002D3FEB" w:rsidDel="00F462A2">
          <w:delText xml:space="preserve">) significantly predict future opinions of naïve investors, especially when these investors have larger influence. For return predictions, social media tones positively and significantly predict future returns, and more so when </w:delText>
        </w:r>
        <w:r w:rsidRPr="002D3FEB" w:rsidDel="00F462A2">
          <w:rPr>
            <w:rFonts w:hint="eastAsia"/>
          </w:rPr>
          <w:delText>agents</w:delText>
        </w:r>
        <w:r w:rsidRPr="002D3FEB" w:rsidDel="00F462A2">
          <w:delText>’ influence</w:delText>
        </w:r>
        <w:r w:rsidR="00D06806" w:rsidDel="00F462A2">
          <w:delText xml:space="preserve"> is</w:delText>
        </w:r>
        <w:r w:rsidRPr="002D3FEB" w:rsidDel="00F462A2">
          <w:delText xml:space="preserve"> higher. Finally, for trading dynamics, higher agent tones in networks with higher</w:delText>
        </w:r>
        <w:r w:rsidRPr="002D3FEB" w:rsidDel="00F462A2">
          <w:rPr>
            <w:rFonts w:hint="eastAsia"/>
          </w:rPr>
          <w:delText xml:space="preserve"> agent</w:delText>
        </w:r>
        <w:r w:rsidRPr="002D3FEB" w:rsidDel="00F462A2">
          <w:delText xml:space="preserve"> influence increase retail flow</w:delText>
        </w:r>
        <w:r w:rsidRPr="002D3FEB" w:rsidDel="00F462A2">
          <w:rPr>
            <w:rFonts w:hint="eastAsia"/>
          </w:rPr>
          <w:delText>s</w:delText>
        </w:r>
        <w:r w:rsidRPr="002D3FEB" w:rsidDel="00F462A2">
          <w:delText xml:space="preserve"> and deter shorting flow</w:delText>
        </w:r>
        <w:r w:rsidRPr="002D3FEB" w:rsidDel="00F462A2">
          <w:rPr>
            <w:rFonts w:hint="eastAsia"/>
          </w:rPr>
          <w:delText>s</w:delText>
        </w:r>
        <w:r w:rsidRPr="002D3FEB" w:rsidDel="00F462A2">
          <w:delText xml:space="preserve">. Short sellers’ consideration of agent influence in deciding to ride or burst bubbles enhances their abilities to predict negative returns. These findings generally support Pedersen’s predictions. </w:delText>
        </w:r>
      </w:del>
    </w:p>
    <w:p w14:paraId="73A091C9" w14:textId="5A65C74B" w:rsidR="00F20DFC" w:rsidRPr="002D3FEB" w:rsidRDefault="00F20DFC" w:rsidP="00F20DFC">
      <w:pPr>
        <w:spacing w:line="245" w:lineRule="auto"/>
        <w:jc w:val="both"/>
      </w:pPr>
    </w:p>
    <w:p w14:paraId="3048CDEC" w14:textId="705DDFF2" w:rsidR="00E1264A" w:rsidRPr="002D3FEB" w:rsidRDefault="00E1264A" w:rsidP="00E1264A">
      <w:pPr>
        <w:jc w:val="both"/>
      </w:pPr>
    </w:p>
    <w:p w14:paraId="7B9240FA" w14:textId="77777777" w:rsidR="00423DAA" w:rsidRPr="002D3FEB" w:rsidRDefault="00423DAA" w:rsidP="00423DAA">
      <w:pPr>
        <w:jc w:val="both"/>
      </w:pPr>
      <w:r w:rsidRPr="002D3FEB">
        <w:rPr>
          <w:b/>
        </w:rPr>
        <w:t>Keywords</w:t>
      </w:r>
      <w:r w:rsidRPr="002D3FEB">
        <w:t>: social media, belief formation, return prediction, short selling, retail investors.</w:t>
      </w:r>
    </w:p>
    <w:p w14:paraId="5E7DAF47" w14:textId="6B2A69A9" w:rsidR="00D37F5F" w:rsidRPr="002D3FEB" w:rsidRDefault="00524A17" w:rsidP="0009157F">
      <w:pPr>
        <w:sectPr w:rsidR="00D37F5F" w:rsidRPr="002D3FEB" w:rsidSect="00E0714C">
          <w:footerReference w:type="default" r:id="rId14"/>
          <w:pgSz w:w="12240" w:h="15840"/>
          <w:pgMar w:top="1440" w:right="1440" w:bottom="1440" w:left="1440" w:header="720" w:footer="720" w:gutter="0"/>
          <w:cols w:space="720"/>
          <w:titlePg/>
          <w:docGrid w:linePitch="360"/>
        </w:sectPr>
      </w:pPr>
      <w:r w:rsidRPr="002D3FEB">
        <w:t>JEL codes:  G11, G12, G14, G23</w:t>
      </w:r>
      <w:r w:rsidR="00E72D99" w:rsidRPr="002D3FEB">
        <w:t>.</w:t>
      </w:r>
    </w:p>
    <w:p w14:paraId="16BA2970" w14:textId="4143A95D" w:rsidR="00682278" w:rsidRPr="002D3FEB" w:rsidRDefault="00F504F4" w:rsidP="00347568">
      <w:pPr>
        <w:spacing w:line="480" w:lineRule="auto"/>
        <w:rPr>
          <w:b/>
        </w:rPr>
      </w:pPr>
      <w:r w:rsidRPr="002D3FEB">
        <w:rPr>
          <w:b/>
        </w:rPr>
        <w:lastRenderedPageBreak/>
        <w:t xml:space="preserve">1. </w:t>
      </w:r>
      <w:r w:rsidR="00A41739" w:rsidRPr="002D3FEB">
        <w:rPr>
          <w:b/>
        </w:rPr>
        <w:t>I</w:t>
      </w:r>
      <w:r w:rsidR="00777CA0" w:rsidRPr="002D3FEB">
        <w:rPr>
          <w:b/>
        </w:rPr>
        <w:t>ntroduction</w:t>
      </w:r>
    </w:p>
    <w:p w14:paraId="2CA39E52" w14:textId="5F78FFA6" w:rsidR="00435B13" w:rsidRPr="002D3FEB" w:rsidRDefault="00E1264A" w:rsidP="00435B13">
      <w:pPr>
        <w:spacing w:line="480" w:lineRule="auto"/>
        <w:ind w:firstLine="720"/>
        <w:jc w:val="both"/>
      </w:pPr>
      <w:r w:rsidRPr="002D3FEB">
        <w:t xml:space="preserve">GameStop Corp. is an </w:t>
      </w:r>
      <w:r w:rsidR="00841C59" w:rsidRPr="002D3FEB">
        <w:t xml:space="preserve">American video game retailer. Over a short period </w:t>
      </w:r>
      <w:r w:rsidR="00F50E6E" w:rsidRPr="002D3FEB">
        <w:t>from</w:t>
      </w:r>
      <w:r w:rsidR="00841C59" w:rsidRPr="002D3FEB">
        <w:t xml:space="preserve"> January 4, </w:t>
      </w:r>
      <w:r w:rsidR="00594F0B" w:rsidRPr="002D3FEB">
        <w:t>2021,</w:t>
      </w:r>
      <w:r w:rsidR="000801E0" w:rsidRPr="002D3FEB">
        <w:t xml:space="preserve"> to January 29, 2021, its closing </w:t>
      </w:r>
      <w:r w:rsidR="00841C59" w:rsidRPr="002D3FEB">
        <w:t xml:space="preserve">share price </w:t>
      </w:r>
      <w:r w:rsidR="0028354E" w:rsidRPr="002D3FEB">
        <w:t>rocket</w:t>
      </w:r>
      <w:r w:rsidR="00841C59" w:rsidRPr="002D3FEB">
        <w:t>s from $17.25 to $325.00, an increase of almost 18-fold. This enormous upswing in price forms a power</w:t>
      </w:r>
      <w:r w:rsidR="00615269" w:rsidRPr="002D3FEB">
        <w:t xml:space="preserve">ful </w:t>
      </w:r>
      <w:r w:rsidR="000801E0" w:rsidRPr="002D3FEB">
        <w:t xml:space="preserve">short squeeze, </w:t>
      </w:r>
      <w:r w:rsidR="00841C59" w:rsidRPr="002D3FEB">
        <w:t xml:space="preserve">directly </w:t>
      </w:r>
      <w:r w:rsidR="0096201E">
        <w:t>leading</w:t>
      </w:r>
      <w:r w:rsidR="0096201E" w:rsidRPr="002D3FEB">
        <w:t xml:space="preserve"> </w:t>
      </w:r>
      <w:r w:rsidR="00841C59" w:rsidRPr="002D3FEB">
        <w:t>to the failures of s</w:t>
      </w:r>
      <w:r w:rsidR="000801E0" w:rsidRPr="002D3FEB">
        <w:t xml:space="preserve">ome </w:t>
      </w:r>
      <w:r w:rsidR="00591975" w:rsidRPr="002D3FEB">
        <w:t>s</w:t>
      </w:r>
      <w:r w:rsidR="00841C59" w:rsidRPr="002D3FEB">
        <w:t>hort-selli</w:t>
      </w:r>
      <w:r w:rsidR="00F13689" w:rsidRPr="002D3FEB">
        <w:t xml:space="preserve">ng institutions, such as </w:t>
      </w:r>
      <w:r w:rsidR="008151B1" w:rsidRPr="002D3FEB">
        <w:t>Melvin Capital</w:t>
      </w:r>
      <w:r w:rsidR="00F13689" w:rsidRPr="002D3FEB">
        <w:t>, and threaten</w:t>
      </w:r>
      <w:r w:rsidR="000801E0" w:rsidRPr="002D3FEB">
        <w:t>s</w:t>
      </w:r>
      <w:r w:rsidR="00F13689" w:rsidRPr="002D3FEB">
        <w:t xml:space="preserve"> the liquidity of many institutions who have leveraged </w:t>
      </w:r>
      <w:r w:rsidR="000801E0" w:rsidRPr="002D3FEB">
        <w:t xml:space="preserve">short </w:t>
      </w:r>
      <w:r w:rsidR="00F13689" w:rsidRPr="002D3FEB">
        <w:t>positions on GameStop.</w:t>
      </w:r>
      <w:r w:rsidR="00841C59" w:rsidRPr="002D3FEB">
        <w:t xml:space="preserve"> </w:t>
      </w:r>
      <w:r w:rsidR="00F50E6E" w:rsidRPr="002D3FEB">
        <w:t>T</w:t>
      </w:r>
      <w:r w:rsidR="00841C59" w:rsidRPr="002D3FEB">
        <w:t xml:space="preserve">he </w:t>
      </w:r>
      <w:r w:rsidR="00F50E6E" w:rsidRPr="002D3FEB">
        <w:t xml:space="preserve">extremely </w:t>
      </w:r>
      <w:r w:rsidR="00841C59" w:rsidRPr="002D3FEB">
        <w:t xml:space="preserve">high </w:t>
      </w:r>
      <w:r w:rsidR="00F50E6E" w:rsidRPr="002D3FEB">
        <w:t xml:space="preserve">share </w:t>
      </w:r>
      <w:r w:rsidR="00841C59" w:rsidRPr="002D3FEB">
        <w:t xml:space="preserve">price </w:t>
      </w:r>
      <w:r w:rsidR="000801E0" w:rsidRPr="002D3FEB">
        <w:t xml:space="preserve">of GameStop </w:t>
      </w:r>
      <w:r w:rsidR="00841C59" w:rsidRPr="002D3FEB">
        <w:t>does</w:t>
      </w:r>
      <w:r w:rsidR="000801E0" w:rsidRPr="002D3FEB">
        <w:t xml:space="preserve"> no</w:t>
      </w:r>
      <w:r w:rsidR="00841C59" w:rsidRPr="002D3FEB">
        <w:t xml:space="preserve">t last long. Two weeks later, the share price plummets to $40.59. </w:t>
      </w:r>
      <w:r w:rsidR="00435B13" w:rsidRPr="002D3FEB">
        <w:t xml:space="preserve">This enormous volatility of the GameStop share price attracts substantial attention, and most investors connect the dramatic ups and downs in share prices to retail investors gathering and investing together, and to a discussion hub, the “WallStreetBets” forum, </w:t>
      </w:r>
      <w:r w:rsidR="0096201E">
        <w:t>on the</w:t>
      </w:r>
      <w:r w:rsidR="00435B13" w:rsidRPr="002D3FEB">
        <w:t xml:space="preserve"> social media platform Reddit</w:t>
      </w:r>
      <w:r w:rsidR="0096201E">
        <w:t>,</w:t>
      </w:r>
      <w:r w:rsidR="00435B13" w:rsidRPr="002D3FEB">
        <w:t xml:space="preserve"> where retail investors share opinions on stocks.</w:t>
      </w:r>
      <w:r w:rsidR="00423DAA" w:rsidRPr="002D3FEB">
        <w:t xml:space="preserve"> M</w:t>
      </w:r>
      <w:r w:rsidR="00435B13" w:rsidRPr="002D3FEB">
        <w:t xml:space="preserve">any regulators and investors are wondering: can social media significantly affect how </w:t>
      </w:r>
      <w:r w:rsidR="00423DAA" w:rsidRPr="002D3FEB">
        <w:t xml:space="preserve">beliefs and </w:t>
      </w:r>
      <w:r w:rsidR="00435B13" w:rsidRPr="002D3FEB">
        <w:t xml:space="preserve">prices are formed and how different types of investors behave?   </w:t>
      </w:r>
    </w:p>
    <w:p w14:paraId="638BD34C" w14:textId="527A6B11" w:rsidR="00880F12" w:rsidRDefault="00880F12" w:rsidP="009048EE">
      <w:pPr>
        <w:spacing w:line="480" w:lineRule="auto"/>
        <w:ind w:firstLine="720"/>
        <w:jc w:val="both"/>
        <w:rPr>
          <w:ins w:id="33" w:author="Siyang Li" w:date="2026-08-07T20:06:00Z" w16du:dateUtc="2026-08-07T12:06:00Z"/>
        </w:rPr>
      </w:pPr>
      <w:ins w:id="34" w:author="Siyang Li" w:date="2026-08-07T20:05:00Z">
        <w:r w:rsidRPr="00880F12">
          <w:t xml:space="preserve">A useful </w:t>
        </w:r>
      </w:ins>
      <w:ins w:id="35" w:author="Siyang Li" w:date="2026-08-17T13:36:00Z" w16du:dateUtc="2026-08-17T05:36:00Z">
        <w:r w:rsidR="00FF37D0" w:rsidRPr="00FF37D0">
          <w:t xml:space="preserve">organizing framework </w:t>
        </w:r>
      </w:ins>
      <w:ins w:id="36" w:author="Siyang Li" w:date="2026-08-07T20:05:00Z">
        <w:r w:rsidRPr="00880F12">
          <w:t xml:space="preserve">for our analysis is Pedersen (2022), who develops a model of belief formation, trading, and price dynamics in social networks. The model distinguishes among rational, fanatic, and naïve investors who interact through a network and highlights three mechanisms particularly relevant to our empirical setting. First, social interactions can generate belief spillovers: the views of rational and fanatic investors can shape those of naïve investors, with stronger transmission when investors are more influential in the network. Second, investors’ views can affect subsequent price dynamics, and these effects may be stronger when influential investors drive the discussion. </w:t>
        </w:r>
      </w:ins>
      <w:ins w:id="37" w:author="Siyang Li" w:date="2026-08-07T20:10:00Z" w16du:dateUtc="2026-08-07T12:10:00Z">
        <w:r w:rsidR="005A3D56" w:rsidRPr="002D3FEB">
          <w:t xml:space="preserve">In some cases, social media </w:t>
        </w:r>
        <w:r w:rsidR="005A3D56" w:rsidRPr="002D3FEB">
          <w:rPr>
            <w:rFonts w:hint="eastAsia"/>
          </w:rPr>
          <w:t>views</w:t>
        </w:r>
        <w:r w:rsidR="005A3D56" w:rsidRPr="002D3FEB">
          <w:t xml:space="preserve"> can drive prices away from the rational price, </w:t>
        </w:r>
        <w:r w:rsidR="005A3D56">
          <w:t>leading</w:t>
        </w:r>
        <w:r w:rsidR="005A3D56" w:rsidRPr="002D3FEB">
          <w:t xml:space="preserve"> to potential price bubbles</w:t>
        </w:r>
      </w:ins>
      <w:ins w:id="38" w:author="Siyang Li" w:date="2026-08-07T20:05:00Z">
        <w:r w:rsidRPr="00880F12">
          <w:t xml:space="preserve">. Third, investors adjust their trading in response to beliefs expressed through the network and the resulting price dynamics. Rational investors, in </w:t>
        </w:r>
        <w:r w:rsidRPr="00880F12">
          <w:lastRenderedPageBreak/>
          <w:t>particular, may either trade against mispricing or temporarily accommodate it, depending on the relative costs and benefits. As a result, the persistence and magnitude of price deviations depend on the composition of investor types and their relative influence in the network. These mechanisms provide the conceptual motivation for our empirical analysis of belief transmission, return predictability, and trading dynamics on social media.</w:t>
        </w:r>
      </w:ins>
    </w:p>
    <w:p w14:paraId="7748DF9C" w14:textId="4BD8575B" w:rsidR="009048EE" w:rsidRPr="002D3FEB" w:rsidDel="00481BD6" w:rsidRDefault="0034669D" w:rsidP="009048EE">
      <w:pPr>
        <w:spacing w:line="480" w:lineRule="auto"/>
        <w:ind w:firstLine="720"/>
        <w:jc w:val="both"/>
        <w:rPr>
          <w:del w:id="39" w:author="Siyang Li" w:date="2026-08-07T20:10:00Z" w16du:dateUtc="2026-08-07T12:10:00Z"/>
        </w:rPr>
      </w:pPr>
      <w:ins w:id="40" w:author="Siyang Li" w:date="2026-08-15T15:57:00Z" w16du:dateUtc="2026-08-15T07:57:00Z">
        <w:r>
          <w:rPr>
            <w:rFonts w:hint="eastAsia"/>
          </w:rPr>
          <w:t>Drawing on</w:t>
        </w:r>
      </w:ins>
      <w:del w:id="41" w:author="Siyang Li" w:date="2026-08-07T20:10:00Z" w16du:dateUtc="2026-08-07T12:10:00Z">
        <w:r w:rsidR="00BA58C1" w:rsidRPr="002D3FEB" w:rsidDel="00481BD6">
          <w:delText>A recent study by Pedersen (202</w:delText>
        </w:r>
        <w:r w:rsidR="007B4907" w:rsidRPr="002D3FEB" w:rsidDel="00481BD6">
          <w:delText>2</w:delText>
        </w:r>
        <w:r w:rsidR="00BA58C1" w:rsidRPr="002D3FEB" w:rsidDel="00481BD6">
          <w:delText xml:space="preserve">) provides </w:delText>
        </w:r>
        <w:r w:rsidR="007D3FD5" w:rsidRPr="002D3FEB" w:rsidDel="00481BD6">
          <w:delText xml:space="preserve">a coherent and comprehensive theoretical framework for understanding </w:delText>
        </w:r>
        <w:r w:rsidR="00A544DF" w:rsidRPr="002D3FEB" w:rsidDel="00481BD6">
          <w:delText>social</w:delText>
        </w:r>
        <w:r w:rsidR="007D3FD5" w:rsidRPr="002D3FEB" w:rsidDel="00481BD6">
          <w:delText xml:space="preserve"> network dynamics. </w:delText>
        </w:r>
        <w:r w:rsidR="00BA58C1" w:rsidRPr="002D3FEB" w:rsidDel="00481BD6">
          <w:delText xml:space="preserve">By </w:delText>
        </w:r>
        <w:r w:rsidR="00435B13" w:rsidRPr="002D3FEB" w:rsidDel="00481BD6">
          <w:delText xml:space="preserve">separating investors into three categories, </w:delText>
        </w:r>
        <w:r w:rsidR="004C57BE" w:rsidDel="00481BD6">
          <w:delText>rational, fanatic</w:delText>
        </w:r>
        <w:r w:rsidR="00435B13" w:rsidRPr="002D3FEB" w:rsidDel="00481BD6">
          <w:delText xml:space="preserve"> and</w:delText>
        </w:r>
        <w:r w:rsidR="004E6407" w:rsidRPr="002D3FEB" w:rsidDel="00481BD6">
          <w:delText xml:space="preserve"> </w:delText>
        </w:r>
        <w:r w:rsidR="00BA58C1" w:rsidRPr="002D3FEB" w:rsidDel="00481BD6">
          <w:delText>naïve</w:delText>
        </w:r>
        <w:r w:rsidR="00F50E6E" w:rsidRPr="002D3FEB" w:rsidDel="00481BD6">
          <w:delText xml:space="preserve">, all of whom interact </w:delText>
        </w:r>
        <w:r w:rsidR="00BA58C1" w:rsidRPr="002D3FEB" w:rsidDel="00481BD6">
          <w:delText>in a social network</w:delText>
        </w:r>
        <w:r w:rsidR="004E6407" w:rsidRPr="002D3FEB" w:rsidDel="00481BD6">
          <w:delText>, Peders</w:delText>
        </w:r>
        <w:r w:rsidR="0030727E" w:rsidRPr="002D3FEB" w:rsidDel="00481BD6">
          <w:delText>e</w:delText>
        </w:r>
        <w:r w:rsidR="004E6407" w:rsidRPr="002D3FEB" w:rsidDel="00481BD6">
          <w:delText>n (202</w:delText>
        </w:r>
        <w:r w:rsidR="007B4907" w:rsidRPr="002D3FEB" w:rsidDel="00481BD6">
          <w:delText>2</w:delText>
        </w:r>
        <w:r w:rsidR="004E6407" w:rsidRPr="002D3FEB" w:rsidDel="00481BD6">
          <w:delText>) derives close</w:delText>
        </w:r>
        <w:r w:rsidR="0030727E" w:rsidRPr="002D3FEB" w:rsidDel="00481BD6">
          <w:delText>d</w:delText>
        </w:r>
        <w:r w:rsidR="004E6407" w:rsidRPr="002D3FEB" w:rsidDel="00481BD6">
          <w:delText>-</w:delText>
        </w:r>
        <w:r w:rsidR="00BA58C1" w:rsidRPr="002D3FEB" w:rsidDel="00481BD6">
          <w:delText>form solution</w:delText>
        </w:r>
        <w:r w:rsidR="004E6407" w:rsidRPr="002D3FEB" w:rsidDel="00481BD6">
          <w:delText>s</w:delText>
        </w:r>
        <w:r w:rsidR="00BA58C1" w:rsidRPr="002D3FEB" w:rsidDel="00481BD6">
          <w:delText xml:space="preserve"> for </w:delText>
        </w:r>
        <w:r w:rsidR="00850265" w:rsidDel="00481BD6">
          <w:delText xml:space="preserve">the </w:delText>
        </w:r>
        <w:r w:rsidR="00423DAA" w:rsidRPr="002D3FEB" w:rsidDel="00481BD6">
          <w:delText xml:space="preserve">dynamics of </w:delText>
        </w:r>
        <w:r w:rsidR="00BA58C1" w:rsidRPr="002D3FEB" w:rsidDel="00481BD6">
          <w:delText>beliefs</w:delText>
        </w:r>
        <w:r w:rsidR="00435B13" w:rsidRPr="002D3FEB" w:rsidDel="00481BD6">
          <w:delText xml:space="preserve"> and </w:delText>
        </w:r>
        <w:r w:rsidR="003965F6" w:rsidRPr="002D3FEB" w:rsidDel="00481BD6">
          <w:delText>prices and</w:delText>
        </w:r>
        <w:r w:rsidR="007D3FD5" w:rsidRPr="002D3FEB" w:rsidDel="00481BD6">
          <w:delText xml:space="preserve"> proposes three </w:delText>
        </w:r>
        <w:r w:rsidR="003965F6" w:rsidRPr="002D3FEB" w:rsidDel="00481BD6">
          <w:delText xml:space="preserve">main </w:delText>
        </w:r>
        <w:r w:rsidR="007D3FD5" w:rsidRPr="002D3FEB" w:rsidDel="00481BD6">
          <w:delText xml:space="preserve">testable predictions </w:delText>
        </w:r>
        <w:r w:rsidR="0096201E" w:rsidDel="00481BD6">
          <w:delText>to</w:delText>
        </w:r>
        <w:r w:rsidR="0096201E" w:rsidRPr="002D3FEB" w:rsidDel="00481BD6">
          <w:delText xml:space="preserve"> </w:delText>
        </w:r>
        <w:r w:rsidR="0096201E" w:rsidDel="00481BD6">
          <w:delText>answer</w:delText>
        </w:r>
        <w:r w:rsidR="0096201E" w:rsidRPr="002D3FEB" w:rsidDel="00481BD6">
          <w:delText xml:space="preserve"> </w:delText>
        </w:r>
        <w:r w:rsidR="007D3FD5" w:rsidRPr="002D3FEB" w:rsidDel="00481BD6">
          <w:delText xml:space="preserve">the above question. </w:delText>
        </w:r>
        <w:r w:rsidR="00435B13" w:rsidRPr="002D3FEB" w:rsidDel="00481BD6">
          <w:delText>First</w:delText>
        </w:r>
        <w:r w:rsidR="00BA58C1" w:rsidRPr="002D3FEB" w:rsidDel="00481BD6">
          <w:delText>, Peders</w:delText>
        </w:r>
        <w:r w:rsidR="0030727E" w:rsidRPr="002D3FEB" w:rsidDel="00481BD6">
          <w:delText>e</w:delText>
        </w:r>
        <w:r w:rsidR="00BA58C1" w:rsidRPr="002D3FEB" w:rsidDel="00481BD6">
          <w:delText>n (202</w:delText>
        </w:r>
        <w:r w:rsidR="007B4907" w:rsidRPr="002D3FEB" w:rsidDel="00481BD6">
          <w:delText>2</w:delText>
        </w:r>
        <w:r w:rsidR="00BA58C1" w:rsidRPr="002D3FEB" w:rsidDel="00481BD6">
          <w:delText xml:space="preserve">) shows that </w:delText>
        </w:r>
        <w:r w:rsidR="00435B13" w:rsidRPr="002D3FEB" w:rsidDel="00481BD6">
          <w:delText xml:space="preserve">there are </w:delText>
        </w:r>
        <w:r w:rsidR="00BA58C1" w:rsidRPr="002D3FEB" w:rsidDel="00481BD6">
          <w:delText>belief spillovers from social network interactions</w:delText>
        </w:r>
        <w:r w:rsidR="00435B13" w:rsidRPr="002D3FEB" w:rsidDel="00481BD6">
          <w:delText xml:space="preserve">, </w:delText>
        </w:r>
        <w:r w:rsidR="00744301" w:rsidRPr="002D3FEB" w:rsidDel="00481BD6">
          <w:delText xml:space="preserve">and naïve investors’ beliefs </w:delText>
        </w:r>
        <w:r w:rsidR="00D01735" w:rsidDel="00481BD6">
          <w:delText xml:space="preserve">can be </w:delText>
        </w:r>
        <w:r w:rsidR="004A62B3" w:rsidDel="00481BD6">
          <w:rPr>
            <w:rFonts w:hint="eastAsia"/>
          </w:rPr>
          <w:delText>predict</w:delText>
        </w:r>
        <w:r w:rsidR="004A62B3" w:rsidRPr="002D3FEB" w:rsidDel="00481BD6">
          <w:delText xml:space="preserve">ed </w:delText>
        </w:r>
        <w:r w:rsidR="00744301" w:rsidRPr="002D3FEB" w:rsidDel="00481BD6">
          <w:delText>by</w:delText>
        </w:r>
        <w:r w:rsidR="00EE015C" w:rsidRPr="002D3FEB" w:rsidDel="00481BD6">
          <w:delText xml:space="preserve"> both</w:delText>
        </w:r>
        <w:r w:rsidR="00744301" w:rsidRPr="002D3FEB" w:rsidDel="00481BD6">
          <w:delText xml:space="preserve"> </w:delText>
        </w:r>
        <w:r w:rsidR="004C57BE" w:rsidDel="00481BD6">
          <w:delText>rational and fanatic</w:delText>
        </w:r>
        <w:r w:rsidR="00744301" w:rsidRPr="002D3FEB" w:rsidDel="00481BD6">
          <w:delText xml:space="preserve"> </w:delText>
        </w:r>
        <w:r w:rsidR="00AE2710" w:rsidRPr="002D3FEB" w:rsidDel="00481BD6">
          <w:delText>views</w:delText>
        </w:r>
        <w:r w:rsidR="00744301" w:rsidRPr="002D3FEB" w:rsidDel="00481BD6">
          <w:delText xml:space="preserve">, </w:delText>
        </w:r>
        <w:r w:rsidR="0096201E" w:rsidDel="00481BD6">
          <w:delText xml:space="preserve">even </w:delText>
        </w:r>
        <w:r w:rsidR="00BD3B0D" w:rsidRPr="002D3FEB" w:rsidDel="00481BD6">
          <w:delText xml:space="preserve">more so </w:delText>
        </w:r>
        <w:r w:rsidR="00744301" w:rsidRPr="002D3FEB" w:rsidDel="00481BD6">
          <w:delText xml:space="preserve">if </w:delText>
        </w:r>
        <w:r w:rsidR="007F5F08" w:rsidRPr="002D3FEB" w:rsidDel="00481BD6">
          <w:delText xml:space="preserve">the </w:delText>
        </w:r>
        <w:r w:rsidR="004C57BE" w:rsidDel="00481BD6">
          <w:delText>rational and fanatic</w:delText>
        </w:r>
        <w:r w:rsidR="007F5F08" w:rsidRPr="002D3FEB" w:rsidDel="00481BD6">
          <w:delText xml:space="preserve"> </w:delText>
        </w:r>
        <w:r w:rsidR="00850265" w:rsidDel="00481BD6">
          <w:delText xml:space="preserve">investors </w:delText>
        </w:r>
        <w:r w:rsidR="00744301" w:rsidRPr="002D3FEB" w:rsidDel="00481BD6">
          <w:delText>have</w:delText>
        </w:r>
        <w:r w:rsidR="00BD3B0D" w:rsidRPr="002D3FEB" w:rsidDel="00481BD6">
          <w:delText xml:space="preserve"> higher </w:delText>
        </w:r>
        <w:r w:rsidR="00240CCF" w:rsidRPr="002D3FEB" w:rsidDel="00481BD6">
          <w:delText>influence in the network</w:delText>
        </w:r>
        <w:r w:rsidR="00435B13" w:rsidRPr="002D3FEB" w:rsidDel="00481BD6">
          <w:delText xml:space="preserve">. Second, the </w:delText>
        </w:r>
        <w:r w:rsidR="008E07F1" w:rsidRPr="002D3FEB" w:rsidDel="00481BD6">
          <w:rPr>
            <w:rFonts w:hint="eastAsia"/>
          </w:rPr>
          <w:delText>views</w:delText>
        </w:r>
        <w:r w:rsidR="008E07F1" w:rsidRPr="002D3FEB" w:rsidDel="00481BD6">
          <w:delText xml:space="preserve"> </w:delText>
        </w:r>
        <w:r w:rsidR="00850265" w:rsidDel="00481BD6">
          <w:delText xml:space="preserve">held </w:delText>
        </w:r>
        <w:r w:rsidR="00744301" w:rsidRPr="002D3FEB" w:rsidDel="00481BD6">
          <w:delText xml:space="preserve">by different investors can </w:delText>
        </w:r>
        <w:r w:rsidR="00BD3B0D" w:rsidRPr="002D3FEB" w:rsidDel="00481BD6">
          <w:delText xml:space="preserve">directly </w:delText>
        </w:r>
        <w:r w:rsidR="004A62B3" w:rsidDel="00481BD6">
          <w:rPr>
            <w:rFonts w:hint="eastAsia"/>
          </w:rPr>
          <w:delText>predict</w:delText>
        </w:r>
        <w:r w:rsidR="004A62B3" w:rsidRPr="002D3FEB" w:rsidDel="00481BD6">
          <w:delText xml:space="preserve"> </w:delText>
        </w:r>
        <w:r w:rsidR="00BD3B0D" w:rsidRPr="002D3FEB" w:rsidDel="00481BD6">
          <w:delText>future share price movements</w:delText>
        </w:r>
        <w:r w:rsidR="00744301" w:rsidRPr="002D3FEB" w:rsidDel="00481BD6">
          <w:delText>,</w:delText>
        </w:r>
        <w:r w:rsidR="00BD3B0D" w:rsidRPr="002D3FEB" w:rsidDel="00481BD6">
          <w:delText xml:space="preserve"> especially when the</w:delText>
        </w:r>
        <w:r w:rsidR="00744301" w:rsidRPr="002D3FEB" w:rsidDel="00481BD6">
          <w:delText xml:space="preserve">se </w:delText>
        </w:r>
        <w:r w:rsidR="00240CCF" w:rsidRPr="002D3FEB" w:rsidDel="00481BD6">
          <w:delText>investors are more influential</w:delText>
        </w:r>
        <w:r w:rsidR="00BD3B0D" w:rsidRPr="002D3FEB" w:rsidDel="00481BD6">
          <w:delText xml:space="preserve">. </w:delText>
        </w:r>
        <w:r w:rsidR="00744301" w:rsidRPr="002D3FEB" w:rsidDel="00481BD6">
          <w:delText xml:space="preserve">In some cases, social media </w:delText>
        </w:r>
        <w:r w:rsidR="008E07F1" w:rsidRPr="002D3FEB" w:rsidDel="00481BD6">
          <w:rPr>
            <w:rFonts w:hint="eastAsia"/>
          </w:rPr>
          <w:delText>views</w:delText>
        </w:r>
        <w:r w:rsidR="008E07F1" w:rsidRPr="002D3FEB" w:rsidDel="00481BD6">
          <w:delText xml:space="preserve"> </w:delText>
        </w:r>
        <w:r w:rsidR="00744301" w:rsidRPr="002D3FEB" w:rsidDel="00481BD6">
          <w:delText xml:space="preserve">can </w:delText>
        </w:r>
        <w:r w:rsidR="00912A1B" w:rsidRPr="002D3FEB" w:rsidDel="00481BD6">
          <w:delText>drive</w:delText>
        </w:r>
        <w:r w:rsidR="00F85A47" w:rsidRPr="002D3FEB" w:rsidDel="00481BD6">
          <w:delText xml:space="preserve"> prices </w:delText>
        </w:r>
        <w:r w:rsidR="00912A1B" w:rsidRPr="002D3FEB" w:rsidDel="00481BD6">
          <w:delText xml:space="preserve">away </w:delText>
        </w:r>
        <w:r w:rsidR="00744301" w:rsidRPr="002D3FEB" w:rsidDel="00481BD6">
          <w:delText xml:space="preserve">from </w:delText>
        </w:r>
        <w:r w:rsidR="00F85A47" w:rsidRPr="002D3FEB" w:rsidDel="00481BD6">
          <w:delText xml:space="preserve">the rational price, </w:delText>
        </w:r>
        <w:r w:rsidR="00850265" w:rsidDel="00481BD6">
          <w:delText>leading</w:delText>
        </w:r>
        <w:r w:rsidR="00912A1B" w:rsidRPr="002D3FEB" w:rsidDel="00481BD6">
          <w:delText xml:space="preserve"> to</w:delText>
        </w:r>
        <w:r w:rsidR="00744301" w:rsidRPr="002D3FEB" w:rsidDel="00481BD6">
          <w:delText xml:space="preserve"> </w:delText>
        </w:r>
        <w:r w:rsidR="00347568" w:rsidRPr="002D3FEB" w:rsidDel="00481BD6">
          <w:delText xml:space="preserve">potential </w:delText>
        </w:r>
        <w:r w:rsidR="00744301" w:rsidRPr="002D3FEB" w:rsidDel="00481BD6">
          <w:delText xml:space="preserve">price bubbles. </w:delText>
        </w:r>
        <w:r w:rsidR="00BD3B0D" w:rsidRPr="002D3FEB" w:rsidDel="00481BD6">
          <w:delText xml:space="preserve">Finally, </w:delText>
        </w:r>
        <w:r w:rsidR="001F18B6" w:rsidRPr="002D3FEB" w:rsidDel="00481BD6">
          <w:delText xml:space="preserve">investors’ demand for </w:delText>
        </w:r>
        <w:r w:rsidR="008E0AEE" w:rsidRPr="002D3FEB" w:rsidDel="00481BD6">
          <w:delText>company</w:delText>
        </w:r>
        <w:r w:rsidR="00F85A47" w:rsidRPr="002D3FEB" w:rsidDel="00481BD6">
          <w:delText xml:space="preserve"> shares</w:delText>
        </w:r>
        <w:r w:rsidR="001F18B6" w:rsidRPr="002D3FEB" w:rsidDel="00481BD6">
          <w:delText xml:space="preserve"> changes as they observe social network </w:delText>
        </w:r>
        <w:r w:rsidR="008E07F1" w:rsidRPr="002D3FEB" w:rsidDel="00481BD6">
          <w:rPr>
            <w:rFonts w:hint="eastAsia"/>
          </w:rPr>
          <w:delText>views</w:delText>
        </w:r>
        <w:r w:rsidR="008E07F1" w:rsidRPr="002D3FEB" w:rsidDel="00481BD6">
          <w:delText xml:space="preserve"> </w:delText>
        </w:r>
        <w:r w:rsidR="001F18B6" w:rsidRPr="002D3FEB" w:rsidDel="00481BD6">
          <w:delText>and anticipate price movements away from fundamentals</w:delText>
        </w:r>
        <w:r w:rsidR="00744301" w:rsidRPr="002D3FEB" w:rsidDel="00481BD6">
          <w:delText xml:space="preserve">. </w:delText>
        </w:r>
        <w:bookmarkStart w:id="42" w:name="_Hlk125807542"/>
        <w:r w:rsidR="001F18B6" w:rsidRPr="002D3FEB" w:rsidDel="00481BD6">
          <w:delText>They optimize their trading behaviors by balancing</w:delText>
        </w:r>
        <w:r w:rsidR="00BD3B0D" w:rsidRPr="002D3FEB" w:rsidDel="00481BD6">
          <w:delText xml:space="preserve"> between riding the bubble and bursting the bubble</w:delText>
        </w:r>
        <w:r w:rsidR="00744301" w:rsidRPr="002D3FEB" w:rsidDel="00481BD6">
          <w:delText>.</w:delText>
        </w:r>
        <w:r w:rsidR="00BD3B0D" w:rsidRPr="002D3FEB" w:rsidDel="00481BD6">
          <w:delText xml:space="preserve"> </w:delText>
        </w:r>
        <w:r w:rsidR="00744301" w:rsidRPr="002D3FEB" w:rsidDel="00481BD6">
          <w:delText>In particular</w:delText>
        </w:r>
        <w:r w:rsidR="00BD3B0D" w:rsidRPr="002D3FEB" w:rsidDel="00481BD6">
          <w:delText xml:space="preserve">, </w:delText>
        </w:r>
        <w:r w:rsidR="00C85A91" w:rsidRPr="002D3FEB" w:rsidDel="00481BD6">
          <w:delText xml:space="preserve">rational investors </w:delText>
        </w:r>
        <w:r w:rsidR="00BD3B0D" w:rsidRPr="002D3FEB" w:rsidDel="00481BD6">
          <w:delText xml:space="preserve">might choose to ride </w:delText>
        </w:r>
        <w:r w:rsidR="00080B19" w:rsidRPr="002D3FEB" w:rsidDel="00481BD6">
          <w:delText xml:space="preserve">or burst </w:delText>
        </w:r>
        <w:r w:rsidR="00BD3B0D" w:rsidRPr="002D3FEB" w:rsidDel="00481BD6">
          <w:delText>the bubble</w:delText>
        </w:r>
        <w:r w:rsidR="00080B19" w:rsidRPr="002D3FEB" w:rsidDel="00481BD6">
          <w:delText xml:space="preserve"> depending on the costs and benefits of doing so. When they ride the bubble, it </w:delText>
        </w:r>
        <w:r w:rsidR="00BD3B0D" w:rsidRPr="002D3FEB" w:rsidDel="00481BD6">
          <w:delText xml:space="preserve">may result in prices </w:delText>
        </w:r>
        <w:r w:rsidR="00744301" w:rsidRPr="002D3FEB" w:rsidDel="00481BD6">
          <w:delText xml:space="preserve">further </w:delText>
        </w:r>
        <w:r w:rsidR="00BD3B0D" w:rsidRPr="002D3FEB" w:rsidDel="00481BD6">
          <w:delText>deviating from fundamentals for an extended period of time</w:delText>
        </w:r>
        <w:r w:rsidR="00080B19" w:rsidRPr="002D3FEB" w:rsidDel="00481BD6">
          <w:delText xml:space="preserve">. </w:delText>
        </w:r>
        <w:r w:rsidR="00BD3B0D" w:rsidRPr="002D3FEB" w:rsidDel="00481BD6">
          <w:delText xml:space="preserve">The length and magnitude of </w:delText>
        </w:r>
        <w:r w:rsidR="00850265" w:rsidDel="00481BD6">
          <w:delText xml:space="preserve">the </w:delText>
        </w:r>
        <w:r w:rsidR="004460E6" w:rsidRPr="002D3FEB" w:rsidDel="00481BD6">
          <w:delText xml:space="preserve">price </w:delText>
        </w:r>
        <w:r w:rsidR="0096201E" w:rsidDel="00481BD6">
          <w:delText>deviation</w:delText>
        </w:r>
        <w:r w:rsidR="0096201E" w:rsidRPr="002D3FEB" w:rsidDel="00481BD6">
          <w:delText xml:space="preserve"> </w:delText>
        </w:r>
        <w:r w:rsidR="004460E6" w:rsidRPr="002D3FEB" w:rsidDel="00481BD6">
          <w:delText>from fundamental</w:delText>
        </w:r>
        <w:r w:rsidR="00080B19" w:rsidRPr="002D3FEB" w:rsidDel="00481BD6">
          <w:delText xml:space="preserve"> value</w:delText>
        </w:r>
        <w:r w:rsidR="00850265" w:rsidDel="00481BD6">
          <w:delText>s</w:delText>
        </w:r>
        <w:r w:rsidR="00BD3B0D" w:rsidRPr="002D3FEB" w:rsidDel="00481BD6">
          <w:delText xml:space="preserve"> </w:delText>
        </w:r>
        <w:r w:rsidR="00641692" w:rsidRPr="002D3FEB" w:rsidDel="00481BD6">
          <w:delText>thus</w:delText>
        </w:r>
        <w:r w:rsidR="0085743F" w:rsidRPr="002D3FEB" w:rsidDel="00481BD6">
          <w:delText xml:space="preserve"> depend</w:delText>
        </w:r>
        <w:r w:rsidR="004460E6" w:rsidRPr="002D3FEB" w:rsidDel="00481BD6">
          <w:delText xml:space="preserve"> </w:delText>
        </w:r>
        <w:r w:rsidR="004E6407" w:rsidRPr="002D3FEB" w:rsidDel="00481BD6">
          <w:delText xml:space="preserve">on the mixture of </w:delText>
        </w:r>
        <w:r w:rsidR="00C85A91" w:rsidRPr="002D3FEB" w:rsidDel="00481BD6">
          <w:delText>different types of</w:delText>
        </w:r>
        <w:r w:rsidR="004E6407" w:rsidRPr="002D3FEB" w:rsidDel="00481BD6">
          <w:delText xml:space="preserve"> investors</w:delText>
        </w:r>
        <w:r w:rsidR="004460E6" w:rsidRPr="002D3FEB" w:rsidDel="00481BD6">
          <w:delText xml:space="preserve"> and the relative importance of their </w:delText>
        </w:r>
        <w:r w:rsidR="00F964F2" w:rsidRPr="002D3FEB" w:rsidDel="00481BD6">
          <w:delText>influence</w:delText>
        </w:r>
        <w:r w:rsidR="008E07F1" w:rsidRPr="002D3FEB" w:rsidDel="00481BD6">
          <w:rPr>
            <w:rFonts w:hint="eastAsia"/>
          </w:rPr>
          <w:delText>s</w:delText>
        </w:r>
        <w:r w:rsidR="004E6407" w:rsidRPr="002D3FEB" w:rsidDel="00481BD6">
          <w:delText xml:space="preserve"> in the market. </w:delText>
        </w:r>
        <w:bookmarkEnd w:id="42"/>
      </w:del>
    </w:p>
    <w:p w14:paraId="63E5EC1A" w14:textId="45915B30" w:rsidR="00560F4E" w:rsidRPr="002D3FEB" w:rsidRDefault="00155531" w:rsidP="009E5C24">
      <w:pPr>
        <w:spacing w:line="480" w:lineRule="auto"/>
        <w:ind w:firstLine="720"/>
        <w:jc w:val="both"/>
      </w:pPr>
      <w:ins w:id="43" w:author="Siyang Li" w:date="2026-08-07T20:12:00Z">
        <w:r w:rsidRPr="00155531">
          <w:t xml:space="preserve"> the conceptual </w:t>
        </w:r>
      </w:ins>
      <w:ins w:id="44" w:author="Siyang Li" w:date="2026-08-23T19:28:00Z" w16du:dateUtc="2026-08-23T11:28:00Z">
        <w:r w:rsidR="00624790" w:rsidRPr="00624790">
          <w:t>foundation</w:t>
        </w:r>
      </w:ins>
      <w:ins w:id="45" w:author="Siyang Li" w:date="2026-08-07T20:12:00Z">
        <w:r w:rsidRPr="00155531">
          <w:t xml:space="preserve"> in Pedersen (2022)</w:t>
        </w:r>
      </w:ins>
      <w:del w:id="46" w:author="Siyang Li" w:date="2026-08-07T20:12:00Z" w16du:dateUtc="2026-08-07T12:12:00Z">
        <w:r w:rsidR="00770304" w:rsidRPr="002D3FEB" w:rsidDel="00155531">
          <w:delText xml:space="preserve">Relying </w:delText>
        </w:r>
        <w:r w:rsidR="00F20DFC" w:rsidRPr="002D3FEB" w:rsidDel="00155531">
          <w:delText>on the predictions from Pedersen’s theoretical framework</w:delText>
        </w:r>
      </w:del>
      <w:r w:rsidR="00F20DFC" w:rsidRPr="002D3FEB">
        <w:t>, w</w:t>
      </w:r>
      <w:r w:rsidR="0085307A" w:rsidRPr="002D3FEB">
        <w:t>e begin our empirical investigation by</w:t>
      </w:r>
      <w:r w:rsidR="00560F4E" w:rsidRPr="002D3FEB">
        <w:t xml:space="preserve"> collect</w:t>
      </w:r>
      <w:r w:rsidR="0085307A" w:rsidRPr="002D3FEB">
        <w:t>ing</w:t>
      </w:r>
      <w:r w:rsidR="00560F4E" w:rsidRPr="002D3FEB">
        <w:t xml:space="preserve"> </w:t>
      </w:r>
      <w:r w:rsidR="003F5F53" w:rsidRPr="002D3FEB">
        <w:t>data</w:t>
      </w:r>
      <w:r w:rsidR="00903021" w:rsidRPr="002D3FEB">
        <w:t xml:space="preserve"> from the social media </w:t>
      </w:r>
      <w:r w:rsidR="00C82E3C" w:rsidRPr="002D3FEB">
        <w:t xml:space="preserve">platform </w:t>
      </w:r>
      <w:r w:rsidR="00903021" w:rsidRPr="002D3FEB">
        <w:t>Reddit</w:t>
      </w:r>
      <w:r w:rsidR="003F0B4E">
        <w:rPr>
          <w:rFonts w:hint="eastAsia"/>
        </w:rPr>
        <w:t xml:space="preserve"> </w:t>
      </w:r>
      <w:r w:rsidR="00C82E3C" w:rsidRPr="002D3FEB">
        <w:t>from January 2020 through</w:t>
      </w:r>
      <w:r w:rsidR="00560F4E" w:rsidRPr="002D3FEB">
        <w:t xml:space="preserve"> </w:t>
      </w:r>
      <w:r w:rsidR="00A74CF9">
        <w:rPr>
          <w:rFonts w:hint="eastAsia"/>
        </w:rPr>
        <w:t>December</w:t>
      </w:r>
      <w:r w:rsidR="00A74CF9" w:rsidRPr="002D3FEB">
        <w:t xml:space="preserve"> </w:t>
      </w:r>
      <w:del w:id="47" w:author="Siyang Li" w:date="2026-08-07T20:11:00Z" w16du:dateUtc="2026-08-07T12:11:00Z">
        <w:r w:rsidR="00A74CF9" w:rsidRPr="002D3FEB" w:rsidDel="00481BD6">
          <w:delText>202</w:delText>
        </w:r>
        <w:r w:rsidR="00A74CF9" w:rsidDel="00481BD6">
          <w:rPr>
            <w:rFonts w:hint="eastAsia"/>
          </w:rPr>
          <w:delText>3</w:delText>
        </w:r>
      </w:del>
      <w:ins w:id="48" w:author="Siyang Li" w:date="2026-08-07T20:11:00Z" w16du:dateUtc="2026-08-07T12:11:00Z">
        <w:r w:rsidR="00481BD6" w:rsidRPr="002D3FEB">
          <w:t>202</w:t>
        </w:r>
        <w:r w:rsidR="00481BD6">
          <w:rPr>
            <w:rFonts w:hint="eastAsia"/>
          </w:rPr>
          <w:t>5</w:t>
        </w:r>
      </w:ins>
      <w:r w:rsidR="002026C6" w:rsidRPr="002D3FEB">
        <w:t xml:space="preserve">. </w:t>
      </w:r>
      <w:ins w:id="49" w:author="Siyang Li" w:date="2026-08-18T22:00:00Z" w16du:dateUtc="2026-08-18T14:00:00Z">
        <w:r w:rsidR="00E703DE">
          <w:rPr>
            <w:rFonts w:hint="eastAsia"/>
          </w:rPr>
          <w:t>Agent</w:t>
        </w:r>
      </w:ins>
      <w:ins w:id="50" w:author="Siyang Li" w:date="2026-08-18T21:58:00Z">
        <w:r w:rsidR="008A576E" w:rsidRPr="008A576E">
          <w:t xml:space="preserve"> classification is inherently challenging because these agent types are defined by latent beliefs and reasoning patterns rather than directly observable characteristics or simple linguistic cues.</w:t>
        </w:r>
      </w:ins>
      <w:ins w:id="51" w:author="Siyang Li" w:date="2026-08-18T21:58:00Z" w16du:dateUtc="2026-08-18T13:58:00Z">
        <w:r w:rsidR="008A576E">
          <w:rPr>
            <w:rFonts w:hint="eastAsia"/>
          </w:rPr>
          <w:t xml:space="preserve"> </w:t>
        </w:r>
      </w:ins>
      <w:ins w:id="52" w:author="Siyang Li" w:date="2026-08-18T22:00:00Z" w16du:dateUtc="2026-08-18T14:00:00Z">
        <w:r w:rsidR="00705FEC">
          <w:rPr>
            <w:rFonts w:hint="eastAsia"/>
          </w:rPr>
          <w:t>Therefore, w</w:t>
        </w:r>
      </w:ins>
      <w:ins w:id="53" w:author="Siyang Li" w:date="2026-08-07T20:17:00Z">
        <w:r w:rsidR="000B45A2" w:rsidRPr="000B45A2">
          <w:t>e use GPT-5, a large language model (LLM)</w:t>
        </w:r>
      </w:ins>
      <w:ins w:id="54" w:author="Siyang Li" w:date="2026-08-18T22:01:00Z" w16du:dateUtc="2026-08-18T14:01:00Z">
        <w:r w:rsidR="0066500E">
          <w:rPr>
            <w:rFonts w:hint="eastAsia"/>
          </w:rPr>
          <w:t>, which</w:t>
        </w:r>
      </w:ins>
      <w:ins w:id="55" w:author="Siyang Li" w:date="2026-08-07T20:17:00Z">
        <w:r w:rsidR="000B45A2" w:rsidRPr="000B45A2">
          <w:t xml:space="preserve"> </w:t>
        </w:r>
      </w:ins>
      <w:ins w:id="56" w:author="Siyang Li" w:date="2026-08-18T22:01:00Z">
        <w:r w:rsidR="0066500E" w:rsidRPr="0066500E">
          <w:t>can capture rich contextual information and identify the underlying reasoning expressed in different language</w:t>
        </w:r>
      </w:ins>
      <w:ins w:id="57" w:author="Siyang Li" w:date="2026-08-07T20:17:00Z">
        <w:r w:rsidR="000B45A2" w:rsidRPr="000B45A2">
          <w:t xml:space="preserve">. </w:t>
        </w:r>
      </w:ins>
      <w:ins w:id="58" w:author="Siyang Li" w:date="2026-08-18T22:03:00Z" w16du:dateUtc="2026-08-18T14:03:00Z">
        <w:r w:rsidR="003F597B">
          <w:rPr>
            <w:rFonts w:hint="eastAsia"/>
          </w:rPr>
          <w:t xml:space="preserve">We ask LLM to </w:t>
        </w:r>
      </w:ins>
      <w:ins w:id="59" w:author="Siyang Li" w:date="2026-08-18T22:02:00Z" w16du:dateUtc="2026-08-18T14:02:00Z">
        <w:r w:rsidR="005835B7" w:rsidRPr="000B45A2">
          <w:t>classify Reddit users into rational, fanatic, and naïve types based on the conceptual definitions in Pedersen (2022)</w:t>
        </w:r>
        <w:r w:rsidR="005835B7">
          <w:rPr>
            <w:rFonts w:hint="eastAsia"/>
          </w:rPr>
          <w:t xml:space="preserve">. </w:t>
        </w:r>
      </w:ins>
      <w:del w:id="60" w:author="Siyang Li" w:date="2026-08-07T20:17:00Z" w16du:dateUtc="2026-08-07T12:17:00Z">
        <w:r w:rsidR="00BD3B0D" w:rsidRPr="002D3FEB" w:rsidDel="000B45A2">
          <w:delText xml:space="preserve">Following Pedersen’s </w:delText>
        </w:r>
        <w:r w:rsidR="000F08D2" w:rsidDel="000B45A2">
          <w:delText>definitions</w:delText>
        </w:r>
        <w:r w:rsidR="00BD3B0D" w:rsidRPr="002D3FEB" w:rsidDel="000B45A2">
          <w:delText xml:space="preserve">, we first separate </w:delText>
        </w:r>
        <w:r w:rsidR="00744301" w:rsidRPr="002D3FEB" w:rsidDel="000B45A2">
          <w:delText xml:space="preserve">all investors into </w:delText>
        </w:r>
      </w:del>
      <w:del w:id="61" w:author="Siyang Li" w:date="2026-08-07T20:12:00Z" w16du:dateUtc="2026-08-07T12:12:00Z">
        <w:r w:rsidR="00BD3B0D" w:rsidRPr="002D3FEB" w:rsidDel="003E2E30">
          <w:delText xml:space="preserve">hardheaded (investors who </w:delText>
        </w:r>
        <w:r w:rsidR="0096201E" w:rsidDel="003E2E30">
          <w:delText>do not</w:delText>
        </w:r>
        <w:r w:rsidR="0096201E" w:rsidRPr="002D3FEB" w:rsidDel="003E2E30">
          <w:delText xml:space="preserve"> </w:delText>
        </w:r>
        <w:r w:rsidR="00BD3B0D" w:rsidRPr="002D3FEB" w:rsidDel="003E2E30">
          <w:delText>change their opinions) and naïve investors (investors who have fluid opinions). We further separate hardheade</w:delText>
        </w:r>
        <w:r w:rsidR="007B4907" w:rsidRPr="002D3FEB" w:rsidDel="003E2E30">
          <w:delText>d</w:delText>
        </w:r>
        <w:r w:rsidR="00BD3B0D" w:rsidRPr="002D3FEB" w:rsidDel="003E2E30">
          <w:delText xml:space="preserve"> investors into rational (who pay attention to firm fundamental values) and fanatic investors (who </w:delText>
        </w:r>
        <w:r w:rsidR="0096201E" w:rsidDel="003E2E30">
          <w:delText>do not</w:delText>
        </w:r>
        <w:r w:rsidR="0096201E" w:rsidRPr="002D3FEB" w:rsidDel="003E2E30">
          <w:delText xml:space="preserve"> </w:delText>
        </w:r>
        <w:r w:rsidR="00BD3B0D" w:rsidRPr="002D3FEB" w:rsidDel="003E2E30">
          <w:delText xml:space="preserve">pay attention to fundamentals). </w:delText>
        </w:r>
      </w:del>
      <w:r w:rsidR="00364B92" w:rsidRPr="002D3FEB">
        <w:t>With our empirical categorization</w:t>
      </w:r>
      <w:del w:id="62" w:author="Siyang Li" w:date="2026-08-07T20:18:00Z" w16du:dateUtc="2026-08-07T12:18:00Z">
        <w:r w:rsidR="00364B92" w:rsidRPr="002D3FEB" w:rsidDel="00F21CDB">
          <w:delText xml:space="preserve"> following Pedersen’s assumptions</w:delText>
        </w:r>
      </w:del>
      <w:r w:rsidR="00364B92" w:rsidRPr="002D3FEB">
        <w:t xml:space="preserve">, </w:t>
      </w:r>
      <w:r w:rsidR="00D4343A" w:rsidRPr="002D3FEB">
        <w:t xml:space="preserve">about </w:t>
      </w:r>
      <w:r w:rsidR="004C57BE">
        <w:t>3</w:t>
      </w:r>
      <w:r w:rsidR="00D4343A" w:rsidRPr="002D3FEB">
        <w:t xml:space="preserve">% of Reddit users are identified as </w:t>
      </w:r>
      <w:r w:rsidR="004C57BE">
        <w:t>rational</w:t>
      </w:r>
      <w:r w:rsidR="00D4343A" w:rsidRPr="002D3FEB">
        <w:t xml:space="preserve">, </w:t>
      </w:r>
      <w:del w:id="63" w:author="Siyang Li" w:date="2026-08-07T20:16:00Z" w16du:dateUtc="2026-08-07T12:16:00Z">
        <w:r w:rsidR="004C57BE" w:rsidDel="002A1F8F">
          <w:delText>5</w:delText>
        </w:r>
      </w:del>
      <w:ins w:id="64" w:author="Siyang Li" w:date="2026-08-07T20:16:00Z" w16du:dateUtc="2026-08-07T12:16:00Z">
        <w:r w:rsidR="002A1F8F">
          <w:rPr>
            <w:rFonts w:hint="eastAsia"/>
          </w:rPr>
          <w:t>6</w:t>
        </w:r>
      </w:ins>
      <w:r w:rsidR="00D4343A" w:rsidRPr="002D3FEB">
        <w:t xml:space="preserve">% are </w:t>
      </w:r>
      <w:r w:rsidR="004C57BE" w:rsidRPr="002D3FEB">
        <w:t>fanatics</w:t>
      </w:r>
      <w:r w:rsidR="00D4343A" w:rsidRPr="002D3FEB">
        <w:t xml:space="preserve">, and </w:t>
      </w:r>
      <w:del w:id="65" w:author="Siyang Li" w:date="2026-08-07T20:16:00Z" w16du:dateUtc="2026-08-07T12:16:00Z">
        <w:r w:rsidR="00D51E1E" w:rsidDel="002A1F8F">
          <w:rPr>
            <w:rFonts w:hint="eastAsia"/>
          </w:rPr>
          <w:delText>92</w:delText>
        </w:r>
      </w:del>
      <w:ins w:id="66" w:author="Siyang Li" w:date="2026-08-07T20:16:00Z" w16du:dateUtc="2026-08-07T12:16:00Z">
        <w:r w:rsidR="002A1F8F">
          <w:rPr>
            <w:rFonts w:hint="eastAsia"/>
          </w:rPr>
          <w:t>91</w:t>
        </w:r>
      </w:ins>
      <w:r w:rsidR="00D4343A" w:rsidRPr="002D3FEB">
        <w:t>% are naïve.</w:t>
      </w:r>
      <w:ins w:id="67" w:author="Siyang Li" w:date="2026-08-07T20:16:00Z" w16du:dateUtc="2026-08-07T12:16:00Z">
        <w:r w:rsidR="002A1F8F" w:rsidRPr="002A1F8F">
          <w:t xml:space="preserve"> </w:t>
        </w:r>
      </w:ins>
      <w:del w:id="68" w:author="Siyang Li" w:date="2026-08-07T20:17:00Z" w16du:dateUtc="2026-08-07T12:17:00Z">
        <w:r w:rsidR="009E5C24" w:rsidRPr="002D3FEB" w:rsidDel="002A1F8F">
          <w:delText xml:space="preserve"> </w:delText>
        </w:r>
      </w:del>
    </w:p>
    <w:p w14:paraId="115EDD2E" w14:textId="48E42780" w:rsidR="00364B92" w:rsidRPr="002D3FEB" w:rsidRDefault="00364B92" w:rsidP="002D2A35">
      <w:pPr>
        <w:spacing w:line="480" w:lineRule="auto"/>
        <w:ind w:firstLine="720"/>
        <w:jc w:val="both"/>
      </w:pPr>
      <w:r w:rsidRPr="002D3FEB">
        <w:t xml:space="preserve">To account for the complex dynamics among agents’ beliefs, returns, and trading from different market participants, we choose </w:t>
      </w:r>
      <w:r w:rsidR="00222A08" w:rsidRPr="002D3FEB">
        <w:t>p</w:t>
      </w:r>
      <w:r w:rsidR="002D2A35" w:rsidRPr="002D3FEB">
        <w:t>anel vector auto</w:t>
      </w:r>
      <w:r w:rsidRPr="002D3FEB">
        <w:t>-</w:t>
      </w:r>
      <w:r w:rsidR="002D2A35" w:rsidRPr="002D3FEB">
        <w:t>regression (PVAR)</w:t>
      </w:r>
      <w:r w:rsidRPr="002D3FEB">
        <w:t xml:space="preserve"> as our main empirical method, which is designed to capture dynamics and interactions </w:t>
      </w:r>
      <w:r w:rsidR="00EE015C" w:rsidRPr="002D3FEB">
        <w:t>among</w:t>
      </w:r>
      <w:r w:rsidRPr="002D3FEB">
        <w:t xml:space="preserve"> different variables. In a</w:t>
      </w:r>
      <w:r w:rsidR="00560ACF" w:rsidRPr="002D3FEB">
        <w:t xml:space="preserve">ddition, </w:t>
      </w:r>
      <w:r w:rsidR="00726859" w:rsidRPr="002D3FEB">
        <w:t xml:space="preserve">PVAR allows us </w:t>
      </w:r>
      <w:r w:rsidR="00786721" w:rsidRPr="002D3FEB">
        <w:t>to</w:t>
      </w:r>
      <w:r w:rsidR="002D2A35" w:rsidRPr="002D3FEB">
        <w:t xml:space="preserve"> infer which variable may be important to the future outcomes of another variable</w:t>
      </w:r>
      <w:r w:rsidR="007D7870" w:rsidRPr="002D3FEB">
        <w:t xml:space="preserve"> </w:t>
      </w:r>
      <w:r w:rsidR="0096201E">
        <w:t>through</w:t>
      </w:r>
      <w:r w:rsidR="0096201E" w:rsidRPr="002D3FEB">
        <w:t xml:space="preserve"> </w:t>
      </w:r>
      <w:r w:rsidR="007D7870" w:rsidRPr="002D3FEB">
        <w:t>Granger-causal relations</w:t>
      </w:r>
      <w:r w:rsidR="002F1340">
        <w:t>,</w:t>
      </w:r>
      <w:r w:rsidR="00786721" w:rsidRPr="002D3FEB">
        <w:t xml:space="preserve"> and</w:t>
      </w:r>
      <w:r w:rsidR="002D2A35" w:rsidRPr="002D3FEB">
        <w:t xml:space="preserve"> </w:t>
      </w:r>
      <w:r w:rsidR="00703EEB" w:rsidRPr="002D3FEB">
        <w:t xml:space="preserve">to quantify the responses of the variables to innovations in other variables </w:t>
      </w:r>
      <w:r w:rsidR="0096201E">
        <w:t>using</w:t>
      </w:r>
      <w:r w:rsidR="0096201E" w:rsidRPr="002D3FEB">
        <w:t xml:space="preserve"> </w:t>
      </w:r>
      <w:r w:rsidR="002D2A35" w:rsidRPr="002D3FEB">
        <w:t xml:space="preserve">impulse response functions. </w:t>
      </w:r>
    </w:p>
    <w:p w14:paraId="3E92AACA" w14:textId="103BAF09" w:rsidR="00D4343A" w:rsidRPr="002D3FEB" w:rsidRDefault="003F5F53" w:rsidP="0089099C">
      <w:pPr>
        <w:spacing w:line="480" w:lineRule="auto"/>
        <w:ind w:firstLine="720"/>
        <w:jc w:val="both"/>
      </w:pPr>
      <w:r w:rsidRPr="002D3FEB">
        <w:t xml:space="preserve">We </w:t>
      </w:r>
      <w:r w:rsidR="003947BC" w:rsidRPr="002D3FEB">
        <w:t>first examine</w:t>
      </w:r>
      <w:r w:rsidRPr="002D3FEB">
        <w:t xml:space="preserve"> how</w:t>
      </w:r>
      <w:r w:rsidR="00D4343A" w:rsidRPr="002D3FEB">
        <w:t xml:space="preserve"> social </w:t>
      </w:r>
      <w:r w:rsidR="00F96D44" w:rsidRPr="002D3FEB">
        <w:t>networks affect</w:t>
      </w:r>
      <w:r w:rsidR="00D4343A" w:rsidRPr="002D3FEB">
        <w:t xml:space="preserve"> belief formation</w:t>
      </w:r>
      <w:r w:rsidR="0089099C">
        <w:t xml:space="preserve"> and price movements</w:t>
      </w:r>
      <w:r w:rsidR="009E5C24" w:rsidRPr="002D3FEB">
        <w:t>. Using text</w:t>
      </w:r>
      <w:r w:rsidR="006442A4" w:rsidRPr="002D3FEB">
        <w:t>ual</w:t>
      </w:r>
      <w:r w:rsidR="009E5C24" w:rsidRPr="002D3FEB">
        <w:t xml:space="preserve"> analysis, we measure each investor’s opinion by her tone. </w:t>
      </w:r>
      <w:r w:rsidR="000424A3">
        <w:rPr>
          <w:rFonts w:hint="eastAsia"/>
        </w:rPr>
        <w:t>The results show</w:t>
      </w:r>
      <w:r w:rsidR="009E5C24" w:rsidRPr="002D3FEB">
        <w:t xml:space="preserve"> that </w:t>
      </w:r>
      <w:r w:rsidR="000424A3">
        <w:rPr>
          <w:rFonts w:hint="eastAsia"/>
          <w:color w:val="000000"/>
          <w:kern w:val="24"/>
        </w:rPr>
        <w:t>rational and fanatic views</w:t>
      </w:r>
      <w:r w:rsidR="009E5C24" w:rsidRPr="002D3FEB">
        <w:rPr>
          <w:color w:val="000000"/>
          <w:kern w:val="24"/>
        </w:rPr>
        <w:t xml:space="preserve"> significantly and positively predict </w:t>
      </w:r>
      <w:r w:rsidR="00C72B00">
        <w:rPr>
          <w:rFonts w:hint="eastAsia"/>
          <w:color w:val="000000"/>
          <w:kern w:val="24"/>
        </w:rPr>
        <w:t>future</w:t>
      </w:r>
      <w:r w:rsidR="009E5C24" w:rsidRPr="002D3FEB">
        <w:rPr>
          <w:color w:val="000000"/>
          <w:kern w:val="24"/>
        </w:rPr>
        <w:t xml:space="preserve"> naïve agent views, which supports </w:t>
      </w:r>
      <w:r w:rsidR="00F4173F" w:rsidRPr="002D3FEB">
        <w:rPr>
          <w:color w:val="000000"/>
          <w:kern w:val="24"/>
        </w:rPr>
        <w:lastRenderedPageBreak/>
        <w:t xml:space="preserve">Pedersen’s </w:t>
      </w:r>
      <w:r w:rsidR="009E5C24" w:rsidRPr="002D3FEB">
        <w:rPr>
          <w:color w:val="000000"/>
          <w:kern w:val="24"/>
        </w:rPr>
        <w:t xml:space="preserve">prediction on network belief spillover. </w:t>
      </w:r>
      <w:r w:rsidR="009E5C24" w:rsidRPr="002D3FEB">
        <w:t>One key variable for the social network structure is</w:t>
      </w:r>
      <w:r w:rsidR="00847918" w:rsidRPr="002D3FEB">
        <w:t xml:space="preserve"> an</w:t>
      </w:r>
      <w:r w:rsidR="009E5C24" w:rsidRPr="002D3FEB">
        <w:t xml:space="preserve"> </w:t>
      </w:r>
      <w:r w:rsidR="000D509D" w:rsidRPr="002D3FEB">
        <w:t>agent</w:t>
      </w:r>
      <w:r w:rsidR="00847918" w:rsidRPr="002D3FEB">
        <w:t>’s</w:t>
      </w:r>
      <w:r w:rsidR="000D509D" w:rsidRPr="002D3FEB">
        <w:t xml:space="preserve"> </w:t>
      </w:r>
      <w:r w:rsidR="009E5C24" w:rsidRPr="002D3FEB">
        <w:t xml:space="preserve">influence, which captures how much attention each investor </w:t>
      </w:r>
      <w:r w:rsidR="00527CBE" w:rsidRPr="002D3FEB">
        <w:t>attracts</w:t>
      </w:r>
      <w:r w:rsidR="009E5C24" w:rsidRPr="002D3FEB">
        <w:t xml:space="preserve"> from others in the network. In th</w:t>
      </w:r>
      <w:r w:rsidR="0089099C">
        <w:t>e case of Reddit, we measure different agents’</w:t>
      </w:r>
      <w:r w:rsidR="009E5C24" w:rsidRPr="002D3FEB">
        <w:t xml:space="preserve"> influence </w:t>
      </w:r>
      <w:r w:rsidR="0089099C">
        <w:t>by</w:t>
      </w:r>
      <w:r w:rsidR="009E5C24" w:rsidRPr="002D3FEB">
        <w:t xml:space="preserve"> </w:t>
      </w:r>
      <w:r w:rsidR="00F96D44" w:rsidRPr="002D3FEB">
        <w:t xml:space="preserve">the </w:t>
      </w:r>
      <w:r w:rsidR="006C3EBA" w:rsidRPr="002D3FEB">
        <w:t xml:space="preserve">sum of the </w:t>
      </w:r>
      <w:r w:rsidR="00F96D44" w:rsidRPr="002D3FEB">
        <w:t>number</w:t>
      </w:r>
      <w:r w:rsidR="009E5C24" w:rsidRPr="002D3FEB">
        <w:t xml:space="preserve"> of </w:t>
      </w:r>
      <w:r w:rsidR="00527CBE" w:rsidRPr="002D3FEB">
        <w:t xml:space="preserve">direct </w:t>
      </w:r>
      <w:r w:rsidR="009E5C24" w:rsidRPr="002D3FEB">
        <w:t>commenters</w:t>
      </w:r>
      <w:r w:rsidR="006C3EBA" w:rsidRPr="002D3FEB">
        <w:t xml:space="preserve"> </w:t>
      </w:r>
      <w:r w:rsidR="0089099C">
        <w:t xml:space="preserve">these agents receive. </w:t>
      </w:r>
      <w:r w:rsidR="009E5C24" w:rsidRPr="002D3FEB">
        <w:t xml:space="preserve">We further document that </w:t>
      </w:r>
      <w:r w:rsidR="009E5C24" w:rsidRPr="002D3FEB">
        <w:rPr>
          <w:color w:val="000000"/>
          <w:kern w:val="24"/>
        </w:rPr>
        <w:t xml:space="preserve">the </w:t>
      </w:r>
      <w:r w:rsidR="00B355F4">
        <w:rPr>
          <w:rFonts w:hint="eastAsia"/>
          <w:color w:val="000000"/>
          <w:kern w:val="24"/>
        </w:rPr>
        <w:t>predictive power</w:t>
      </w:r>
      <w:r w:rsidR="00B355F4" w:rsidRPr="002D3FEB">
        <w:rPr>
          <w:color w:val="000000"/>
          <w:kern w:val="24"/>
        </w:rPr>
        <w:t xml:space="preserve"> </w:t>
      </w:r>
      <w:r w:rsidR="009E5C24" w:rsidRPr="002D3FEB">
        <w:rPr>
          <w:color w:val="000000"/>
          <w:kern w:val="24"/>
        </w:rPr>
        <w:t xml:space="preserve">of </w:t>
      </w:r>
      <w:r w:rsidR="004C57BE">
        <w:rPr>
          <w:color w:val="000000"/>
          <w:kern w:val="24"/>
        </w:rPr>
        <w:t>rational and fanatic</w:t>
      </w:r>
      <w:r w:rsidR="009E5C24" w:rsidRPr="002D3FEB">
        <w:rPr>
          <w:color w:val="000000"/>
          <w:kern w:val="24"/>
        </w:rPr>
        <w:t xml:space="preserve"> agents</w:t>
      </w:r>
      <w:r w:rsidR="00847918" w:rsidRPr="002D3FEB">
        <w:rPr>
          <w:color w:val="000000"/>
          <w:kern w:val="24"/>
        </w:rPr>
        <w:t>’</w:t>
      </w:r>
      <w:r w:rsidR="009E5C24" w:rsidRPr="002D3FEB">
        <w:rPr>
          <w:color w:val="000000"/>
          <w:kern w:val="24"/>
        </w:rPr>
        <w:t xml:space="preserve"> views on </w:t>
      </w:r>
      <w:r w:rsidR="00C72B00">
        <w:rPr>
          <w:rFonts w:hint="eastAsia"/>
          <w:color w:val="000000"/>
          <w:kern w:val="24"/>
        </w:rPr>
        <w:t>future</w:t>
      </w:r>
      <w:r w:rsidR="009E5C24" w:rsidRPr="002D3FEB">
        <w:rPr>
          <w:color w:val="000000"/>
          <w:kern w:val="24"/>
        </w:rPr>
        <w:t xml:space="preserve"> naïve investors</w:t>
      </w:r>
      <w:r w:rsidR="00847918" w:rsidRPr="002D3FEB">
        <w:rPr>
          <w:color w:val="000000"/>
          <w:kern w:val="24"/>
        </w:rPr>
        <w:t>’</w:t>
      </w:r>
      <w:r w:rsidR="009E5C24" w:rsidRPr="002D3FEB">
        <w:rPr>
          <w:color w:val="000000"/>
          <w:kern w:val="24"/>
        </w:rPr>
        <w:t xml:space="preserve"> views </w:t>
      </w:r>
      <w:r w:rsidR="00B355F4">
        <w:rPr>
          <w:rFonts w:hint="eastAsia"/>
          <w:color w:val="000000"/>
          <w:kern w:val="24"/>
        </w:rPr>
        <w:t>is</w:t>
      </w:r>
      <w:r w:rsidR="00B355F4" w:rsidRPr="002D3FEB">
        <w:rPr>
          <w:color w:val="000000"/>
          <w:kern w:val="24"/>
        </w:rPr>
        <w:t xml:space="preserve"> </w:t>
      </w:r>
      <w:r w:rsidR="009E5C24" w:rsidRPr="002D3FEB">
        <w:rPr>
          <w:color w:val="000000"/>
          <w:kern w:val="24"/>
        </w:rPr>
        <w:t xml:space="preserve">stronger </w:t>
      </w:r>
      <w:r w:rsidR="00ED4014" w:rsidRPr="002D3FEB">
        <w:rPr>
          <w:color w:val="000000"/>
          <w:kern w:val="24"/>
        </w:rPr>
        <w:t xml:space="preserve">in the network </w:t>
      </w:r>
      <w:r w:rsidR="006C3EBA" w:rsidRPr="002D3FEB">
        <w:rPr>
          <w:color w:val="000000"/>
          <w:kern w:val="24"/>
        </w:rPr>
        <w:t xml:space="preserve">where these agents have </w:t>
      </w:r>
      <w:r w:rsidR="009E5C24" w:rsidRPr="002D3FEB">
        <w:rPr>
          <w:color w:val="000000"/>
          <w:kern w:val="24"/>
        </w:rPr>
        <w:t>high</w:t>
      </w:r>
      <w:r w:rsidR="009048EE" w:rsidRPr="002D3FEB">
        <w:rPr>
          <w:color w:val="000000"/>
          <w:kern w:val="24"/>
        </w:rPr>
        <w:t>er</w:t>
      </w:r>
      <w:r w:rsidR="009E5C24" w:rsidRPr="002D3FEB">
        <w:rPr>
          <w:color w:val="000000"/>
          <w:kern w:val="24"/>
        </w:rPr>
        <w:t xml:space="preserve"> influence. </w:t>
      </w:r>
      <w:r w:rsidR="0089099C">
        <w:t xml:space="preserve">For </w:t>
      </w:r>
      <w:r w:rsidRPr="002D3FEB">
        <w:t>price movements</w:t>
      </w:r>
      <w:r w:rsidR="0089099C">
        <w:t xml:space="preserve">, </w:t>
      </w:r>
      <w:r w:rsidRPr="002D3FEB">
        <w:t>w</w:t>
      </w:r>
      <w:r w:rsidR="00154389" w:rsidRPr="002D3FEB">
        <w:t>e</w:t>
      </w:r>
      <w:r w:rsidR="00A57886" w:rsidRPr="002D3FEB">
        <w:t xml:space="preserve"> </w:t>
      </w:r>
      <w:r w:rsidR="0089099C">
        <w:t xml:space="preserve">directly </w:t>
      </w:r>
      <w:r w:rsidR="00955764" w:rsidRPr="002D3FEB">
        <w:t>use investors</w:t>
      </w:r>
      <w:r w:rsidR="00A948EE" w:rsidRPr="002D3FEB">
        <w:t>’</w:t>
      </w:r>
      <w:r w:rsidR="00955764" w:rsidRPr="002D3FEB">
        <w:t xml:space="preserve"> tone</w:t>
      </w:r>
      <w:r w:rsidR="00FE70AE" w:rsidRPr="002D3FEB">
        <w:t>s</w:t>
      </w:r>
      <w:r w:rsidR="00955764" w:rsidRPr="002D3FEB">
        <w:t xml:space="preserve"> to predict </w:t>
      </w:r>
      <w:r w:rsidR="00991D82">
        <w:rPr>
          <w:rFonts w:hint="eastAsia"/>
        </w:rPr>
        <w:t>future</w:t>
      </w:r>
      <w:r w:rsidR="00955764" w:rsidRPr="002D3FEB">
        <w:t xml:space="preserve"> return</w:t>
      </w:r>
      <w:r w:rsidR="001258BC" w:rsidRPr="002D3FEB">
        <w:t>s</w:t>
      </w:r>
      <w:r w:rsidR="00955764" w:rsidRPr="002D3FEB">
        <w:t xml:space="preserve">. </w:t>
      </w:r>
      <w:ins w:id="69" w:author="Siyang Li" w:date="2026-08-07T20:43:00Z" w16du:dateUtc="2026-08-07T12:43:00Z">
        <w:r w:rsidR="004731A0">
          <w:rPr>
            <w:rFonts w:hint="eastAsia"/>
          </w:rPr>
          <w:t xml:space="preserve">We find that </w:t>
        </w:r>
      </w:ins>
      <w:del w:id="70" w:author="Siyang Li" w:date="2026-08-07T20:43:00Z" w16du:dateUtc="2026-08-07T12:43:00Z">
        <w:r w:rsidR="0089099C" w:rsidDel="004731A0">
          <w:delText xml:space="preserve">As predicted by Pedersen, </w:delText>
        </w:r>
      </w:del>
      <w:r w:rsidR="00A57886" w:rsidRPr="002D3FEB">
        <w:t xml:space="preserve">higher </w:t>
      </w:r>
      <w:ins w:id="71" w:author="Siyang Li" w:date="2026-08-07T20:43:00Z" w16du:dateUtc="2026-08-07T12:43:00Z">
        <w:r w:rsidR="004731A0">
          <w:rPr>
            <w:rFonts w:hint="eastAsia"/>
          </w:rPr>
          <w:t xml:space="preserve">rational, </w:t>
        </w:r>
      </w:ins>
      <w:r w:rsidR="00806BF5">
        <w:rPr>
          <w:rFonts w:hint="eastAsia"/>
        </w:rPr>
        <w:t xml:space="preserve">fanatic and </w:t>
      </w:r>
      <w:del w:id="72" w:author="Siyang Li" w:date="2026-08-11T17:59:00Z" w16du:dateUtc="2026-08-11T09:59:00Z">
        <w:r w:rsidR="00806BF5" w:rsidDel="00343DCA">
          <w:rPr>
            <w:rFonts w:hint="eastAsia"/>
          </w:rPr>
          <w:delText>naive</w:delText>
        </w:r>
      </w:del>
      <w:ins w:id="73" w:author="Siyang Li" w:date="2026-08-11T17:59:00Z" w16du:dateUtc="2026-08-11T09:59:00Z">
        <w:r w:rsidR="00343DCA">
          <w:rPr>
            <w:rFonts w:hint="eastAsia"/>
          </w:rPr>
          <w:t>naïve</w:t>
        </w:r>
      </w:ins>
      <w:r w:rsidR="00806BF5" w:rsidRPr="002D3FEB">
        <w:t xml:space="preserve"> </w:t>
      </w:r>
      <w:r w:rsidR="000A2513" w:rsidRPr="002D3FEB">
        <w:t>tone</w:t>
      </w:r>
      <w:r w:rsidR="00462E21" w:rsidRPr="002D3FEB">
        <w:t>s</w:t>
      </w:r>
      <w:r w:rsidR="000A2513" w:rsidRPr="002D3FEB">
        <w:t xml:space="preserve"> </w:t>
      </w:r>
      <w:r w:rsidR="00462E21" w:rsidRPr="002D3FEB">
        <w:t xml:space="preserve">are </w:t>
      </w:r>
      <w:r w:rsidR="000A2513" w:rsidRPr="002D3FEB">
        <w:t xml:space="preserve">associated with higher future returns. </w:t>
      </w:r>
      <w:r w:rsidR="00A57886" w:rsidRPr="002D3FEB">
        <w:t xml:space="preserve">More interestingly, </w:t>
      </w:r>
      <w:r w:rsidR="00A651FB" w:rsidRPr="002D3FEB">
        <w:t xml:space="preserve">the </w:t>
      </w:r>
      <w:r w:rsidR="00B355F4">
        <w:rPr>
          <w:rFonts w:hint="eastAsia"/>
        </w:rPr>
        <w:t>predictive power</w:t>
      </w:r>
      <w:r w:rsidR="00B355F4" w:rsidRPr="002D3FEB">
        <w:t xml:space="preserve"> </w:t>
      </w:r>
      <w:r w:rsidR="00A651FB" w:rsidRPr="002D3FEB">
        <w:t xml:space="preserve">of </w:t>
      </w:r>
      <w:r w:rsidR="004C57BE">
        <w:t>rational, fanatic</w:t>
      </w:r>
      <w:r w:rsidR="00850265">
        <w:t xml:space="preserve">, and </w:t>
      </w:r>
      <w:r w:rsidR="00A651FB" w:rsidRPr="002D3FEB">
        <w:t>naïve tone</w:t>
      </w:r>
      <w:r w:rsidR="00FE70AE" w:rsidRPr="002D3FEB">
        <w:t>s</w:t>
      </w:r>
      <w:r w:rsidR="00A651FB" w:rsidRPr="002D3FEB">
        <w:t xml:space="preserve"> on </w:t>
      </w:r>
      <w:r w:rsidR="00B90804">
        <w:rPr>
          <w:rFonts w:hint="eastAsia"/>
        </w:rPr>
        <w:t>future</w:t>
      </w:r>
      <w:r w:rsidR="00A651FB" w:rsidRPr="002D3FEB">
        <w:t xml:space="preserve"> return</w:t>
      </w:r>
      <w:r w:rsidR="001258BC" w:rsidRPr="002D3FEB">
        <w:t>s</w:t>
      </w:r>
      <w:r w:rsidR="00A651FB" w:rsidRPr="002D3FEB">
        <w:t xml:space="preserve"> </w:t>
      </w:r>
      <w:r w:rsidR="00B355F4">
        <w:rPr>
          <w:rFonts w:hint="eastAsia"/>
        </w:rPr>
        <w:t>is</w:t>
      </w:r>
      <w:r w:rsidR="00B355F4" w:rsidRPr="002D3FEB">
        <w:t xml:space="preserve"> </w:t>
      </w:r>
      <w:r w:rsidR="00C05B92">
        <w:rPr>
          <w:rFonts w:hint="eastAsia"/>
        </w:rPr>
        <w:t>stronger</w:t>
      </w:r>
      <w:r w:rsidR="00C05B92" w:rsidRPr="002D3FEB">
        <w:t xml:space="preserve"> </w:t>
      </w:r>
      <w:r w:rsidR="001258BC" w:rsidRPr="002D3FEB">
        <w:t xml:space="preserve">when </w:t>
      </w:r>
      <w:r w:rsidR="0089099C">
        <w:t xml:space="preserve">these </w:t>
      </w:r>
      <w:r w:rsidR="001258BC" w:rsidRPr="002D3FEB">
        <w:t>agent</w:t>
      </w:r>
      <w:r w:rsidR="0089099C">
        <w:t>s have higher</w:t>
      </w:r>
      <w:r w:rsidR="001258BC" w:rsidRPr="002D3FEB">
        <w:t xml:space="preserve"> </w:t>
      </w:r>
      <w:r w:rsidR="00A651FB" w:rsidRPr="002D3FEB">
        <w:t>influence</w:t>
      </w:r>
      <w:r w:rsidR="00A57886" w:rsidRPr="002D3FEB">
        <w:t>.</w:t>
      </w:r>
    </w:p>
    <w:p w14:paraId="44C3206F" w14:textId="1A272AA8" w:rsidR="00301B19" w:rsidRDefault="0089099C" w:rsidP="0089099C">
      <w:pPr>
        <w:spacing w:line="480" w:lineRule="auto"/>
        <w:ind w:firstLine="720"/>
        <w:jc w:val="both"/>
      </w:pPr>
      <w:r>
        <w:t xml:space="preserve">Next, </w:t>
      </w:r>
      <w:r w:rsidR="003947BC" w:rsidRPr="002D3FEB">
        <w:t>we</w:t>
      </w:r>
      <w:r w:rsidR="0050652B" w:rsidRPr="002D3FEB">
        <w:t xml:space="preserve"> </w:t>
      </w:r>
      <w:r w:rsidR="00D4343A" w:rsidRPr="002D3FEB">
        <w:t xml:space="preserve">investigate how </w:t>
      </w:r>
      <w:r w:rsidR="0043658A" w:rsidRPr="002D3FEB">
        <w:t xml:space="preserve">other important market participants, such as </w:t>
      </w:r>
      <w:r w:rsidR="00D4343A" w:rsidRPr="002D3FEB">
        <w:t xml:space="preserve">retail investors </w:t>
      </w:r>
      <w:r w:rsidR="00F47CEA" w:rsidRPr="002D3FEB">
        <w:t>and short-sellers</w:t>
      </w:r>
      <w:r w:rsidR="0043658A" w:rsidRPr="002D3FEB">
        <w:t>,</w:t>
      </w:r>
      <w:r w:rsidR="00F47CEA" w:rsidRPr="002D3FEB">
        <w:t xml:space="preserve"> trade </w:t>
      </w:r>
      <w:r w:rsidR="0043658A" w:rsidRPr="002D3FEB">
        <w:t xml:space="preserve">in the </w:t>
      </w:r>
      <w:r w:rsidR="00850265">
        <w:t>presence</w:t>
      </w:r>
      <w:r w:rsidR="00850265" w:rsidRPr="002D3FEB">
        <w:t xml:space="preserve"> </w:t>
      </w:r>
      <w:r w:rsidR="0043658A" w:rsidRPr="002D3FEB">
        <w:t>of</w:t>
      </w:r>
      <w:r w:rsidR="00C812EE" w:rsidRPr="002D3FEB">
        <w:t xml:space="preserve"> social media activities</w:t>
      </w:r>
      <w:r w:rsidR="00955764" w:rsidRPr="002D3FEB">
        <w:t xml:space="preserve">. </w:t>
      </w:r>
      <w:r w:rsidR="003357C0" w:rsidRPr="002D3FEB">
        <w:t>Retail investors are generally viewed as less sophisticated than institutional investors. They tend to follow social media trends and have played a unique role in the Game</w:t>
      </w:r>
      <w:r w:rsidR="003357C0">
        <w:rPr>
          <w:rFonts w:hint="eastAsia"/>
        </w:rPr>
        <w:t>S</w:t>
      </w:r>
      <w:r w:rsidR="003357C0" w:rsidRPr="002D3FEB">
        <w:t xml:space="preserve">top episode. </w:t>
      </w:r>
      <w:r>
        <w:t>Our empirical results show that Reddit tones significantly predict future r</w:t>
      </w:r>
      <w:r w:rsidR="00F47CEA" w:rsidRPr="002D3FEB">
        <w:t>etail trading</w:t>
      </w:r>
      <w:ins w:id="74" w:author="Siyang Li" w:date="2026-08-07T20:44:00Z" w16du:dateUtc="2026-08-07T12:44:00Z">
        <w:r w:rsidR="00DB32AD">
          <w:rPr>
            <w:rFonts w:hint="eastAsia"/>
          </w:rPr>
          <w:t xml:space="preserve"> </w:t>
        </w:r>
      </w:ins>
      <w:del w:id="75" w:author="Siyang Li" w:date="2026-08-07T20:44:00Z" w16du:dateUtc="2026-08-07T12:44:00Z">
        <w:r w:rsidR="00F47CEA" w:rsidRPr="002D3FEB" w:rsidDel="00DB32AD">
          <w:delText xml:space="preserve">, in the sense that </w:delText>
        </w:r>
        <w:r w:rsidR="0043658A" w:rsidRPr="002D3FEB" w:rsidDel="00DB32AD">
          <w:delText xml:space="preserve">higher </w:delText>
        </w:r>
        <w:r w:rsidR="002425EA" w:rsidDel="00DB32AD">
          <w:delText>naïve</w:delText>
        </w:r>
        <w:r w:rsidR="00F47CEA" w:rsidRPr="002D3FEB" w:rsidDel="00DB32AD">
          <w:delText xml:space="preserve"> </w:delText>
        </w:r>
        <w:r w:rsidR="00F534F8" w:rsidRPr="002D3FEB" w:rsidDel="00DB32AD">
          <w:delText>tones</w:delText>
        </w:r>
        <w:r w:rsidR="00F47CEA" w:rsidRPr="002D3FEB" w:rsidDel="00DB32AD">
          <w:delText xml:space="preserve"> predict higher </w:delText>
        </w:r>
        <w:r w:rsidR="00E87158" w:rsidDel="00DB32AD">
          <w:rPr>
            <w:rFonts w:hint="eastAsia"/>
          </w:rPr>
          <w:delText>future</w:delText>
        </w:r>
        <w:r w:rsidR="00F47CEA" w:rsidRPr="002D3FEB" w:rsidDel="00DB32AD">
          <w:delText xml:space="preserve"> retail flow</w:delText>
        </w:r>
        <w:r w:rsidR="009E3F1B" w:rsidRPr="002D3FEB" w:rsidDel="00DB32AD">
          <w:rPr>
            <w:rFonts w:hint="eastAsia"/>
          </w:rPr>
          <w:delText>s</w:delText>
        </w:r>
        <w:r w:rsidDel="00DB32AD">
          <w:delText xml:space="preserve">, </w:delText>
        </w:r>
      </w:del>
      <w:r>
        <w:t xml:space="preserve">and </w:t>
      </w:r>
      <w:r w:rsidR="00003CD0" w:rsidRPr="002D3FEB">
        <w:t xml:space="preserve">the </w:t>
      </w:r>
      <w:r>
        <w:t>predictive power is even stronger for</w:t>
      </w:r>
      <w:r w:rsidR="00684D8E" w:rsidRPr="002D3FEB">
        <w:t xml:space="preserve"> </w:t>
      </w:r>
      <w:r w:rsidR="00E56E18" w:rsidRPr="002D3FEB">
        <w:t>networks with high</w:t>
      </w:r>
      <w:r w:rsidR="008E07F1" w:rsidRPr="002D3FEB">
        <w:rPr>
          <w:rFonts w:hint="eastAsia"/>
        </w:rPr>
        <w:t>er</w:t>
      </w:r>
      <w:r w:rsidR="00E56E18" w:rsidRPr="002D3FEB">
        <w:t xml:space="preserve"> influence.</w:t>
      </w:r>
      <w:r w:rsidR="00F47CEA" w:rsidRPr="002D3FEB">
        <w:t xml:space="preserve"> </w:t>
      </w:r>
      <w:r w:rsidR="003357C0" w:rsidRPr="002D3FEB">
        <w:t>In contrast, short sellers are generally believed to be informed and rational</w:t>
      </w:r>
      <w:r w:rsidR="00E004EC">
        <w:t xml:space="preserve">, and our results show that </w:t>
      </w:r>
      <w:r>
        <w:t xml:space="preserve">the predictive relation between </w:t>
      </w:r>
      <w:r w:rsidR="001F0C9F" w:rsidRPr="002D3FEB">
        <w:t>Reddit tones</w:t>
      </w:r>
      <w:r>
        <w:t xml:space="preserve"> for future</w:t>
      </w:r>
      <w:r w:rsidR="001F0C9F" w:rsidRPr="002D3FEB">
        <w:rPr>
          <w:rFonts w:hint="eastAsia"/>
        </w:rPr>
        <w:t xml:space="preserve"> </w:t>
      </w:r>
      <w:r w:rsidR="001F0C9F" w:rsidRPr="002D3FEB">
        <w:t>shorting flow</w:t>
      </w:r>
      <w:r w:rsidR="001F0C9F" w:rsidRPr="002D3FEB">
        <w:rPr>
          <w:rFonts w:hint="eastAsia"/>
        </w:rPr>
        <w:t>s</w:t>
      </w:r>
      <w:r>
        <w:t xml:space="preserve"> </w:t>
      </w:r>
      <w:r w:rsidR="00E004EC">
        <w:t xml:space="preserve">is </w:t>
      </w:r>
      <w:r>
        <w:t>complicated and intriguing. W</w:t>
      </w:r>
      <w:r w:rsidR="00210E34" w:rsidRPr="002D3FEB">
        <w:t xml:space="preserve">hen agents’ influence </w:t>
      </w:r>
      <w:r w:rsidR="0096201E">
        <w:t>is</w:t>
      </w:r>
      <w:r w:rsidR="00210E34" w:rsidRPr="002D3FEB">
        <w:t xml:space="preserve"> higher, shorting flows significantly decrease in response to positive </w:t>
      </w:r>
      <w:ins w:id="76" w:author="Siyang Li" w:date="2026-08-07T20:44:00Z" w16du:dateUtc="2026-08-07T12:44:00Z">
        <w:r w:rsidR="005210E3">
          <w:rPr>
            <w:rFonts w:hint="eastAsia"/>
          </w:rPr>
          <w:t xml:space="preserve">rational, </w:t>
        </w:r>
      </w:ins>
      <w:r w:rsidR="00AA586E">
        <w:rPr>
          <w:rFonts w:hint="eastAsia"/>
        </w:rPr>
        <w:t xml:space="preserve">fanatic and </w:t>
      </w:r>
      <w:r w:rsidR="00AA586E">
        <w:t>naïve</w:t>
      </w:r>
      <w:r w:rsidR="00210E34" w:rsidRPr="002D3FEB">
        <w:t xml:space="preserve"> tone</w:t>
      </w:r>
      <w:r w:rsidR="002A725B">
        <w:rPr>
          <w:rFonts w:hint="eastAsia"/>
        </w:rPr>
        <w:t>s</w:t>
      </w:r>
      <w:r w:rsidR="0051750C">
        <w:t xml:space="preserve">. By contrast, </w:t>
      </w:r>
      <w:r w:rsidR="00301B19">
        <w:t xml:space="preserve">when </w:t>
      </w:r>
      <w:r w:rsidR="00210E34" w:rsidRPr="002D3FEB">
        <w:t>agent</w:t>
      </w:r>
      <w:r w:rsidR="00301B19">
        <w:t>s’</w:t>
      </w:r>
      <w:r w:rsidR="00210E34" w:rsidRPr="002D3FEB">
        <w:t xml:space="preserve"> influence</w:t>
      </w:r>
      <w:r w:rsidR="00301B19">
        <w:t xml:space="preserve"> </w:t>
      </w:r>
      <w:r w:rsidR="0096201E">
        <w:t>is</w:t>
      </w:r>
      <w:r w:rsidR="00301B19">
        <w:t xml:space="preserve"> lower</w:t>
      </w:r>
      <w:r w:rsidR="00210E34" w:rsidRPr="002D3FEB">
        <w:t>, short sellers</w:t>
      </w:r>
      <w:r w:rsidR="0096201E">
        <w:t>’</w:t>
      </w:r>
      <w:r w:rsidR="00210E34" w:rsidRPr="002D3FEB">
        <w:t xml:space="preserve"> </w:t>
      </w:r>
      <w:r w:rsidR="00301B19">
        <w:t>trading is not related to Reddit tones. This result</w:t>
      </w:r>
      <w:r w:rsidR="00301B19" w:rsidRPr="002D3FEB">
        <w:t xml:space="preserve"> indicates that short sellers, to some extent, are deterred by Reddit tones when Reddit agents are more influential, </w:t>
      </w:r>
      <w:r w:rsidR="00301B19">
        <w:t xml:space="preserve">but when influence </w:t>
      </w:r>
      <w:r w:rsidR="0096201E">
        <w:t xml:space="preserve">is </w:t>
      </w:r>
      <w:r w:rsidR="00301B19">
        <w:t>low, short</w:t>
      </w:r>
      <w:r w:rsidR="004A62B3">
        <w:rPr>
          <w:rFonts w:hint="eastAsia"/>
        </w:rPr>
        <w:t xml:space="preserve"> </w:t>
      </w:r>
      <w:r w:rsidR="00301B19">
        <w:t>sellers might</w:t>
      </w:r>
      <w:r w:rsidR="007934E4">
        <w:t xml:space="preserve"> not </w:t>
      </w:r>
      <w:r w:rsidR="00073922">
        <w:rPr>
          <w:rFonts w:hint="eastAsia"/>
        </w:rPr>
        <w:t>feel threatened by</w:t>
      </w:r>
      <w:r w:rsidR="00301B19">
        <w:t xml:space="preserve"> agents’ positive views.</w:t>
      </w:r>
      <w:r w:rsidR="00A67269">
        <w:rPr>
          <w:rFonts w:hint="eastAsia"/>
        </w:rPr>
        <w:t xml:space="preserve"> </w:t>
      </w:r>
    </w:p>
    <w:p w14:paraId="0C75A93E" w14:textId="77777777" w:rsidR="00950E4A" w:rsidRDefault="00301B19" w:rsidP="0089099C">
      <w:pPr>
        <w:spacing w:line="480" w:lineRule="auto"/>
        <w:ind w:firstLine="720"/>
        <w:jc w:val="both"/>
        <w:rPr>
          <w:ins w:id="77" w:author="Siyang Li" w:date="2026-08-18T22:08:00Z" w16du:dateUtc="2026-08-18T14:08:00Z"/>
        </w:rPr>
      </w:pPr>
      <w:r>
        <w:t xml:space="preserve">We further look into </w:t>
      </w:r>
      <w:r w:rsidR="005F04EA" w:rsidRPr="002D3FEB">
        <w:t>short sellers</w:t>
      </w:r>
      <w:r w:rsidR="006943DB" w:rsidRPr="002D3FEB">
        <w:t>’ negative predictive po</w:t>
      </w:r>
      <w:r>
        <w:t xml:space="preserve">wer for future returns for these cases. </w:t>
      </w:r>
      <w:del w:id="78" w:author="Siyang Li" w:date="2026-08-07T20:44:00Z" w16du:dateUtc="2026-08-07T12:44:00Z">
        <w:r w:rsidDel="000E70EE">
          <w:delText>C</w:delText>
        </w:r>
        <w:r w:rsidR="006943DB" w:rsidRPr="002D3FEB" w:rsidDel="000E70EE">
          <w:delText>onsistent with the prior literature, short</w:delText>
        </w:r>
        <w:r w:rsidR="008E07F1" w:rsidRPr="002D3FEB" w:rsidDel="000E70EE">
          <w:rPr>
            <w:rFonts w:hint="eastAsia"/>
          </w:rPr>
          <w:delText>ing flow</w:delText>
        </w:r>
        <w:r w:rsidR="00B80C42" w:rsidRPr="002D3FEB" w:rsidDel="000E70EE">
          <w:delText>s</w:delText>
        </w:r>
        <w:r w:rsidR="006943DB" w:rsidRPr="002D3FEB" w:rsidDel="000E70EE">
          <w:delText xml:space="preserve"> significantly and negatively predict future return</w:delText>
        </w:r>
        <w:r w:rsidR="00994358" w:rsidRPr="002D3FEB" w:rsidDel="000E70EE">
          <w:delText>s</w:delText>
        </w:r>
        <w:r w:rsidR="006943DB" w:rsidRPr="002D3FEB" w:rsidDel="000E70EE">
          <w:delText xml:space="preserve">, even with the inclusion of social media variables. </w:delText>
        </w:r>
      </w:del>
      <w:del w:id="79" w:author="Siyang Li" w:date="2026-08-07T20:45:00Z" w16du:dateUtc="2026-08-07T12:45:00Z">
        <w:r w:rsidR="006943DB" w:rsidRPr="002D3FEB" w:rsidDel="000E70EE">
          <w:delText>Surprisingly,</w:delText>
        </w:r>
      </w:del>
      <w:ins w:id="80" w:author="Siyang Li" w:date="2026-08-07T20:45:00Z" w16du:dateUtc="2026-08-07T12:45:00Z">
        <w:r w:rsidR="000E70EE">
          <w:rPr>
            <w:rFonts w:hint="eastAsia"/>
          </w:rPr>
          <w:t>We find that</w:t>
        </w:r>
      </w:ins>
      <w:r w:rsidR="006943DB" w:rsidRPr="002D3FEB">
        <w:t xml:space="preserve"> </w:t>
      </w:r>
      <w:r w:rsidR="00BA35BC" w:rsidRPr="002D3FEB">
        <w:t>the negative predictive power of short</w:t>
      </w:r>
      <w:r w:rsidR="00643284" w:rsidRPr="002D3FEB">
        <w:t>ing</w:t>
      </w:r>
      <w:r w:rsidR="00BA35BC" w:rsidRPr="002D3FEB">
        <w:t xml:space="preserve"> flow</w:t>
      </w:r>
      <w:r w:rsidR="00B80C42" w:rsidRPr="002D3FEB">
        <w:t>s</w:t>
      </w:r>
      <w:r w:rsidR="00BA35BC" w:rsidRPr="002D3FEB">
        <w:t xml:space="preserve"> is stronger in </w:t>
      </w:r>
      <w:r w:rsidR="00643284" w:rsidRPr="002D3FEB">
        <w:t xml:space="preserve">the subsample </w:t>
      </w:r>
      <w:r w:rsidR="0043658A" w:rsidRPr="002D3FEB">
        <w:t xml:space="preserve">of </w:t>
      </w:r>
      <w:r w:rsidR="0043658A" w:rsidRPr="002D3FEB">
        <w:lastRenderedPageBreak/>
        <w:t>stock</w:t>
      </w:r>
      <w:r w:rsidR="001349B1" w:rsidRPr="002D3FEB">
        <w:rPr>
          <w:rFonts w:hint="eastAsia"/>
        </w:rPr>
        <w:t>s</w:t>
      </w:r>
      <w:r w:rsidR="0043658A" w:rsidRPr="002D3FEB">
        <w:t xml:space="preserve"> with </w:t>
      </w:r>
      <w:r w:rsidR="00643284" w:rsidRPr="002D3FEB">
        <w:t xml:space="preserve">higher </w:t>
      </w:r>
      <w:r w:rsidR="00E41D5F" w:rsidRPr="002D3FEB">
        <w:rPr>
          <w:rFonts w:hint="eastAsia"/>
        </w:rPr>
        <w:t>agent influence</w:t>
      </w:r>
      <w:r w:rsidR="006943DB" w:rsidRPr="002D3FEB">
        <w:t xml:space="preserve">. That is to say, when </w:t>
      </w:r>
      <w:r w:rsidR="00E41D5F" w:rsidRPr="002D3FEB">
        <w:rPr>
          <w:rFonts w:hint="eastAsia"/>
        </w:rPr>
        <w:t>agents are more influential</w:t>
      </w:r>
      <w:r w:rsidR="006943DB" w:rsidRPr="002D3FEB">
        <w:t xml:space="preserve"> on Reddit, short</w:t>
      </w:r>
      <w:r w:rsidR="00B80C42" w:rsidRPr="002D3FEB">
        <w:t xml:space="preserve"> sellers</w:t>
      </w:r>
      <w:r w:rsidR="006943DB" w:rsidRPr="002D3FEB">
        <w:t xml:space="preserve"> become even more informative and predict even lower future returns. Combined with earlier results </w:t>
      </w:r>
      <w:r w:rsidR="0096201E">
        <w:t>showing that</w:t>
      </w:r>
      <w:r w:rsidR="0096201E" w:rsidRPr="002D3FEB">
        <w:t xml:space="preserve"> </w:t>
      </w:r>
      <w:r w:rsidR="00B80C42" w:rsidRPr="002D3FEB">
        <w:t>short sellers</w:t>
      </w:r>
      <w:r w:rsidR="006943DB" w:rsidRPr="002D3FEB">
        <w:t xml:space="preserve"> </w:t>
      </w:r>
      <w:r w:rsidR="001F3851" w:rsidRPr="002D3FEB">
        <w:rPr>
          <w:rFonts w:hint="eastAsia"/>
        </w:rPr>
        <w:t xml:space="preserve">may </w:t>
      </w:r>
      <w:r w:rsidR="006943DB" w:rsidRPr="002D3FEB">
        <w:t>generally shy away from short</w:t>
      </w:r>
      <w:r w:rsidR="00B80C42" w:rsidRPr="002D3FEB">
        <w:t xml:space="preserve"> </w:t>
      </w:r>
      <w:r w:rsidR="006943DB" w:rsidRPr="002D3FEB">
        <w:t xml:space="preserve">selling when social media </w:t>
      </w:r>
      <w:r w:rsidR="00B80C42" w:rsidRPr="002D3FEB">
        <w:t>tones</w:t>
      </w:r>
      <w:r w:rsidR="006943DB" w:rsidRPr="002D3FEB">
        <w:t xml:space="preserve"> are higher (</w:t>
      </w:r>
      <w:r w:rsidR="0096201E">
        <w:t>riding</w:t>
      </w:r>
      <w:r w:rsidR="0096201E" w:rsidRPr="002D3FEB">
        <w:t xml:space="preserve"> </w:t>
      </w:r>
      <w:r w:rsidR="006943DB" w:rsidRPr="002D3FEB">
        <w:t>the bubble)</w:t>
      </w:r>
      <w:r w:rsidR="00B80C42" w:rsidRPr="002D3FEB">
        <w:t xml:space="preserve"> in the high influence network</w:t>
      </w:r>
      <w:r w:rsidR="006943DB" w:rsidRPr="002D3FEB">
        <w:t>, when they do choose to short (</w:t>
      </w:r>
      <w:r w:rsidR="0096201E">
        <w:t>bursting</w:t>
      </w:r>
      <w:r w:rsidR="0096201E" w:rsidRPr="002D3FEB">
        <w:t xml:space="preserve"> </w:t>
      </w:r>
      <w:r w:rsidR="006943DB" w:rsidRPr="002D3FEB">
        <w:t>the bubble), their shorting</w:t>
      </w:r>
      <w:r w:rsidR="001349B1" w:rsidRPr="002D3FEB">
        <w:rPr>
          <w:rFonts w:hint="eastAsia"/>
        </w:rPr>
        <w:t xml:space="preserve"> flows</w:t>
      </w:r>
      <w:r w:rsidR="006943DB" w:rsidRPr="002D3FEB">
        <w:t xml:space="preserve"> </w:t>
      </w:r>
      <w:r w:rsidR="001349B1" w:rsidRPr="002D3FEB">
        <w:rPr>
          <w:rFonts w:hint="eastAsia"/>
        </w:rPr>
        <w:t>are</w:t>
      </w:r>
      <w:r w:rsidR="001349B1" w:rsidRPr="002D3FEB">
        <w:t xml:space="preserve"> </w:t>
      </w:r>
      <w:r w:rsidR="006943DB" w:rsidRPr="002D3FEB">
        <w:t>more informative about future negative returns.</w:t>
      </w:r>
    </w:p>
    <w:p w14:paraId="32CB6A43" w14:textId="5FBE7220" w:rsidR="00A57886" w:rsidDel="00096BEF" w:rsidRDefault="00C7268E" w:rsidP="00096BEF">
      <w:pPr>
        <w:spacing w:line="480" w:lineRule="auto"/>
        <w:ind w:firstLine="720"/>
        <w:jc w:val="both"/>
        <w:rPr>
          <w:del w:id="81" w:author="Siyang Li" w:date="2026-08-18T22:10:00Z" w16du:dateUtc="2026-08-18T14:10:00Z"/>
        </w:rPr>
      </w:pPr>
      <w:ins w:id="82" w:author="Siyang Li" w:date="2026-08-18T22:09:00Z" w16du:dateUtc="2026-08-18T14:09:00Z">
        <w:r w:rsidRPr="00C7268E">
          <w:t xml:space="preserve">We further </w:t>
        </w:r>
      </w:ins>
      <w:ins w:id="83" w:author="Siyang Li" w:date="2026-08-23T22:12:00Z" w16du:dateUtc="2026-08-23T14:12:00Z">
        <w:r w:rsidR="002B54E7">
          <w:rPr>
            <w:rFonts w:hint="eastAsia"/>
          </w:rPr>
          <w:t xml:space="preserve">extend our analysis to </w:t>
        </w:r>
      </w:ins>
      <w:ins w:id="84" w:author="Siyang Li" w:date="2026-08-18T22:09:00Z" w16du:dateUtc="2026-08-18T14:09:00Z">
        <w:r w:rsidRPr="00C7268E">
          <w:t>examine how social-media dynamics vary with changes in the information environment</w:t>
        </w:r>
      </w:ins>
      <w:ins w:id="85" w:author="Siyang Li" w:date="2026-08-23T22:15:00Z" w16du:dateUtc="2026-08-23T14:15:00Z">
        <w:r w:rsidR="003D3810">
          <w:rPr>
            <w:rFonts w:hint="eastAsia"/>
          </w:rPr>
          <w:t xml:space="preserve">, including </w:t>
        </w:r>
        <w:r w:rsidR="003D3810" w:rsidRPr="00C7268E">
          <w:t>technological progress</w:t>
        </w:r>
        <w:r w:rsidR="003D3810">
          <w:rPr>
            <w:rFonts w:hint="eastAsia"/>
          </w:rPr>
          <w:t xml:space="preserve"> and </w:t>
        </w:r>
        <w:r w:rsidR="003D3810" w:rsidRPr="00C7268E">
          <w:t>the emergence of competing platforms</w:t>
        </w:r>
      </w:ins>
      <w:ins w:id="86" w:author="Siyang Li" w:date="2026-08-18T22:09:00Z" w16du:dateUtc="2026-08-18T14:09:00Z">
        <w:r w:rsidRPr="00C7268E">
          <w:t xml:space="preserve">. </w:t>
        </w:r>
      </w:ins>
      <w:ins w:id="87" w:author="Siyang Li" w:date="2026-08-23T22:12:00Z" w16du:dateUtc="2026-08-23T14:12:00Z">
        <w:r w:rsidR="00F02EA5">
          <w:rPr>
            <w:rFonts w:hint="eastAsia"/>
          </w:rPr>
          <w:t>First</w:t>
        </w:r>
      </w:ins>
      <w:ins w:id="88" w:author="Siyang Li" w:date="2026-08-18T22:09:00Z" w16du:dateUtc="2026-08-18T14:09:00Z">
        <w:r w:rsidRPr="00C7268E">
          <w:t xml:space="preserve">, </w:t>
        </w:r>
      </w:ins>
      <w:ins w:id="89" w:author="Siyang Li" w:date="2026-08-23T22:15:00Z" w16du:dateUtc="2026-08-23T14:15:00Z">
        <w:r w:rsidR="0078092D">
          <w:rPr>
            <w:rFonts w:hint="eastAsia"/>
          </w:rPr>
          <w:t>g</w:t>
        </w:r>
        <w:r w:rsidR="0078092D" w:rsidRPr="00880C0D">
          <w:t>iven that the most significantly technological progress over our sample period is generative AI</w:t>
        </w:r>
      </w:ins>
      <w:ins w:id="90" w:author="Siyang Li" w:date="2026-08-23T22:16:00Z" w16du:dateUtc="2026-08-23T14:16:00Z">
        <w:r w:rsidR="0078092D">
          <w:rPr>
            <w:rFonts w:hint="eastAsia"/>
          </w:rPr>
          <w:t xml:space="preserve">, </w:t>
        </w:r>
      </w:ins>
      <w:ins w:id="91" w:author="Siyang Li" w:date="2026-08-18T22:09:00Z" w16du:dateUtc="2026-08-18T14:09:00Z">
        <w:r w:rsidRPr="00C7268E">
          <w:t xml:space="preserve">we focus on the public release of ChatGPT. We find that the informational content of social-media posts declines following the emergence of generative AI, suggesting that advances in content-production technologies can alter the market implications of online communication. </w:t>
        </w:r>
      </w:ins>
      <w:ins w:id="92" w:author="Siyang Li" w:date="2026-08-23T22:13:00Z" w16du:dateUtc="2026-08-23T14:13:00Z">
        <w:r w:rsidR="00F02EA5">
          <w:rPr>
            <w:rFonts w:hint="eastAsia"/>
          </w:rPr>
          <w:t>Second</w:t>
        </w:r>
      </w:ins>
      <w:ins w:id="93" w:author="Siyang Li" w:date="2026-08-18T22:09:00Z" w16du:dateUtc="2026-08-18T14:09:00Z">
        <w:r w:rsidRPr="00C7268E">
          <w:t xml:space="preserve">, we study the emergence of competing platforms using relative activity on StockTwits, X, and Seeking Alpha. Greater platform competition is associated with a weaker role for Reddit in belief transmission and subsequent market outcomes, consistent with investor attention becoming more fragmented across platforms. Together, </w:t>
        </w:r>
      </w:ins>
      <w:ins w:id="94" w:author="Siyang Li" w:date="2026-08-23T22:17:00Z">
        <w:r w:rsidR="00A17157" w:rsidRPr="00A17157">
          <w:t>these extensions show that social-media dynamics evolve with the information environment, including how content is produced, and the platform competition environment</w:t>
        </w:r>
      </w:ins>
      <w:ins w:id="95" w:author="Siyang Li" w:date="2026-08-18T22:09:00Z" w16du:dateUtc="2026-08-18T14:09:00Z">
        <w:r w:rsidRPr="00C7268E">
          <w:t>.</w:t>
        </w:r>
      </w:ins>
      <w:del w:id="96" w:author="Siyang Li" w:date="2026-08-18T22:10:00Z" w16du:dateUtc="2026-08-18T14:10:00Z">
        <w:r w:rsidR="00F47CEA" w:rsidRPr="002D3FEB" w:rsidDel="00096BEF">
          <w:delText xml:space="preserve"> </w:delText>
        </w:r>
      </w:del>
    </w:p>
    <w:p w14:paraId="3348F65F" w14:textId="77777777" w:rsidR="00096BEF" w:rsidRPr="002D3FEB" w:rsidRDefault="00096BEF" w:rsidP="0089099C">
      <w:pPr>
        <w:spacing w:line="480" w:lineRule="auto"/>
        <w:ind w:firstLine="720"/>
        <w:jc w:val="both"/>
        <w:rPr>
          <w:ins w:id="97" w:author="Siyang Li" w:date="2026-08-18T22:10:00Z" w16du:dateUtc="2026-08-18T14:10:00Z"/>
        </w:rPr>
      </w:pPr>
    </w:p>
    <w:p w14:paraId="794DF222" w14:textId="72134E85" w:rsidR="00AC3917" w:rsidRDefault="002D55F7" w:rsidP="00096BEF">
      <w:pPr>
        <w:spacing w:line="480" w:lineRule="auto"/>
        <w:ind w:firstLine="720"/>
        <w:jc w:val="both"/>
        <w:rPr>
          <w:ins w:id="98" w:author="Siyang Li" w:date="2026-08-18T22:30:00Z" w16du:dateUtc="2026-08-18T14:30:00Z"/>
        </w:rPr>
      </w:pPr>
      <w:del w:id="99" w:author="Siyang Li" w:date="2026-08-18T22:10:00Z" w16du:dateUtc="2026-08-18T14:10:00Z">
        <w:r w:rsidRPr="002D3FEB" w:rsidDel="00096BEF">
          <w:tab/>
        </w:r>
      </w:del>
      <w:r w:rsidR="00CF47D8" w:rsidRPr="002D3FEB">
        <w:t xml:space="preserve">Our study naturally connects to three strands of literature: social media, retail investors and </w:t>
      </w:r>
      <w:r w:rsidR="000774D5" w:rsidRPr="002D3FEB">
        <w:t>short sellers</w:t>
      </w:r>
      <w:r w:rsidR="00CF47D8" w:rsidRPr="002D3FEB">
        <w:t xml:space="preserve">. </w:t>
      </w:r>
      <w:ins w:id="100" w:author="Siyang Li" w:date="2026-08-18T22:30:00Z">
        <w:r w:rsidR="00AC3917" w:rsidRPr="00AC3917">
          <w:t xml:space="preserve">First, a large literature shows that social-media activity and sentiment are associated with stock returns, trading volume, and volatility (Tumarkin and Whitelaw, 2001; Antweiler and Frank, 2004; Das and Chen, 2007; Chen et al., 2014; Bartov et al., 2018). More recent work examines how information and beliefs propagate through social networks. Cookson and Niessner (2020) highlight the role of information-based disagreement, while Cookson, Engelberg, and </w:t>
        </w:r>
        <w:r w:rsidR="00AC3917" w:rsidRPr="00AC3917">
          <w:lastRenderedPageBreak/>
          <w:t xml:space="preserve">Mullins (2023) document selective exposure and echo chambers. Focusing on newer social-media environments, Bradley et al. (2024) show that the informativeness of WallStreetBets posts varies over time, and </w:t>
        </w:r>
      </w:ins>
      <w:ins w:id="101" w:author="Siyang Li" w:date="2026-08-18T22:33:00Z" w16du:dateUtc="2026-08-18T14:33:00Z">
        <w:r w:rsidR="00662C05" w:rsidRPr="00662C05">
          <w:t>Cookson et al. (2024) show that investor sentiment differs substantially across social-media platforms, reflecting differences in their users and platform design</w:t>
        </w:r>
      </w:ins>
      <w:ins w:id="102" w:author="Siyang Li" w:date="2026-08-18T22:30:00Z">
        <w:r w:rsidR="00AC3917" w:rsidRPr="00AC3917">
          <w:t xml:space="preserve">. </w:t>
        </w:r>
      </w:ins>
    </w:p>
    <w:p w14:paraId="1362FEB5" w14:textId="1EE56A00" w:rsidR="00837357" w:rsidRDefault="00D01735" w:rsidP="00096BEF">
      <w:pPr>
        <w:spacing w:line="480" w:lineRule="auto"/>
        <w:ind w:firstLine="720"/>
        <w:jc w:val="both"/>
        <w:rPr>
          <w:ins w:id="103" w:author="Siyang Li" w:date="2026-08-18T22:34:00Z" w16du:dateUtc="2026-08-18T14:34:00Z"/>
        </w:rPr>
      </w:pPr>
      <w:del w:id="104" w:author="Siyang Li" w:date="2026-08-18T22:33:00Z" w16du:dateUtc="2026-08-18T14:33:00Z">
        <w:r w:rsidDel="00FD2866">
          <w:delText>Earlier studies on</w:delText>
        </w:r>
        <w:r w:rsidR="00704E58" w:rsidRPr="002D3FEB" w:rsidDel="00FD2866">
          <w:delText xml:space="preserve"> social media</w:delText>
        </w:r>
        <w:r w:rsidR="001D6203" w:rsidDel="00FD2866">
          <w:delText xml:space="preserve">, </w:delText>
        </w:r>
        <w:r w:rsidR="001D6203" w:rsidRPr="00A92395" w:rsidDel="00FD2866">
          <w:delText>such as Tumarkin and Whitelaw (2001), Antweiler and Frank (2004), Das and Chen (2007), Chen et al. (2</w:delText>
        </w:r>
        <w:r w:rsidR="001D6203" w:rsidDel="00FD2866">
          <w:delText>014), and Bartov et al. (2018),</w:delText>
        </w:r>
        <w:r w:rsidR="00704E58" w:rsidRPr="002D3FEB" w:rsidDel="00FD2866">
          <w:delText xml:space="preserve"> provide suggestive evidence that users’ social media activities, sentiment, and dispersion of sentiment are correlated with stock returns, trading volume, and volatility.</w:delText>
        </w:r>
        <w:r w:rsidR="001D6203" w:rsidDel="00FD2866">
          <w:delText xml:space="preserve"> More recent studies</w:delText>
        </w:r>
        <w:r w:rsidR="00403AF9" w:rsidRPr="00403AF9" w:rsidDel="00FD2866">
          <w:rPr>
            <w:rFonts w:ascii="Segoe UI" w:hAnsi="Segoe UI" w:cs="Segoe UI"/>
            <w:color w:val="242424"/>
            <w:sz w:val="21"/>
            <w:szCs w:val="21"/>
            <w:shd w:val="clear" w:color="auto" w:fill="FAFAFA"/>
          </w:rPr>
          <w:delText xml:space="preserve"> </w:delText>
        </w:r>
        <w:r w:rsidR="00403AF9" w:rsidRPr="00403AF9" w:rsidDel="00FD2866">
          <w:delText>delve deeper</w:delText>
        </w:r>
        <w:r w:rsidR="007A0A64" w:rsidDel="00FD2866">
          <w:rPr>
            <w:rFonts w:hint="eastAsia"/>
          </w:rPr>
          <w:delText xml:space="preserve"> into investors</w:delText>
        </w:r>
        <w:r w:rsidR="007A0A64" w:rsidDel="00FD2866">
          <w:delText>’</w:delText>
        </w:r>
        <w:r w:rsidR="007A0A64" w:rsidDel="00FD2866">
          <w:rPr>
            <w:rFonts w:hint="eastAsia"/>
          </w:rPr>
          <w:delText xml:space="preserve"> belief formation in the social network</w:delText>
        </w:r>
        <w:r w:rsidR="00403AF9" w:rsidDel="00FD2866">
          <w:rPr>
            <w:rFonts w:hint="eastAsia"/>
          </w:rPr>
          <w:delText>.</w:delText>
        </w:r>
        <w:r w:rsidR="007A0A64" w:rsidDel="00FD2866">
          <w:rPr>
            <w:rFonts w:hint="eastAsia"/>
          </w:rPr>
          <w:delText xml:space="preserve"> </w:delText>
        </w:r>
        <w:r w:rsidDel="00FD2866">
          <w:delText xml:space="preserve">For instance, </w:delText>
        </w:r>
        <w:r w:rsidR="00403AF9" w:rsidDel="00FD2866">
          <w:rPr>
            <w:rFonts w:hint="eastAsia"/>
          </w:rPr>
          <w:delText xml:space="preserve">Cookson and Niessner (2020) find that </w:delText>
        </w:r>
        <w:r w:rsidR="007A0A64" w:rsidRPr="007A0A64" w:rsidDel="00FD2866">
          <w:delText>investor disagreement</w:delText>
        </w:r>
        <w:r w:rsidR="007A0A64" w:rsidDel="00FD2866">
          <w:rPr>
            <w:rFonts w:hint="eastAsia"/>
          </w:rPr>
          <w:delText xml:space="preserve"> </w:delText>
        </w:r>
        <w:r w:rsidR="007A0A64" w:rsidDel="00FD2866">
          <w:delText>attribute</w:delText>
        </w:r>
        <w:r w:rsidR="00403AF9" w:rsidDel="00FD2866">
          <w:rPr>
            <w:rFonts w:hint="eastAsia"/>
          </w:rPr>
          <w:delText>d</w:delText>
        </w:r>
        <w:r w:rsidR="007A0A64" w:rsidDel="00FD2866">
          <w:rPr>
            <w:rFonts w:hint="eastAsia"/>
          </w:rPr>
          <w:delText xml:space="preserve"> to information differences </w:delText>
        </w:r>
        <w:r w:rsidR="007C373A" w:rsidDel="00FD2866">
          <w:rPr>
            <w:rFonts w:hint="eastAsia"/>
          </w:rPr>
          <w:delText>is</w:delText>
        </w:r>
        <w:r w:rsidR="007A0A64" w:rsidDel="00FD2866">
          <w:rPr>
            <w:rFonts w:hint="eastAsia"/>
          </w:rPr>
          <w:delText xml:space="preserve"> more important for trading than disagreement </w:delText>
        </w:r>
        <w:r w:rsidR="007C373A" w:rsidRPr="007C373A" w:rsidDel="00FD2866">
          <w:delText>stemming from</w:delText>
        </w:r>
        <w:r w:rsidR="007A0A64" w:rsidDel="00FD2866">
          <w:rPr>
            <w:rFonts w:hint="eastAsia"/>
          </w:rPr>
          <w:delText xml:space="preserve"> different investment approaches</w:delText>
        </w:r>
        <w:r w:rsidDel="00FD2866">
          <w:rPr>
            <w:rFonts w:hint="eastAsia"/>
          </w:rPr>
          <w:delText>; and</w:delText>
        </w:r>
        <w:r w:rsidR="007A0A64" w:rsidDel="00FD2866">
          <w:rPr>
            <w:rFonts w:ascii="Open Sans" w:hAnsi="Open Sans" w:cs="Open Sans" w:hint="eastAsia"/>
            <w:color w:val="000000"/>
            <w:shd w:val="clear" w:color="auto" w:fill="FFFFFF"/>
          </w:rPr>
          <w:delText xml:space="preserve"> </w:delText>
        </w:r>
        <w:r w:rsidR="00403AF9" w:rsidDel="00FD2866">
          <w:rPr>
            <w:rFonts w:hint="eastAsia"/>
          </w:rPr>
          <w:delText xml:space="preserve">Cookson, </w:delText>
        </w:r>
        <w:r w:rsidR="00403AF9" w:rsidRPr="000467E5" w:rsidDel="00FD2866">
          <w:delText>Engelberg</w:delText>
        </w:r>
        <w:r w:rsidR="00403AF9" w:rsidDel="00FD2866">
          <w:rPr>
            <w:rFonts w:hint="eastAsia"/>
          </w:rPr>
          <w:delText xml:space="preserve">, and Niessner (2023) find </w:delText>
        </w:r>
        <w:r w:rsidR="00214CF1" w:rsidDel="00FD2866">
          <w:rPr>
            <w:rFonts w:hint="eastAsia"/>
          </w:rPr>
          <w:delText xml:space="preserve">evidence of </w:delText>
        </w:r>
        <w:r w:rsidR="00403AF9" w:rsidDel="00FD2866">
          <w:rPr>
            <w:rFonts w:hint="eastAsia"/>
          </w:rPr>
          <w:delText>investors</w:delText>
        </w:r>
        <w:r w:rsidR="00403AF9" w:rsidDel="00FD2866">
          <w:delText>’</w:delText>
        </w:r>
        <w:r w:rsidR="007A0A64" w:rsidDel="00FD2866">
          <w:rPr>
            <w:rFonts w:hint="eastAsia"/>
          </w:rPr>
          <w:delText xml:space="preserve"> </w:delText>
        </w:r>
        <w:r w:rsidR="007A0A64" w:rsidRPr="007A0A64" w:rsidDel="00FD2866">
          <w:delText>selective exposure to confirmatory information</w:delText>
        </w:r>
        <w:r w:rsidR="009175AC" w:rsidDel="00FD2866">
          <w:rPr>
            <w:rFonts w:hint="eastAsia"/>
          </w:rPr>
          <w:delText xml:space="preserve"> and echo chambers</w:delText>
        </w:r>
        <w:r w:rsidR="00403AF9" w:rsidDel="00FD2866">
          <w:rPr>
            <w:rFonts w:hint="eastAsia"/>
          </w:rPr>
          <w:delText xml:space="preserve"> in the network</w:delText>
        </w:r>
        <w:r w:rsidR="007A0A64" w:rsidDel="00FD2866">
          <w:rPr>
            <w:rFonts w:hint="eastAsia"/>
          </w:rPr>
          <w:delText>.</w:delText>
        </w:r>
      </w:del>
      <w:del w:id="105" w:author="Siyang Li" w:date="2026-08-18T22:11:00Z" w16du:dateUtc="2026-08-18T14:11:00Z">
        <w:r w:rsidR="001D6203" w:rsidDel="00096BEF">
          <w:delText xml:space="preserve"> </w:delText>
        </w:r>
      </w:del>
      <w:r w:rsidR="001D6203">
        <w:t>For</w:t>
      </w:r>
      <w:r w:rsidR="00704E58" w:rsidRPr="002D3FEB">
        <w:t xml:space="preserve"> retail investors, </w:t>
      </w:r>
      <w:del w:id="106" w:author="Siyang Li" w:date="2026-08-18T22:36:00Z" w16du:dateUtc="2026-08-18T14:36:00Z">
        <w:r w:rsidR="00955764" w:rsidRPr="002D3FEB" w:rsidDel="00B25E5E">
          <w:delText xml:space="preserve">many </w:delText>
        </w:r>
        <w:r w:rsidR="00C2084D" w:rsidDel="00B25E5E">
          <w:delText xml:space="preserve">earlier </w:delText>
        </w:r>
        <w:r w:rsidR="00704E58" w:rsidRPr="002D3FEB" w:rsidDel="00B25E5E">
          <w:delText>papers</w:delText>
        </w:r>
        <w:r w:rsidR="00C2084D" w:rsidDel="00B25E5E">
          <w:delText xml:space="preserve"> focus on whether retail investors are pure noise traders or informed traders. </w:delText>
        </w:r>
      </w:del>
      <w:ins w:id="107" w:author="Siyang Li" w:date="2026-08-18T22:36:00Z" w16du:dateUtc="2026-08-18T14:36:00Z">
        <w:r w:rsidR="00B25E5E">
          <w:rPr>
            <w:rFonts w:hint="eastAsia"/>
          </w:rPr>
          <w:t>w</w:t>
        </w:r>
      </w:ins>
      <w:ins w:id="108" w:author="Siyang Li" w:date="2026-08-18T22:34:00Z">
        <w:r w:rsidR="00837357" w:rsidRPr="00837357">
          <w:t xml:space="preserve">hile early studies emphasize behavioral biases and uninformed retail trading (Barber and Odean, 2008; Barber, Odean, and Zhu, 2009), other studies show that retail trading can predict future stock returns (Kaniel et al., 2008; Kelley and Tetlock, 2013; Fong, Gallagher, and Lee, 2014; Boehmer et al., 2021). More recent work documents the growing importance and heterogeneity of retail investors, particularly during the COVID-19 pandemic and the rise of commission-free trading platforms (Ozik, Sadka, and Shen, 2021; Welch, 2022; Eaton et al., 2022; Barber et al., 2022, 2024). </w:t>
        </w:r>
      </w:ins>
    </w:p>
    <w:p w14:paraId="24A42CE3" w14:textId="51BA4A14" w:rsidR="00195933" w:rsidRDefault="00C2084D" w:rsidP="00096BEF">
      <w:pPr>
        <w:spacing w:line="480" w:lineRule="auto"/>
        <w:ind w:firstLine="720"/>
        <w:jc w:val="both"/>
        <w:rPr>
          <w:ins w:id="109" w:author="Siyang Li" w:date="2026-08-18T22:37:00Z" w16du:dateUtc="2026-08-18T14:37:00Z"/>
        </w:rPr>
      </w:pPr>
      <w:del w:id="110" w:author="Siyang Li" w:date="2026-08-18T22:35:00Z" w16du:dateUtc="2026-08-18T14:35:00Z">
        <w:r w:rsidDel="00E31636">
          <w:delText xml:space="preserve">For instance, </w:delText>
        </w:r>
        <w:r w:rsidR="00704E58" w:rsidRPr="002D3FEB" w:rsidDel="00E31636">
          <w:delText>Barber and Odean (2008), Barber, Odean, and Zhu (2009), find that retail investors are generally uninformed</w:delText>
        </w:r>
        <w:r w:rsidDel="00E31636">
          <w:delText xml:space="preserve">, while </w:delText>
        </w:r>
        <w:r w:rsidR="00704E58" w:rsidRPr="002D3FEB" w:rsidDel="00E31636">
          <w:delText>Kaniel et al. (2008)</w:delText>
        </w:r>
        <w:r w:rsidDel="00E31636">
          <w:delText>,</w:delText>
        </w:r>
        <w:r w:rsidR="00492628" w:rsidDel="00E31636">
          <w:rPr>
            <w:rFonts w:hint="eastAsia"/>
          </w:rPr>
          <w:delText xml:space="preserve"> </w:delText>
        </w:r>
        <w:r w:rsidRPr="002D3FEB" w:rsidDel="00E31636">
          <w:delText>Kelley and Tetlock (2013),</w:delText>
        </w:r>
        <w:r w:rsidDel="00E31636">
          <w:rPr>
            <w:rFonts w:hint="eastAsia"/>
          </w:rPr>
          <w:delText xml:space="preserve"> </w:delText>
        </w:r>
        <w:r w:rsidRPr="002D3FEB" w:rsidDel="00E31636">
          <w:delText>Fong, Gallagher, and Lee (2014)</w:delText>
        </w:r>
        <w:r w:rsidDel="00E31636">
          <w:delText xml:space="preserve"> </w:delText>
        </w:r>
        <w:r w:rsidR="00704E58" w:rsidRPr="002D3FEB" w:rsidDel="00E31636">
          <w:delText xml:space="preserve">and Boehmer, Jones, Zhang and Zhang (2021) show that retail investors’ trading can predict future stock returns. </w:delText>
        </w:r>
        <w:r w:rsidDel="00E31636">
          <w:delText xml:space="preserve">For the most recent period around </w:delText>
        </w:r>
        <w:r w:rsidR="00704E58" w:rsidRPr="002D3FEB" w:rsidDel="00E31636">
          <w:delText xml:space="preserve">the </w:delText>
        </w:r>
        <w:r w:rsidR="00B016F9" w:rsidDel="00E31636">
          <w:delText>COVID</w:delText>
        </w:r>
        <w:r w:rsidR="00704E58" w:rsidRPr="002D3FEB" w:rsidDel="00E31636">
          <w:delText xml:space="preserve">-19 pandemic, </w:delText>
        </w:r>
        <w:r w:rsidR="00DE4D60" w:rsidRPr="002D3FEB" w:rsidDel="00E31636">
          <w:delText xml:space="preserve">Ozik, Aadka and Shen (2021) show large increases in retail trading, and </w:delText>
        </w:r>
        <w:r w:rsidR="00955764" w:rsidRPr="002D3FEB" w:rsidDel="00E31636">
          <w:delText>research interest shifts to the new generation of retail investors on Robinhood</w:delText>
        </w:r>
        <w:r w:rsidR="006A2069" w:rsidRPr="002D3FEB" w:rsidDel="00E31636">
          <w:delText xml:space="preserve"> including Welch (202</w:delText>
        </w:r>
        <w:r w:rsidR="001B1D0E" w:rsidRPr="002D3FEB" w:rsidDel="00E31636">
          <w:rPr>
            <w:rFonts w:hint="eastAsia"/>
          </w:rPr>
          <w:delText>2</w:delText>
        </w:r>
        <w:r w:rsidR="006A2069" w:rsidRPr="002D3FEB" w:rsidDel="00E31636">
          <w:delText>), Eaton, Green, Roseman and Wu (2022), and Barber, Huang, Odean and Schwarz (</w:delText>
        </w:r>
        <w:r w:rsidR="009C5878" w:rsidRPr="002D3FEB" w:rsidDel="00E31636">
          <w:delText>2022</w:delText>
        </w:r>
        <w:r w:rsidR="006A2069" w:rsidRPr="002D3FEB" w:rsidDel="00E31636">
          <w:delText>)</w:delText>
        </w:r>
        <w:r w:rsidR="00955764" w:rsidRPr="002D3FEB" w:rsidDel="00E31636">
          <w:delText>.</w:delText>
        </w:r>
        <w:r w:rsidDel="00E31636">
          <w:delText xml:space="preserve"> </w:delText>
        </w:r>
      </w:del>
      <w:r w:rsidR="00704E58" w:rsidRPr="00096BEF">
        <w:rPr>
          <w:rPrChange w:id="111" w:author="Siyang Li" w:date="2026-08-18T22:10:00Z" w16du:dateUtc="2026-08-18T14:10:00Z">
            <w:rPr>
              <w:rFonts w:eastAsiaTheme="minorEastAsia"/>
            </w:rPr>
          </w:rPrChange>
        </w:rPr>
        <w:t xml:space="preserve">There is also a vast literature on </w:t>
      </w:r>
      <w:r w:rsidR="001F0C9F" w:rsidRPr="00096BEF">
        <w:rPr>
          <w:rPrChange w:id="112" w:author="Siyang Li" w:date="2026-08-18T22:10:00Z" w16du:dateUtc="2026-08-18T14:10:00Z">
            <w:rPr>
              <w:rFonts w:eastAsiaTheme="minorEastAsia"/>
            </w:rPr>
          </w:rPrChange>
        </w:rPr>
        <w:t>short sellers</w:t>
      </w:r>
      <w:r w:rsidR="00704E58" w:rsidRPr="00096BEF">
        <w:rPr>
          <w:rPrChange w:id="113" w:author="Siyang Li" w:date="2026-08-18T22:10:00Z" w16du:dateUtc="2026-08-18T14:10:00Z">
            <w:rPr>
              <w:rFonts w:eastAsiaTheme="minorEastAsia"/>
            </w:rPr>
          </w:rPrChange>
        </w:rPr>
        <w:t xml:space="preserve">. </w:t>
      </w:r>
      <w:ins w:id="114" w:author="Siyang Li" w:date="2026-08-18T22:37:00Z">
        <w:r w:rsidR="00195933" w:rsidRPr="00195933">
          <w:t xml:space="preserve">Theory and empirical evidence generally suggest that short sellers are relatively informed and contribute to price discovery (Diamond and Verrecchia, 1987; Desai et al., 2002; Asquith et al., 2005; Boehmer et al., 2008; Engelberg, Reed, and Ringgenberg, 2012; Boehmer and Wu, 2013). More recently, Allen et al. (2025) connect short-selling constraints, retail trading, and social-media activity during the 2021 short squeezes. </w:t>
        </w:r>
      </w:ins>
    </w:p>
    <w:p w14:paraId="542089F3" w14:textId="7C239F2A" w:rsidR="001D6203" w:rsidDel="003E21BC" w:rsidRDefault="00704E58">
      <w:pPr>
        <w:spacing w:line="480" w:lineRule="auto"/>
        <w:ind w:firstLine="720"/>
        <w:jc w:val="both"/>
        <w:rPr>
          <w:del w:id="115" w:author="Siyang Li" w:date="2026-08-18T22:38:00Z" w16du:dateUtc="2026-08-18T14:38:00Z"/>
        </w:rPr>
        <w:pPrChange w:id="116" w:author="Siyang Li" w:date="2026-08-18T22:11:00Z" w16du:dateUtc="2026-08-18T14:11:00Z">
          <w:pPr>
            <w:spacing w:line="480" w:lineRule="auto"/>
            <w:jc w:val="both"/>
          </w:pPr>
        </w:pPrChange>
      </w:pPr>
      <w:del w:id="117" w:author="Siyang Li" w:date="2026-08-18T22:38:00Z" w16du:dateUtc="2026-08-18T14:38:00Z">
        <w:r w:rsidRPr="002D3FEB" w:rsidDel="003E21BC">
          <w:delText>Theoretical work by Diamond and Verrecchia (1987) argues that short sellers</w:delText>
        </w:r>
        <w:r w:rsidR="001A21BA" w:rsidDel="003E21BC">
          <w:rPr>
            <w:rFonts w:hint="eastAsia"/>
          </w:rPr>
          <w:delText xml:space="preserve"> are</w:delText>
        </w:r>
        <w:r w:rsidRPr="002D3FEB" w:rsidDel="003E21BC">
          <w:delText xml:space="preserve"> more informed than average traders. Empirically, </w:delText>
        </w:r>
        <w:r w:rsidR="002211CF" w:rsidDel="003E21BC">
          <w:rPr>
            <w:rFonts w:hint="eastAsia"/>
          </w:rPr>
          <w:delText xml:space="preserve">previous work </w:delText>
        </w:r>
        <w:r w:rsidR="002432C5" w:rsidDel="003E21BC">
          <w:rPr>
            <w:rFonts w:hint="eastAsia"/>
          </w:rPr>
          <w:delText>such as</w:delText>
        </w:r>
        <w:r w:rsidR="002211CF" w:rsidDel="003E21BC">
          <w:rPr>
            <w:rFonts w:hint="eastAsia"/>
          </w:rPr>
          <w:delText xml:space="preserve"> </w:delText>
        </w:r>
        <w:r w:rsidR="002838C3" w:rsidRPr="002211CF" w:rsidDel="003E21BC">
          <w:delText xml:space="preserve">Desai, Ramesh, Thiagarajan, and Balachandran (2002), Asquith, Pathak, and Ritter (2005), </w:delText>
        </w:r>
        <w:r w:rsidR="002838C3" w:rsidRPr="002D3FEB" w:rsidDel="003E21BC">
          <w:delText>Boehmer, Jones, and Zhang (2008)</w:delText>
        </w:r>
        <w:r w:rsidR="002838C3" w:rsidDel="003E21BC">
          <w:delText xml:space="preserve"> </w:delText>
        </w:r>
        <w:r w:rsidR="002838C3" w:rsidRPr="002211CF" w:rsidDel="003E21BC">
          <w:delText>and Boehmer, Huszár, and Jordan (2010)</w:delText>
        </w:r>
        <w:r w:rsidRPr="002D3FEB" w:rsidDel="003E21BC">
          <w:delText xml:space="preserve"> show that high trading activity by short sellers predicts low future stock returns. Engelberg, Reed, and Ringgenberg (2012) report that the information advantage of short sellers arises partly from their superior public information-processing skills. For the case of GameStop, Allen, Nowak, Pirovano, and Tengulov (2022) provide evidence that the January 2021 episode is a short squeeze.</w:delText>
        </w:r>
        <w:r w:rsidR="00E7031C" w:rsidRPr="002D3FEB" w:rsidDel="003E21BC">
          <w:delText xml:space="preserve">  </w:delText>
        </w:r>
      </w:del>
    </w:p>
    <w:p w14:paraId="7BC04717" w14:textId="0BA86C0A" w:rsidR="002D55F7" w:rsidRPr="002D3FEB" w:rsidRDefault="00C2084D" w:rsidP="00CD4D2A">
      <w:pPr>
        <w:spacing w:line="480" w:lineRule="auto"/>
        <w:ind w:firstLine="720"/>
        <w:jc w:val="both"/>
        <w:rPr>
          <w:rFonts w:eastAsiaTheme="minorEastAsia"/>
        </w:rPr>
      </w:pPr>
      <w:r>
        <w:rPr>
          <w:rFonts w:eastAsiaTheme="minorEastAsia"/>
        </w:rPr>
        <w:t xml:space="preserve">Compared to the </w:t>
      </w:r>
      <w:r w:rsidR="001D6203" w:rsidRPr="002D3FEB">
        <w:rPr>
          <w:rFonts w:eastAsiaTheme="minorEastAsia"/>
        </w:rPr>
        <w:t xml:space="preserve">large volume of previous literature on social media, retail investors, and short sellers, </w:t>
      </w:r>
      <w:r>
        <w:rPr>
          <w:rFonts w:eastAsiaTheme="minorEastAsia"/>
        </w:rPr>
        <w:t xml:space="preserve">our paper makes </w:t>
      </w:r>
      <w:del w:id="118" w:author="Siyang Li" w:date="2026-08-09T09:30:00Z" w16du:dateUtc="2026-08-09T01:30:00Z">
        <w:r w:rsidR="00662E18" w:rsidDel="00C35AF5">
          <w:rPr>
            <w:rFonts w:eastAsiaTheme="minorEastAsia" w:hint="eastAsia"/>
          </w:rPr>
          <w:delText>three</w:delText>
        </w:r>
        <w:r w:rsidR="00662E18" w:rsidDel="00C35AF5">
          <w:rPr>
            <w:rFonts w:eastAsiaTheme="minorEastAsia"/>
          </w:rPr>
          <w:delText xml:space="preserve"> </w:delText>
        </w:r>
      </w:del>
      <w:ins w:id="119" w:author="Siyang Li" w:date="2026-08-09T09:30:00Z" w16du:dateUtc="2026-08-09T01:30:00Z">
        <w:r w:rsidR="00C35AF5">
          <w:rPr>
            <w:rFonts w:eastAsiaTheme="minorEastAsia" w:hint="eastAsia"/>
          </w:rPr>
          <w:t>several</w:t>
        </w:r>
        <w:r w:rsidR="00C35AF5">
          <w:rPr>
            <w:rFonts w:eastAsiaTheme="minorEastAsia"/>
          </w:rPr>
          <w:t xml:space="preserve"> </w:t>
        </w:r>
      </w:ins>
      <w:r>
        <w:rPr>
          <w:rFonts w:eastAsiaTheme="minorEastAsia"/>
        </w:rPr>
        <w:t xml:space="preserve">distinct contributions to the field. </w:t>
      </w:r>
      <w:r w:rsidR="00662E18">
        <w:rPr>
          <w:rFonts w:eastAsiaTheme="minorEastAsia" w:hint="eastAsia"/>
        </w:rPr>
        <w:t xml:space="preserve">First, </w:t>
      </w:r>
      <w:ins w:id="120" w:author="Siyang Li" w:date="2026-08-07T20:57:00Z" w16du:dateUtc="2026-08-07T12:57:00Z">
        <w:r w:rsidR="0097541C" w:rsidRPr="0097541C">
          <w:rPr>
            <w:rFonts w:eastAsiaTheme="minorEastAsia"/>
          </w:rPr>
          <w:t xml:space="preserve">we identify distinct agent types in the social network by mapping the </w:t>
        </w:r>
      </w:ins>
      <w:ins w:id="121" w:author="Siyang Li" w:date="2026-08-17T13:37:00Z" w16du:dateUtc="2026-08-17T05:37:00Z">
        <w:r w:rsidR="004838C4" w:rsidRPr="004838C4">
          <w:rPr>
            <w:rFonts w:eastAsiaTheme="minorEastAsia"/>
          </w:rPr>
          <w:t>theoretical</w:t>
        </w:r>
      </w:ins>
      <w:ins w:id="122" w:author="Siyang Li" w:date="2026-08-07T20:57:00Z" w16du:dateUtc="2026-08-07T12:57:00Z">
        <w:r w:rsidR="0097541C" w:rsidRPr="0097541C">
          <w:rPr>
            <w:rFonts w:eastAsiaTheme="minorEastAsia"/>
          </w:rPr>
          <w:t xml:space="preserve"> definitions in Pedersen (2022) to observed posting behavior using a large language model</w:t>
        </w:r>
      </w:ins>
      <w:del w:id="123" w:author="Siyang Li" w:date="2026-08-07T20:57:00Z" w16du:dateUtc="2026-08-07T12:57:00Z">
        <w:r w:rsidR="00662E18" w:rsidDel="0097541C">
          <w:rPr>
            <w:rFonts w:eastAsiaTheme="minorEastAsia" w:hint="eastAsia"/>
          </w:rPr>
          <w:delText>we innovatively classify different types of agents</w:delText>
        </w:r>
        <w:r w:rsidR="007D29FA" w:rsidDel="0097541C">
          <w:rPr>
            <w:rFonts w:eastAsiaTheme="minorEastAsia" w:hint="eastAsia"/>
          </w:rPr>
          <w:delText xml:space="preserve"> in the social network</w:delText>
        </w:r>
        <w:r w:rsidR="00662E18" w:rsidDel="0097541C">
          <w:rPr>
            <w:rFonts w:eastAsiaTheme="minorEastAsia" w:hint="eastAsia"/>
          </w:rPr>
          <w:delText xml:space="preserve"> </w:delText>
        </w:r>
        <w:r w:rsidR="007D29FA" w:rsidRPr="007D29FA" w:rsidDel="0097541C">
          <w:delText>by empirically adapting Pedersen’s definitions to our data</w:delText>
        </w:r>
      </w:del>
      <w:r w:rsidR="007D29FA">
        <w:rPr>
          <w:rFonts w:hint="eastAsia"/>
        </w:rPr>
        <w:t xml:space="preserve">. This </w:t>
      </w:r>
      <w:ins w:id="124" w:author="Siyang Li" w:date="2026-08-09T09:22:00Z">
        <w:r w:rsidR="00062A78" w:rsidRPr="00062A78">
          <w:t xml:space="preserve">classification </w:t>
        </w:r>
      </w:ins>
      <w:r w:rsidR="007D29FA" w:rsidRPr="007D29FA">
        <w:t>provid</w:t>
      </w:r>
      <w:r w:rsidR="007D29FA">
        <w:rPr>
          <w:rFonts w:hint="eastAsia"/>
        </w:rPr>
        <w:t>es</w:t>
      </w:r>
      <w:r w:rsidR="007D29FA" w:rsidRPr="007D29FA">
        <w:t xml:space="preserve"> </w:t>
      </w:r>
      <w:ins w:id="125" w:author="Siyang Li" w:date="2026-08-09T09:22:00Z">
        <w:r w:rsidR="00062A78" w:rsidRPr="00062A78">
          <w:t xml:space="preserve">a useful </w:t>
        </w:r>
      </w:ins>
      <w:del w:id="126" w:author="Siyang Li" w:date="2026-08-09T09:22:00Z" w16du:dateUtc="2026-08-09T01:22:00Z">
        <w:r w:rsidR="007D29FA" w:rsidRPr="007D29FA" w:rsidDel="00062A78">
          <w:delText xml:space="preserve">an important </w:delText>
        </w:r>
      </w:del>
      <w:r w:rsidR="007D29FA" w:rsidRPr="007D29FA">
        <w:t xml:space="preserve">foundation for </w:t>
      </w:r>
      <w:r w:rsidR="007D29FA">
        <w:rPr>
          <w:rFonts w:hint="eastAsia"/>
        </w:rPr>
        <w:t xml:space="preserve">future </w:t>
      </w:r>
      <w:r w:rsidR="007D29FA" w:rsidRPr="007D29FA">
        <w:t xml:space="preserve">empirical </w:t>
      </w:r>
      <w:ins w:id="127" w:author="Siyang Li" w:date="2026-08-09T09:23:00Z">
        <w:r w:rsidR="00062A78" w:rsidRPr="00062A78">
          <w:t>research on heterogeneous investor types in social networks</w:t>
        </w:r>
      </w:ins>
      <w:del w:id="128" w:author="Siyang Li" w:date="2026-08-09T09:23:00Z" w16du:dateUtc="2026-08-09T01:23:00Z">
        <w:r w:rsidR="007D29FA" w:rsidRPr="007D29FA" w:rsidDel="00062A78">
          <w:delText>analys</w:delText>
        </w:r>
        <w:r w:rsidR="00B95870" w:rsidDel="00062A78">
          <w:rPr>
            <w:rFonts w:hint="eastAsia"/>
          </w:rPr>
          <w:delText>e</w:delText>
        </w:r>
        <w:r w:rsidR="007D29FA" w:rsidRPr="007D29FA" w:rsidDel="00062A78">
          <w:delText>s</w:delText>
        </w:r>
        <w:r w:rsidR="007D29FA" w:rsidDel="00062A78">
          <w:rPr>
            <w:rFonts w:hint="eastAsia"/>
          </w:rPr>
          <w:delText xml:space="preserve"> </w:delText>
        </w:r>
        <w:r w:rsidR="00CB52C3" w:rsidDel="00062A78">
          <w:delText>focused on</w:delText>
        </w:r>
        <w:r w:rsidR="007D29FA" w:rsidDel="00062A78">
          <w:rPr>
            <w:rFonts w:hint="eastAsia"/>
          </w:rPr>
          <w:delText xml:space="preserve"> different types of agents</w:delText>
        </w:r>
      </w:del>
      <w:r w:rsidR="007D29FA">
        <w:rPr>
          <w:rFonts w:eastAsiaTheme="minorEastAsia" w:hint="eastAsia"/>
        </w:rPr>
        <w:t>.</w:t>
      </w:r>
      <w:r w:rsidR="00662E18" w:rsidDel="00662E18">
        <w:rPr>
          <w:rFonts w:eastAsiaTheme="minorEastAsia"/>
        </w:rPr>
        <w:t xml:space="preserve"> </w:t>
      </w:r>
      <w:r w:rsidR="00662E18">
        <w:rPr>
          <w:rFonts w:eastAsiaTheme="minorEastAsia" w:hint="eastAsia"/>
        </w:rPr>
        <w:t>Second</w:t>
      </w:r>
      <w:r>
        <w:rPr>
          <w:rFonts w:eastAsiaTheme="minorEastAsia"/>
        </w:rPr>
        <w:t xml:space="preserve">, </w:t>
      </w:r>
      <w:del w:id="129" w:author="Siyang Li" w:date="2026-08-07T20:54:00Z" w16du:dateUtc="2026-08-07T12:54:00Z">
        <w:r w:rsidDel="00745B5A">
          <w:rPr>
            <w:rFonts w:eastAsiaTheme="minorEastAsia"/>
          </w:rPr>
          <w:delText>following the theoretical guidance of</w:delText>
        </w:r>
      </w:del>
      <w:ins w:id="130" w:author="Siyang Li" w:date="2026-08-15T15:57:00Z" w16du:dateUtc="2026-08-15T07:57:00Z">
        <w:r w:rsidR="0034669D">
          <w:rPr>
            <w:rFonts w:eastAsiaTheme="minorEastAsia" w:hint="eastAsia"/>
          </w:rPr>
          <w:t>inspired</w:t>
        </w:r>
      </w:ins>
      <w:ins w:id="131" w:author="Siyang Li" w:date="2026-08-07T20:54:00Z" w16du:dateUtc="2026-08-07T12:54:00Z">
        <w:r w:rsidR="00745B5A">
          <w:rPr>
            <w:rFonts w:eastAsiaTheme="minorEastAsia" w:hint="eastAsia"/>
          </w:rPr>
          <w:t xml:space="preserve"> by</w:t>
        </w:r>
      </w:ins>
      <w:ins w:id="132" w:author="Siyang Li" w:date="2026-08-07T20:55:00Z" w16du:dateUtc="2026-08-07T12:55:00Z">
        <w:r w:rsidR="00427C4E" w:rsidRPr="00427C4E">
          <w:t xml:space="preserve"> </w:t>
        </w:r>
        <w:r w:rsidR="00427C4E" w:rsidRPr="00155531">
          <w:t xml:space="preserve">the </w:t>
        </w:r>
      </w:ins>
      <w:ins w:id="133" w:author="Siyang Li" w:date="2026-08-17T13:37:00Z" w16du:dateUtc="2026-08-17T05:37:00Z">
        <w:r w:rsidR="00EF1200" w:rsidRPr="00EF1200">
          <w:t>guiding</w:t>
        </w:r>
      </w:ins>
      <w:ins w:id="134" w:author="Siyang Li" w:date="2026-08-07T20:55:00Z" w16du:dateUtc="2026-08-07T12:55:00Z">
        <w:r w:rsidR="00427C4E" w:rsidRPr="00155531">
          <w:t xml:space="preserve"> framework in</w:t>
        </w:r>
      </w:ins>
      <w:r>
        <w:rPr>
          <w:rFonts w:eastAsiaTheme="minorEastAsia"/>
        </w:rPr>
        <w:t xml:space="preserve"> Pedersen (2022), we thoroughly</w:t>
      </w:r>
      <w:r w:rsidR="001D6203" w:rsidRPr="002D3FEB">
        <w:rPr>
          <w:rFonts w:eastAsiaTheme="minorEastAsia"/>
        </w:rPr>
        <w:t xml:space="preserve"> </w:t>
      </w:r>
      <w:r>
        <w:rPr>
          <w:rFonts w:eastAsiaTheme="minorEastAsia" w:hint="eastAsia"/>
        </w:rPr>
        <w:t>examine</w:t>
      </w:r>
      <w:r w:rsidR="001D6203" w:rsidRPr="002D3FEB">
        <w:rPr>
          <w:rFonts w:eastAsiaTheme="minorEastAsia" w:hint="eastAsia"/>
        </w:rPr>
        <w:t xml:space="preserve"> the </w:t>
      </w:r>
      <w:r w:rsidR="001D6203" w:rsidRPr="00C2084D">
        <w:rPr>
          <w:rFonts w:eastAsiaTheme="minorEastAsia" w:hint="eastAsia"/>
          <w:i/>
        </w:rPr>
        <w:t>joint dynamics</w:t>
      </w:r>
      <w:r w:rsidR="001D6203" w:rsidRPr="002D3FEB">
        <w:rPr>
          <w:rFonts w:eastAsiaTheme="minorEastAsia" w:hint="eastAsia"/>
        </w:rPr>
        <w:t xml:space="preserve"> of </w:t>
      </w:r>
      <w:del w:id="135" w:author="Siyang Li" w:date="2026-08-09T09:24:00Z" w16du:dateUtc="2026-08-09T01:24:00Z">
        <w:r w:rsidR="002A1FB7" w:rsidDel="00062A78">
          <w:rPr>
            <w:rFonts w:eastAsiaTheme="minorEastAsia" w:hint="eastAsia"/>
          </w:rPr>
          <w:delText xml:space="preserve">different types of </w:delText>
        </w:r>
      </w:del>
      <w:ins w:id="136" w:author="Siyang Li" w:date="2026-08-09T09:23:00Z">
        <w:r w:rsidR="00062A78" w:rsidRPr="00062A78">
          <w:rPr>
            <w:rFonts w:eastAsiaTheme="minorEastAsia"/>
          </w:rPr>
          <w:t>investor beliefs</w:t>
        </w:r>
      </w:ins>
      <w:del w:id="137" w:author="Siyang Li" w:date="2026-08-09T09:23:00Z" w16du:dateUtc="2026-08-09T01:23:00Z">
        <w:r w:rsidR="002A1FB7" w:rsidDel="00062A78">
          <w:rPr>
            <w:rFonts w:eastAsiaTheme="minorEastAsia" w:hint="eastAsia"/>
          </w:rPr>
          <w:delText>agents</w:delText>
        </w:r>
        <w:r w:rsidR="002A1FB7" w:rsidDel="00062A78">
          <w:rPr>
            <w:rFonts w:eastAsiaTheme="minorEastAsia"/>
          </w:rPr>
          <w:delText>’</w:delText>
        </w:r>
        <w:r w:rsidR="003A2A48" w:rsidRPr="002D3FEB" w:rsidDel="00062A78">
          <w:rPr>
            <w:rFonts w:eastAsiaTheme="minorEastAsia" w:hint="eastAsia"/>
          </w:rPr>
          <w:delText xml:space="preserve"> </w:delText>
        </w:r>
        <w:r w:rsidR="001D6203" w:rsidRPr="002D3FEB" w:rsidDel="00062A78">
          <w:rPr>
            <w:rFonts w:eastAsiaTheme="minorEastAsia" w:hint="eastAsia"/>
          </w:rPr>
          <w:delText>beliefs</w:delText>
        </w:r>
      </w:del>
      <w:r w:rsidR="001D6203" w:rsidRPr="002D3FEB">
        <w:rPr>
          <w:rFonts w:eastAsiaTheme="minorEastAsia" w:hint="eastAsia"/>
        </w:rPr>
        <w:t xml:space="preserve">, </w:t>
      </w:r>
      <w:r w:rsidR="006B6189" w:rsidRPr="002D3FEB">
        <w:rPr>
          <w:rFonts w:eastAsiaTheme="minorEastAsia" w:hint="eastAsia"/>
        </w:rPr>
        <w:t>price formation</w:t>
      </w:r>
      <w:r w:rsidR="006B6189">
        <w:rPr>
          <w:rFonts w:eastAsiaTheme="minorEastAsia" w:hint="eastAsia"/>
        </w:rPr>
        <w:t>,</w:t>
      </w:r>
      <w:r w:rsidR="006B6189" w:rsidRPr="002D3FEB">
        <w:rPr>
          <w:rFonts w:eastAsiaTheme="minorEastAsia" w:hint="eastAsia"/>
        </w:rPr>
        <w:t xml:space="preserve"> </w:t>
      </w:r>
      <w:r w:rsidR="006B6189">
        <w:rPr>
          <w:rFonts w:eastAsiaTheme="minorEastAsia" w:hint="eastAsia"/>
        </w:rPr>
        <w:t xml:space="preserve">and </w:t>
      </w:r>
      <w:r w:rsidR="006B6189" w:rsidRPr="006B6189">
        <w:rPr>
          <w:rFonts w:eastAsiaTheme="minorEastAsia"/>
        </w:rPr>
        <w:t xml:space="preserve">trading behaviors of retail investors and short </w:t>
      </w:r>
      <w:r w:rsidR="006B6189" w:rsidRPr="006B6189">
        <w:rPr>
          <w:rFonts w:eastAsiaTheme="minorEastAsia"/>
        </w:rPr>
        <w:lastRenderedPageBreak/>
        <w:t>sellers</w:t>
      </w:r>
      <w:r w:rsidR="001D6203" w:rsidRPr="002D3FEB">
        <w:rPr>
          <w:rFonts w:eastAsiaTheme="minorEastAsia" w:hint="eastAsia"/>
        </w:rPr>
        <w:t xml:space="preserve"> in the social network</w:t>
      </w:r>
      <w:r>
        <w:rPr>
          <w:rFonts w:eastAsiaTheme="minorEastAsia"/>
        </w:rPr>
        <w:t>.</w:t>
      </w:r>
      <w:r w:rsidR="00BB0D35">
        <w:rPr>
          <w:rFonts w:eastAsiaTheme="minorEastAsia" w:hint="eastAsia"/>
        </w:rPr>
        <w:t xml:space="preserve"> This </w:t>
      </w:r>
      <w:ins w:id="138" w:author="Siyang Li" w:date="2026-08-09T09:24:00Z">
        <w:r w:rsidR="00062A78" w:rsidRPr="00062A78">
          <w:rPr>
            <w:rFonts w:eastAsiaTheme="minorEastAsia"/>
          </w:rPr>
          <w:t xml:space="preserve">analysis </w:t>
        </w:r>
      </w:ins>
      <w:r w:rsidR="00BB0D35">
        <w:rPr>
          <w:rFonts w:eastAsiaTheme="minorEastAsia" w:hint="eastAsia"/>
        </w:rPr>
        <w:t xml:space="preserve">provides a </w:t>
      </w:r>
      <w:r w:rsidR="00652938">
        <w:rPr>
          <w:rFonts w:eastAsiaTheme="minorEastAsia" w:hint="eastAsia"/>
        </w:rPr>
        <w:t>comprehensive</w:t>
      </w:r>
      <w:r w:rsidR="00BB0D35">
        <w:rPr>
          <w:rFonts w:eastAsiaTheme="minorEastAsia" w:hint="eastAsia"/>
        </w:rPr>
        <w:t xml:space="preserve"> </w:t>
      </w:r>
      <w:ins w:id="139" w:author="Siyang Li" w:date="2026-08-09T09:24:00Z">
        <w:r w:rsidR="00062A78" w:rsidRPr="00062A78">
          <w:rPr>
            <w:rFonts w:eastAsiaTheme="minorEastAsia"/>
          </w:rPr>
          <w:t>view of how social media interactions relate to beliefs, trading, and market outcomes</w:t>
        </w:r>
      </w:ins>
      <w:del w:id="140" w:author="Siyang Li" w:date="2026-08-09T09:24:00Z" w16du:dateUtc="2026-08-09T01:24:00Z">
        <w:r w:rsidR="00BB0D35" w:rsidDel="00062A78">
          <w:rPr>
            <w:rFonts w:eastAsiaTheme="minorEastAsia" w:hint="eastAsia"/>
          </w:rPr>
          <w:delText xml:space="preserve">perspective for better understanding the role of social media in </w:delText>
        </w:r>
        <w:r w:rsidR="00CB52C3" w:rsidDel="00062A78">
          <w:rPr>
            <w:rFonts w:eastAsiaTheme="minorEastAsia"/>
          </w:rPr>
          <w:delText xml:space="preserve">the </w:delText>
        </w:r>
        <w:r w:rsidR="00BB0D35" w:rsidDel="00062A78">
          <w:rPr>
            <w:rFonts w:eastAsiaTheme="minorEastAsia" w:hint="eastAsia"/>
          </w:rPr>
          <w:delText>financial market</w:delText>
        </w:r>
      </w:del>
      <w:r w:rsidR="00BB0D35">
        <w:rPr>
          <w:rFonts w:eastAsiaTheme="minorEastAsia" w:hint="eastAsia"/>
        </w:rPr>
        <w:t>.</w:t>
      </w:r>
      <w:r>
        <w:rPr>
          <w:rFonts w:eastAsiaTheme="minorEastAsia"/>
        </w:rPr>
        <w:t xml:space="preserve"> </w:t>
      </w:r>
      <w:r w:rsidR="00662E18">
        <w:rPr>
          <w:rFonts w:eastAsiaTheme="minorEastAsia" w:hint="eastAsia"/>
        </w:rPr>
        <w:t>Third</w:t>
      </w:r>
      <w:r>
        <w:rPr>
          <w:rFonts w:eastAsiaTheme="minorEastAsia"/>
        </w:rPr>
        <w:t xml:space="preserve">, we </w:t>
      </w:r>
      <w:ins w:id="141" w:author="Siyang Li" w:date="2026-08-09T09:26:00Z">
        <w:r w:rsidR="00062A78" w:rsidRPr="00062A78">
          <w:rPr>
            <w:rFonts w:eastAsiaTheme="minorEastAsia"/>
          </w:rPr>
          <w:t>document several novel empirical patterns concerning the role of user influence</w:t>
        </w:r>
      </w:ins>
      <w:del w:id="142" w:author="Siyang Li" w:date="2026-08-09T09:26:00Z" w16du:dateUtc="2026-08-09T01:26:00Z">
        <w:r w:rsidDel="00062A78">
          <w:rPr>
            <w:rFonts w:eastAsiaTheme="minorEastAsia"/>
          </w:rPr>
          <w:delText>provide many novel and unique empirical findings</w:delText>
        </w:r>
      </w:del>
      <w:ins w:id="143" w:author="Siyang Li" w:date="2026-08-09T09:26:00Z" w16du:dateUtc="2026-08-09T01:26:00Z">
        <w:r w:rsidR="00062A78">
          <w:rPr>
            <w:rFonts w:eastAsiaTheme="minorEastAsia" w:hint="eastAsia"/>
          </w:rPr>
          <w:t>.</w:t>
        </w:r>
      </w:ins>
      <w:del w:id="144" w:author="Siyang Li" w:date="2026-08-09T09:26:00Z" w16du:dateUtc="2026-08-09T01:26:00Z">
        <w:r w:rsidDel="00062A78">
          <w:rPr>
            <w:rFonts w:eastAsiaTheme="minorEastAsia"/>
          </w:rPr>
          <w:delText>,</w:delText>
        </w:r>
      </w:del>
      <w:r>
        <w:rPr>
          <w:rFonts w:eastAsiaTheme="minorEastAsia"/>
        </w:rPr>
        <w:t xml:space="preserve"> </w:t>
      </w:r>
      <w:ins w:id="145" w:author="Siyang Li" w:date="2026-08-09T09:29:00Z">
        <w:r w:rsidR="00F624EA" w:rsidRPr="00F624EA">
          <w:rPr>
            <w:rFonts w:eastAsiaTheme="minorEastAsia"/>
          </w:rPr>
          <w:t xml:space="preserve">In particular, we show that the predictive relations between social media tone and subsequent beliefs, returns, and trading behavior are substantially stronger when the originating users are more influential. We also show that short sellers respond differently to social media tone depending on user influence, providing new evidence on how sophisticated investors react to beliefs expressed in social networks. Finally, we examine how the role of social media evolves with </w:t>
        </w:r>
      </w:ins>
      <w:ins w:id="146" w:author="Siyang Li" w:date="2026-08-18T22:27:00Z" w16du:dateUtc="2026-08-18T14:27:00Z">
        <w:r w:rsidR="003D3481" w:rsidRPr="00C7268E">
          <w:t>changes in the information environment</w:t>
        </w:r>
      </w:ins>
      <w:ins w:id="147" w:author="Siyang Li" w:date="2026-08-18T22:29:00Z" w16du:dateUtc="2026-08-18T14:29:00Z">
        <w:r w:rsidR="00B206E1">
          <w:rPr>
            <w:rFonts w:hint="eastAsia"/>
          </w:rPr>
          <w:t xml:space="preserve">, highlighting the importance of </w:t>
        </w:r>
        <w:r w:rsidR="00B206E1" w:rsidRPr="00C7268E">
          <w:t xml:space="preserve">how content is produced, and </w:t>
        </w:r>
      </w:ins>
      <w:ins w:id="148" w:author="Siyang Li" w:date="2026-08-23T22:20:00Z" w16du:dateUtc="2026-08-23T14:20:00Z">
        <w:r w:rsidR="001E77E6" w:rsidRPr="00A17157">
          <w:t>the platform competition environment</w:t>
        </w:r>
      </w:ins>
      <w:ins w:id="149" w:author="Siyang Li" w:date="2026-08-09T09:29:00Z">
        <w:r w:rsidR="00F624EA" w:rsidRPr="00F624EA">
          <w:rPr>
            <w:rFonts w:eastAsiaTheme="minorEastAsia"/>
          </w:rPr>
          <w:t xml:space="preserve">. </w:t>
        </w:r>
      </w:ins>
      <w:del w:id="150" w:author="Siyang Li" w:date="2026-08-09T09:29:00Z" w16du:dateUtc="2026-08-09T01:29:00Z">
        <w:r w:rsidDel="00F624EA">
          <w:rPr>
            <w:rFonts w:eastAsiaTheme="minorEastAsia"/>
          </w:rPr>
          <w:delText xml:space="preserve">such as how influences interact with social media tones in predicting belief, price and trading formations, and how short-sellers respond to social media, given contingencies </w:delText>
        </w:r>
        <w:r w:rsidR="00CB52C3" w:rsidDel="00F624EA">
          <w:rPr>
            <w:rFonts w:eastAsiaTheme="minorEastAsia"/>
          </w:rPr>
          <w:delText xml:space="preserve">related to </w:delText>
        </w:r>
        <w:r w:rsidDel="00F624EA">
          <w:rPr>
            <w:rFonts w:eastAsiaTheme="minorEastAsia"/>
          </w:rPr>
          <w:delText xml:space="preserve">social media tone and influence. </w:delText>
        </w:r>
        <w:r w:rsidR="0051750C" w:rsidDel="00F624EA">
          <w:rPr>
            <w:rFonts w:eastAsiaTheme="minorEastAsia"/>
          </w:rPr>
          <w:delText xml:space="preserve">In addition, </w:delText>
        </w:r>
      </w:del>
      <w:del w:id="151" w:author="Siyang Li" w:date="2026-08-07T21:05:00Z" w16du:dateUtc="2026-08-07T13:05:00Z">
        <w:r w:rsidR="006970C9" w:rsidDel="006915A3">
          <w:rPr>
            <w:rFonts w:eastAsiaTheme="minorEastAsia"/>
          </w:rPr>
          <w:delText xml:space="preserve">we leverage both time periods before and after the GME episode, showing that </w:delText>
        </w:r>
        <w:r w:rsidR="0051750C" w:rsidDel="006915A3">
          <w:rPr>
            <w:rFonts w:eastAsiaTheme="minorEastAsia"/>
          </w:rPr>
          <w:delText>the interaction between social media tones and shorting activities changes from the pre-GME period to the post-GME period</w:delText>
        </w:r>
        <w:r w:rsidR="00CB52C3" w:rsidDel="006915A3">
          <w:rPr>
            <w:rFonts w:eastAsiaTheme="minorEastAsia"/>
          </w:rPr>
          <w:delText xml:space="preserve">. This suggests that </w:delText>
        </w:r>
        <w:r w:rsidR="006970C9" w:rsidDel="006915A3">
          <w:rPr>
            <w:rFonts w:eastAsiaTheme="minorEastAsia"/>
          </w:rPr>
          <w:delText>short sellers become more cautious</w:delText>
        </w:r>
        <w:r w:rsidR="00CB52C3" w:rsidDel="006915A3">
          <w:rPr>
            <w:rFonts w:eastAsiaTheme="minorEastAsia"/>
          </w:rPr>
          <w:delText xml:space="preserve"> about going</w:delText>
        </w:r>
        <w:r w:rsidR="006970C9" w:rsidDel="006915A3">
          <w:rPr>
            <w:rFonts w:eastAsiaTheme="minorEastAsia"/>
          </w:rPr>
          <w:delText xml:space="preserve"> against social media tone after the GME episode highlights the costs and risks of doing so</w:delText>
        </w:r>
      </w:del>
      <w:del w:id="152" w:author="Siyang Li" w:date="2026-08-18T22:29:00Z" w16du:dateUtc="2026-08-18T14:29:00Z">
        <w:r w:rsidR="0051750C" w:rsidDel="00B206E1">
          <w:rPr>
            <w:rFonts w:eastAsiaTheme="minorEastAsia"/>
          </w:rPr>
          <w:delText xml:space="preserve">. </w:delText>
        </w:r>
      </w:del>
      <w:del w:id="153" w:author="Siyang Li" w:date="2026-08-09T09:26:00Z" w16du:dateUtc="2026-08-09T01:26:00Z">
        <w:r w:rsidDel="00F624EA">
          <w:rPr>
            <w:rFonts w:eastAsiaTheme="minorEastAsia"/>
          </w:rPr>
          <w:delText xml:space="preserve">Our </w:delText>
        </w:r>
        <w:r w:rsidRPr="002D3FEB" w:rsidDel="00F624EA">
          <w:rPr>
            <w:rFonts w:eastAsiaTheme="minorEastAsia"/>
          </w:rPr>
          <w:delText xml:space="preserve">unique insights and timely answers to various </w:delText>
        </w:r>
        <w:r w:rsidDel="00F624EA">
          <w:rPr>
            <w:rFonts w:eastAsiaTheme="minorEastAsia"/>
          </w:rPr>
          <w:delText xml:space="preserve">important </w:delText>
        </w:r>
        <w:r w:rsidRPr="002D3FEB" w:rsidDel="00F624EA">
          <w:rPr>
            <w:rFonts w:eastAsiaTheme="minorEastAsia"/>
          </w:rPr>
          <w:delText xml:space="preserve">questions </w:delText>
        </w:r>
        <w:r w:rsidR="00CB52C3" w:rsidDel="00F624EA">
          <w:rPr>
            <w:rFonts w:eastAsiaTheme="minorEastAsia"/>
          </w:rPr>
          <w:delText>regarding</w:delText>
        </w:r>
        <w:r w:rsidR="00CB52C3" w:rsidRPr="002D3FEB" w:rsidDel="00F624EA">
          <w:rPr>
            <w:rFonts w:eastAsiaTheme="minorEastAsia"/>
          </w:rPr>
          <w:delText xml:space="preserve"> </w:delText>
        </w:r>
        <w:r w:rsidRPr="002D3FEB" w:rsidDel="00F624EA">
          <w:rPr>
            <w:rFonts w:eastAsiaTheme="minorEastAsia"/>
          </w:rPr>
          <w:delText>the interactions of multiple participating parties</w:delText>
        </w:r>
        <w:r w:rsidRPr="00C2084D" w:rsidDel="00F624EA">
          <w:rPr>
            <w:rFonts w:eastAsiaTheme="minorEastAsia"/>
          </w:rPr>
          <w:delText xml:space="preserve"> </w:delText>
        </w:r>
        <w:r w:rsidDel="00F624EA">
          <w:rPr>
            <w:rFonts w:eastAsiaTheme="minorEastAsia"/>
          </w:rPr>
          <w:delText xml:space="preserve">are significantly </w:delText>
        </w:r>
        <w:r w:rsidRPr="002D3FEB" w:rsidDel="00F624EA">
          <w:rPr>
            <w:rFonts w:eastAsiaTheme="minorEastAsia"/>
          </w:rPr>
          <w:delText>helpful for all market participants</w:delText>
        </w:r>
        <w:r w:rsidDel="00F624EA">
          <w:rPr>
            <w:rFonts w:eastAsiaTheme="minorEastAsia"/>
          </w:rPr>
          <w:delText xml:space="preserve">. </w:delText>
        </w:r>
      </w:del>
    </w:p>
    <w:p w14:paraId="590737FC" w14:textId="05213FC8" w:rsidR="00F504F4" w:rsidRPr="002D3FEB" w:rsidRDefault="00F504F4" w:rsidP="00F504F4">
      <w:pPr>
        <w:spacing w:line="480" w:lineRule="auto"/>
        <w:contextualSpacing/>
      </w:pPr>
      <w:bookmarkStart w:id="154" w:name="_Hlk134015385"/>
      <w:r w:rsidRPr="002D3FEB">
        <w:rPr>
          <w:rFonts w:hint="eastAsia"/>
          <w:b/>
          <w:bCs/>
        </w:rPr>
        <w:t>2.</w:t>
      </w:r>
      <w:r w:rsidRPr="002D3FEB">
        <w:rPr>
          <w:b/>
          <w:bCs/>
        </w:rPr>
        <w:t xml:space="preserve"> </w:t>
      </w:r>
      <w:ins w:id="155" w:author="Siyang Li" w:date="2026-08-07T21:06:00Z">
        <w:r w:rsidR="008B39A2" w:rsidRPr="008B39A2">
          <w:rPr>
            <w:b/>
            <w:bCs/>
          </w:rPr>
          <w:t>Conceptual Framework and Empirical Implications</w:t>
        </w:r>
      </w:ins>
      <w:del w:id="156" w:author="Siyang Li" w:date="2026-08-07T21:06:00Z" w16du:dateUtc="2026-08-07T13:06:00Z">
        <w:r w:rsidRPr="002D3FEB" w:rsidDel="008B39A2">
          <w:rPr>
            <w:b/>
            <w:bCs/>
          </w:rPr>
          <w:delText>Pedersen’s Model and Empirical Hypotheses Development</w:delText>
        </w:r>
      </w:del>
    </w:p>
    <w:p w14:paraId="04FBA880" w14:textId="76F3085D" w:rsidR="00F504F4" w:rsidRPr="002D3FEB" w:rsidRDefault="00F504F4" w:rsidP="00C84150">
      <w:pPr>
        <w:widowControl w:val="0"/>
        <w:spacing w:line="480" w:lineRule="auto"/>
        <w:ind w:firstLine="720"/>
        <w:jc w:val="both"/>
      </w:pPr>
      <w:del w:id="157" w:author="Siyang Li" w:date="2026-08-07T21:13:00Z" w16du:dateUtc="2026-08-07T13:13:00Z">
        <w:r w:rsidRPr="002D3FEB" w:rsidDel="0072008E">
          <w:rPr>
            <w:rFonts w:eastAsia="Times New Roman"/>
            <w:color w:val="000000"/>
          </w:rPr>
          <w:delText xml:space="preserve">Pedersen (2022) is one of the first theoretical </w:delText>
        </w:r>
        <w:r w:rsidR="00CB52C3" w:rsidDel="0072008E">
          <w:rPr>
            <w:rFonts w:eastAsia="Times New Roman"/>
            <w:color w:val="000000"/>
          </w:rPr>
          <w:delText>studies</w:delText>
        </w:r>
        <w:r w:rsidR="00CB52C3" w:rsidRPr="002D3FEB" w:rsidDel="0072008E">
          <w:rPr>
            <w:rFonts w:eastAsia="Times New Roman"/>
            <w:color w:val="000000"/>
          </w:rPr>
          <w:delText xml:space="preserve"> </w:delText>
        </w:r>
        <w:r w:rsidRPr="002D3FEB" w:rsidDel="0072008E">
          <w:rPr>
            <w:rFonts w:eastAsia="Times New Roman"/>
            <w:color w:val="000000"/>
          </w:rPr>
          <w:delText xml:space="preserve">to provide a comprehensive framework </w:delText>
        </w:r>
        <w:r w:rsidR="00CB52C3" w:rsidDel="0072008E">
          <w:rPr>
            <w:rFonts w:eastAsia="Times New Roman"/>
            <w:color w:val="000000"/>
          </w:rPr>
          <w:delText>for</w:delText>
        </w:r>
        <w:r w:rsidR="00CB52C3" w:rsidRPr="002D3FEB" w:rsidDel="0072008E">
          <w:rPr>
            <w:rFonts w:eastAsia="Times New Roman"/>
            <w:color w:val="000000"/>
          </w:rPr>
          <w:delText xml:space="preserve"> </w:delText>
        </w:r>
        <w:r w:rsidRPr="002D3FEB" w:rsidDel="0072008E">
          <w:rPr>
            <w:rFonts w:eastAsia="Times New Roman"/>
            <w:color w:val="000000"/>
          </w:rPr>
          <w:delText>understand</w:delText>
        </w:r>
        <w:r w:rsidR="00CB52C3" w:rsidDel="0072008E">
          <w:rPr>
            <w:rFonts w:eastAsia="Times New Roman"/>
            <w:color w:val="000000"/>
          </w:rPr>
          <w:delText>ing</w:delText>
        </w:r>
        <w:r w:rsidRPr="002D3FEB" w:rsidDel="0072008E">
          <w:rPr>
            <w:rFonts w:eastAsia="Times New Roman"/>
            <w:color w:val="000000"/>
          </w:rPr>
          <w:delText xml:space="preserve"> social </w:delText>
        </w:r>
        <w:r w:rsidR="00BA74CD" w:rsidRPr="002D3FEB" w:rsidDel="0072008E">
          <w:rPr>
            <w:rFonts w:eastAsia="Times New Roman"/>
            <w:color w:val="000000"/>
          </w:rPr>
          <w:delText>networks</w:delText>
        </w:r>
        <w:r w:rsidRPr="002D3FEB" w:rsidDel="0072008E">
          <w:rPr>
            <w:rFonts w:eastAsia="Times New Roman"/>
            <w:color w:val="000000"/>
          </w:rPr>
          <w:delText xml:space="preserve"> and </w:delText>
        </w:r>
        <w:r w:rsidR="00CB52C3" w:rsidDel="0072008E">
          <w:rPr>
            <w:rFonts w:eastAsia="Times New Roman"/>
            <w:color w:val="000000"/>
          </w:rPr>
          <w:delText>their</w:delText>
        </w:r>
        <w:r w:rsidR="00CB52C3" w:rsidRPr="002D3FEB" w:rsidDel="0072008E">
          <w:rPr>
            <w:rFonts w:eastAsia="Times New Roman"/>
            <w:color w:val="000000"/>
          </w:rPr>
          <w:delText xml:space="preserve"> </w:delText>
        </w:r>
        <w:r w:rsidRPr="002D3FEB" w:rsidDel="0072008E">
          <w:rPr>
            <w:rFonts w:eastAsia="Times New Roman"/>
            <w:color w:val="000000"/>
          </w:rPr>
          <w:delText xml:space="preserve">implications for asset prices. Here we introduce the assumptions and </w:delText>
        </w:r>
        <w:r w:rsidRPr="002D3FEB" w:rsidDel="0072008E">
          <w:delText xml:space="preserve">propositions in Pedersen’s model and develop our empirical hypotheses accordingly. </w:delText>
        </w:r>
        <w:r w:rsidR="0038139A" w:rsidRPr="002D3FEB" w:rsidDel="0072008E">
          <w:delText xml:space="preserve">We refer readers to the original paper for more details </w:delText>
        </w:r>
        <w:r w:rsidR="00CB52C3" w:rsidDel="0072008E">
          <w:delText>on</w:delText>
        </w:r>
        <w:r w:rsidR="00CB52C3" w:rsidRPr="002D3FEB" w:rsidDel="0072008E">
          <w:delText xml:space="preserve"> </w:delText>
        </w:r>
        <w:r w:rsidR="0038139A" w:rsidRPr="002D3FEB" w:rsidDel="0072008E">
          <w:delText>derivations.</w:delText>
        </w:r>
      </w:del>
      <w:ins w:id="158" w:author="Siyang Li" w:date="2026-08-07T21:13:00Z">
        <w:r w:rsidR="0072008E" w:rsidRPr="0072008E">
          <w:t xml:space="preserve">Pedersen (2022) provides a comprehensive theoretical </w:t>
        </w:r>
      </w:ins>
      <w:ins w:id="159" w:author="Siyang Li" w:date="2026-08-17T13:41:00Z" w16du:dateUtc="2026-08-17T05:41:00Z">
        <w:r w:rsidR="00CE1302" w:rsidRPr="00CE1302">
          <w:t>foundation</w:t>
        </w:r>
      </w:ins>
      <w:ins w:id="160" w:author="Siyang Li" w:date="2026-08-07T21:13:00Z">
        <w:r w:rsidR="0072008E" w:rsidRPr="0072008E">
          <w:t xml:space="preserve"> for understanding how social interactions shape investor beliefs, trading, and asset prices. We briefly summarize the features of the model most relevant to our setting and draw on its underlying economic mechanisms to motivate and organize our empirical analysis. We refer readers to Pedersen (2022) for the model’s formal assumptions and derivations.</w:t>
        </w:r>
      </w:ins>
      <w:r w:rsidR="0038139A" w:rsidRPr="002D3FEB">
        <w:t xml:space="preserve"> </w:t>
      </w:r>
    </w:p>
    <w:p w14:paraId="457BE3D5" w14:textId="347D39D0" w:rsidR="00F504F4" w:rsidRPr="002D3FEB" w:rsidRDefault="00F504F4" w:rsidP="00F504F4">
      <w:pPr>
        <w:spacing w:line="480" w:lineRule="auto"/>
        <w:jc w:val="both"/>
        <w:rPr>
          <w:rFonts w:eastAsia="等线"/>
          <w:b/>
          <w:bCs/>
          <w:color w:val="000000"/>
        </w:rPr>
      </w:pPr>
      <w:r w:rsidRPr="002D3FEB">
        <w:rPr>
          <w:rFonts w:eastAsia="等线"/>
          <w:b/>
          <w:bCs/>
          <w:color w:val="000000"/>
        </w:rPr>
        <w:t xml:space="preserve">2.1 Assumptions and </w:t>
      </w:r>
      <w:r w:rsidR="00540392" w:rsidRPr="002D3FEB">
        <w:rPr>
          <w:rFonts w:eastAsia="等线"/>
          <w:b/>
          <w:bCs/>
          <w:color w:val="000000"/>
        </w:rPr>
        <w:t>Model Setup</w:t>
      </w:r>
    </w:p>
    <w:p w14:paraId="3CE03819" w14:textId="1BF65E86" w:rsidR="00F504F4" w:rsidRPr="002D3FEB" w:rsidRDefault="00F504F4" w:rsidP="00F504F4">
      <w:pPr>
        <w:spacing w:line="480" w:lineRule="auto"/>
        <w:ind w:firstLine="720"/>
        <w:jc w:val="both"/>
        <w:rPr>
          <w:rFonts w:eastAsia="等线"/>
          <w:iCs/>
          <w:color w:val="000000"/>
        </w:rPr>
      </w:pPr>
      <w:r w:rsidRPr="002D3FEB">
        <w:rPr>
          <w:rFonts w:eastAsia="Times New Roman"/>
          <w:color w:val="000000"/>
        </w:rPr>
        <w:t>Pedersen (2022) makes two assumptions about asset</w:t>
      </w:r>
      <w:r w:rsidR="001650D2" w:rsidRPr="002D3FEB">
        <w:rPr>
          <w:rFonts w:eastAsia="Times New Roman"/>
          <w:color w:val="000000"/>
        </w:rPr>
        <w:t>s</w:t>
      </w:r>
      <w:r w:rsidRPr="002D3FEB">
        <w:rPr>
          <w:rFonts w:eastAsia="Times New Roman"/>
          <w:color w:val="000000"/>
        </w:rPr>
        <w:t xml:space="preserve"> and signal</w:t>
      </w:r>
      <w:r w:rsidR="001650D2" w:rsidRPr="002D3FEB">
        <w:rPr>
          <w:rFonts w:eastAsia="Times New Roman"/>
          <w:color w:val="000000"/>
        </w:rPr>
        <w:t>s</w:t>
      </w:r>
      <w:r w:rsidRPr="002D3FEB">
        <w:rPr>
          <w:rFonts w:eastAsia="Times New Roman"/>
          <w:color w:val="000000"/>
        </w:rPr>
        <w:t xml:space="preserve"> in the economy. First, there is one asset with a supply of shares </w:t>
      </w:r>
      <w:r w:rsidRPr="002D3FEB">
        <w:rPr>
          <w:rFonts w:eastAsia="Times New Roman"/>
          <w:i/>
          <w:iCs/>
          <w:color w:val="000000"/>
        </w:rPr>
        <w:t>s</w:t>
      </w:r>
      <w:r w:rsidR="001650D2" w:rsidRPr="002D3FEB">
        <w:rPr>
          <w:rFonts w:eastAsia="Times New Roman"/>
          <w:color w:val="000000"/>
        </w:rPr>
        <w:t>. The asset’s</w:t>
      </w:r>
      <w:r w:rsidRPr="002D3FEB">
        <w:rPr>
          <w:rFonts w:eastAsia="Times New Roman"/>
          <w:color w:val="000000"/>
        </w:rPr>
        <w:t xml:space="preserve"> fundamental value </w:t>
      </w:r>
      <w:r w:rsidR="001650D2" w:rsidRPr="002D3FEB">
        <w:rPr>
          <w:rFonts w:eastAsia="Times New Roman"/>
          <w:color w:val="000000"/>
        </w:rPr>
        <w:t xml:space="preserve">is </w:t>
      </w:r>
      <m:oMath>
        <m:r>
          <w:rPr>
            <w:rFonts w:ascii="Cambria Math" w:eastAsia="Times New Roman" w:hAnsi="Cambria Math"/>
            <w:color w:val="000000"/>
          </w:rPr>
          <m:t>v+u(t)</m:t>
        </m:r>
      </m:oMath>
      <w:r w:rsidRPr="002D3FEB">
        <w:rPr>
          <w:rFonts w:eastAsia="Times New Roman"/>
          <w:color w:val="000000"/>
        </w:rPr>
        <w:t>, where</w:t>
      </w:r>
      <w:r w:rsidR="00B32D84" w:rsidRPr="002D3FEB">
        <w:rPr>
          <w:rFonts w:eastAsia="Times New Roman"/>
          <w:color w:val="000000"/>
        </w:rPr>
        <w:t xml:space="preserve"> </w:t>
      </w:r>
      <m:oMath>
        <m:r>
          <w:rPr>
            <w:rFonts w:ascii="Cambria Math" w:eastAsia="Times New Roman" w:hAnsi="Cambria Math"/>
            <w:color w:val="000000"/>
          </w:rPr>
          <m:t>u(t)</m:t>
        </m:r>
      </m:oMath>
      <w:r w:rsidR="00B32D84" w:rsidRPr="002D3FEB">
        <w:rPr>
          <w:rFonts w:eastAsia="Times New Roman"/>
          <w:color w:val="000000"/>
        </w:rPr>
        <w:t xml:space="preserve"> </w:t>
      </w:r>
      <w:r w:rsidRPr="002D3FEB">
        <w:rPr>
          <w:rFonts w:eastAsia="Times New Roman"/>
          <w:color w:val="000000"/>
        </w:rPr>
        <w:t xml:space="preserve">is a publicly observed random walk that has an innovation of constant variance </w:t>
      </w:r>
      <m:oMath>
        <m:sSubSup>
          <m:sSubSupPr>
            <m:ctrlPr>
              <w:rPr>
                <w:rFonts w:ascii="Cambria Math" w:eastAsia="等线" w:hAnsi="Cambria Math"/>
                <w:i/>
                <w:iCs/>
                <w:color w:val="000000"/>
              </w:rPr>
            </m:ctrlPr>
          </m:sSubSupPr>
          <m:e>
            <m:r>
              <w:rPr>
                <w:rFonts w:ascii="Cambria Math" w:eastAsia="等线" w:hAnsi="Cambria Math"/>
                <w:color w:val="000000"/>
              </w:rPr>
              <m:t>σ</m:t>
            </m:r>
          </m:e>
          <m:sub>
            <m:r>
              <w:rPr>
                <w:rFonts w:ascii="Cambria Math" w:eastAsia="等线" w:hAnsi="Cambria Math"/>
                <w:color w:val="000000"/>
              </w:rPr>
              <m:t>u</m:t>
            </m:r>
          </m:sub>
          <m:sup>
            <m:r>
              <w:rPr>
                <w:rFonts w:ascii="Cambria Math" w:eastAsia="等线" w:hAnsi="Cambria Math"/>
                <w:color w:val="000000"/>
              </w:rPr>
              <m:t>2</m:t>
            </m:r>
          </m:sup>
        </m:sSubSup>
      </m:oMath>
      <w:r w:rsidR="001650D2" w:rsidRPr="002D3FEB">
        <w:rPr>
          <w:rFonts w:eastAsia="Times New Roman"/>
          <w:iCs/>
          <w:color w:val="000000"/>
        </w:rPr>
        <w:t>,</w:t>
      </w:r>
      <w:r w:rsidRPr="002D3FEB">
        <w:rPr>
          <w:rFonts w:eastAsia="Times New Roman"/>
          <w:iCs/>
          <w:color w:val="000000"/>
        </w:rPr>
        <w:t xml:space="preserve"> </w:t>
      </w:r>
      <w:r w:rsidRPr="002D3FEB">
        <w:rPr>
          <w:rFonts w:eastAsia="Times New Roman"/>
          <w:color w:val="000000"/>
        </w:rPr>
        <w:t xml:space="preserve">and </w:t>
      </w:r>
      <m:oMath>
        <m:r>
          <w:rPr>
            <w:rFonts w:ascii="Cambria Math" w:eastAsia="Times New Roman" w:hAnsi="Cambria Math"/>
            <w:color w:val="000000"/>
          </w:rPr>
          <m:t>v</m:t>
        </m:r>
      </m:oMath>
      <w:r w:rsidRPr="002D3FEB">
        <w:rPr>
          <w:rFonts w:eastAsia="Times New Roman"/>
          <w:color w:val="000000"/>
        </w:rPr>
        <w:t xml:space="preserve"> is an unobserved random variable that investors try to learn about. Second, the economy has N investors who communicate with each other. At time 0, each </w:t>
      </w:r>
      <w:r w:rsidR="001650D2" w:rsidRPr="002D3FEB">
        <w:rPr>
          <w:rFonts w:eastAsia="Times New Roman"/>
          <w:color w:val="000000"/>
        </w:rPr>
        <w:t xml:space="preserve">investor </w:t>
      </w:r>
      <w:r w:rsidRPr="002D3FEB">
        <w:rPr>
          <w:rFonts w:eastAsia="Times New Roman"/>
          <w:i/>
          <w:color w:val="000000"/>
        </w:rPr>
        <w:t>i</w:t>
      </w:r>
      <w:r w:rsidRPr="002D3FEB">
        <w:rPr>
          <w:rFonts w:eastAsia="Times New Roman"/>
          <w:color w:val="000000"/>
        </w:rPr>
        <w:t xml:space="preserve"> </w:t>
      </w:r>
      <w:r w:rsidR="001650D2" w:rsidRPr="002D3FEB">
        <w:rPr>
          <w:rFonts w:eastAsia="Times New Roman"/>
          <w:color w:val="000000"/>
        </w:rPr>
        <w:t xml:space="preserve">is endowed with </w:t>
      </w:r>
      <w:r w:rsidRPr="002D3FEB">
        <w:rPr>
          <w:rFonts w:eastAsia="Times New Roman"/>
          <w:color w:val="000000"/>
        </w:rPr>
        <w:t xml:space="preserve">a signal about the value </w:t>
      </w:r>
      <w:r w:rsidRPr="002D3FEB">
        <w:rPr>
          <w:rFonts w:eastAsia="Times New Roman"/>
          <w:i/>
          <w:iCs/>
          <w:color w:val="000000"/>
        </w:rPr>
        <w:t>v</w:t>
      </w:r>
      <w:r w:rsidR="001650D2" w:rsidRPr="002D3FEB">
        <w:rPr>
          <w:rFonts w:eastAsia="Times New Roman"/>
          <w:iCs/>
          <w:color w:val="000000"/>
        </w:rPr>
        <w:t>, i.e</w:t>
      </w:r>
      <w:r w:rsidR="001650D2" w:rsidRPr="002D3FEB">
        <w:rPr>
          <w:rFonts w:eastAsia="Times New Roman"/>
          <w:i/>
          <w:iCs/>
          <w:color w:val="000000"/>
        </w:rPr>
        <w:t xml:space="preserve">. </w:t>
      </w:r>
      <m:oMath>
        <m:sSub>
          <m:sSubPr>
            <m:ctrlPr>
              <w:rPr>
                <w:rFonts w:ascii="Cambria Math" w:eastAsia="Times New Roman" w:hAnsi="Cambria Math"/>
                <w:i/>
                <w:color w:val="000000"/>
              </w:rPr>
            </m:ctrlPr>
          </m:sSubPr>
          <m:e>
            <m:r>
              <w:rPr>
                <w:rFonts w:ascii="Cambria Math" w:eastAsia="Times New Roman" w:hAnsi="Cambria Math"/>
                <w:color w:val="000000"/>
              </w:rPr>
              <m:t>x</m:t>
            </m:r>
          </m:e>
          <m:sub>
            <m:r>
              <w:rPr>
                <w:rFonts w:ascii="Cambria Math" w:eastAsia="Times New Roman" w:hAnsi="Cambria Math"/>
                <w:color w:val="000000"/>
              </w:rPr>
              <m:t>i</m:t>
            </m:r>
          </m:sub>
        </m:sSub>
        <m:r>
          <w:rPr>
            <w:rFonts w:ascii="Cambria Math" w:eastAsia="Times New Roman" w:hAnsi="Cambria Math"/>
            <w:color w:val="000000"/>
          </w:rPr>
          <m:t>(0)=</m:t>
        </m:r>
        <m:sSub>
          <m:sSubPr>
            <m:ctrlPr>
              <w:rPr>
                <w:rFonts w:ascii="Cambria Math" w:eastAsia="Times New Roman" w:hAnsi="Cambria Math"/>
                <w:i/>
                <w:color w:val="000000"/>
              </w:rPr>
            </m:ctrlPr>
          </m:sSubPr>
          <m:e>
            <m:r>
              <w:rPr>
                <w:rFonts w:ascii="Cambria Math" w:eastAsia="Times New Roman" w:hAnsi="Cambria Math"/>
                <w:color w:val="000000"/>
              </w:rPr>
              <m:t>v</m:t>
            </m:r>
          </m:e>
          <m:sub>
            <m:r>
              <w:rPr>
                <w:rFonts w:ascii="Cambria Math" w:eastAsia="Times New Roman" w:hAnsi="Cambria Math"/>
                <w:color w:val="000000"/>
              </w:rPr>
              <m:t>i</m:t>
            </m:r>
          </m:sub>
        </m:sSub>
      </m:oMath>
      <w:r w:rsidRPr="002D3FEB">
        <w:rPr>
          <w:rFonts w:eastAsia="Times New Roman"/>
          <w:color w:val="000000"/>
        </w:rPr>
        <w:t xml:space="preserve">. All signals collectively </w:t>
      </w:r>
      <w:r w:rsidR="00BA74CD" w:rsidRPr="002D3FEB">
        <w:rPr>
          <w:rFonts w:eastAsia="Times New Roman"/>
          <w:color w:val="000000"/>
        </w:rPr>
        <w:t>reflect</w:t>
      </w:r>
      <w:r w:rsidRPr="002D3FEB">
        <w:rPr>
          <w:rFonts w:eastAsia="Times New Roman"/>
          <w:color w:val="000000"/>
        </w:rPr>
        <w:t xml:space="preserve"> the true value of </w:t>
      </w:r>
      <w:r w:rsidRPr="002D3FEB">
        <w:rPr>
          <w:rFonts w:eastAsia="Times New Roman"/>
          <w:i/>
          <w:iCs/>
          <w:color w:val="000000"/>
        </w:rPr>
        <w:t>v</w:t>
      </w:r>
      <w:r w:rsidRPr="002D3FEB">
        <w:rPr>
          <w:rFonts w:eastAsia="Times New Roman"/>
          <w:color w:val="000000"/>
        </w:rPr>
        <w:t xml:space="preserve">, </w:t>
      </w:r>
      <m:oMath>
        <m:r>
          <w:rPr>
            <w:rFonts w:ascii="Cambria Math" w:eastAsia="Times New Roman" w:hAnsi="Cambria Math"/>
            <w:color w:val="000000"/>
          </w:rPr>
          <m:t>v=</m:t>
        </m:r>
        <m:nary>
          <m:naryPr>
            <m:chr m:val="∑"/>
            <m:ctrlPr>
              <w:rPr>
                <w:rFonts w:ascii="Cambria Math" w:eastAsia="Times New Roman" w:hAnsi="Cambria Math"/>
                <w:i/>
                <w:iCs/>
                <w:color w:val="000000"/>
              </w:rPr>
            </m:ctrlPr>
          </m:naryPr>
          <m:sub>
            <m:r>
              <w:rPr>
                <w:rFonts w:ascii="Cambria Math" w:eastAsia="Times New Roman" w:hAnsi="Cambria Math"/>
                <w:color w:val="000000"/>
              </w:rPr>
              <m:t>i=1</m:t>
            </m:r>
          </m:sub>
          <m:sup>
            <m:r>
              <w:rPr>
                <w:rFonts w:ascii="Cambria Math" w:eastAsia="Times New Roman" w:hAnsi="Cambria Math"/>
                <w:color w:val="000000"/>
              </w:rPr>
              <m:t>N</m:t>
            </m:r>
          </m:sup>
          <m:e>
            <m:sSub>
              <m:sSubPr>
                <m:ctrlPr>
                  <w:rPr>
                    <w:rFonts w:ascii="Cambria Math" w:eastAsia="Times New Roman" w:hAnsi="Cambria Math"/>
                    <w:i/>
                    <w:iCs/>
                    <w:color w:val="000000"/>
                  </w:rPr>
                </m:ctrlPr>
              </m:sSubPr>
              <m:e>
                <m:r>
                  <w:rPr>
                    <w:rFonts w:ascii="Cambria Math" w:eastAsia="Times New Roman" w:hAnsi="Cambria Math"/>
                    <w:color w:val="000000"/>
                  </w:rPr>
                  <m:t>k</m:t>
                </m:r>
              </m:e>
              <m:sub>
                <m:r>
                  <w:rPr>
                    <w:rFonts w:ascii="Cambria Math" w:eastAsia="Times New Roman" w:hAnsi="Cambria Math"/>
                    <w:color w:val="000000"/>
                  </w:rPr>
                  <m:t>i</m:t>
                </m:r>
              </m:sub>
            </m:sSub>
            <m:sSub>
              <m:sSubPr>
                <m:ctrlPr>
                  <w:rPr>
                    <w:rFonts w:ascii="Cambria Math" w:eastAsia="Times New Roman" w:hAnsi="Cambria Math"/>
                    <w:i/>
                    <w:iCs/>
                    <w:color w:val="000000"/>
                  </w:rPr>
                </m:ctrlPr>
              </m:sSubPr>
              <m:e>
                <m:r>
                  <w:rPr>
                    <w:rFonts w:ascii="Cambria Math" w:eastAsia="Times New Roman" w:hAnsi="Cambria Math"/>
                    <w:color w:val="000000"/>
                  </w:rPr>
                  <m:t>v</m:t>
                </m:r>
              </m:e>
              <m:sub>
                <m:r>
                  <w:rPr>
                    <w:rFonts w:ascii="Cambria Math" w:eastAsia="Times New Roman" w:hAnsi="Cambria Math"/>
                    <w:color w:val="000000"/>
                  </w:rPr>
                  <m:t>i</m:t>
                </m:r>
              </m:sub>
            </m:sSub>
          </m:e>
        </m:nary>
      </m:oMath>
      <w:r w:rsidR="001650D2" w:rsidRPr="002D3FEB">
        <w:rPr>
          <w:rFonts w:eastAsia="Times New Roman"/>
          <w:color w:val="000000"/>
        </w:rPr>
        <w:t>, where individual investors’</w:t>
      </w:r>
      <w:r w:rsidRPr="002D3FEB">
        <w:rPr>
          <w:rFonts w:eastAsia="Times New Roman"/>
          <w:color w:val="000000"/>
        </w:rPr>
        <w:t xml:space="preserve"> weights</w:t>
      </w:r>
      <w:r w:rsidR="001650D2" w:rsidRPr="002D3FEB">
        <w:rPr>
          <w:rFonts w:eastAsia="Times New Roman"/>
          <w:color w:val="000000"/>
        </w:rPr>
        <w:t xml:space="preserve">, </w:t>
      </w:r>
      <m:oMath>
        <m:sSub>
          <m:sSubPr>
            <m:ctrlPr>
              <w:rPr>
                <w:rFonts w:ascii="Cambria Math" w:eastAsia="Times New Roman" w:hAnsi="Cambria Math"/>
                <w:i/>
                <w:iCs/>
                <w:color w:val="000000"/>
              </w:rPr>
            </m:ctrlPr>
          </m:sSubPr>
          <m:e>
            <m:r>
              <w:rPr>
                <w:rFonts w:ascii="Cambria Math" w:eastAsia="Times New Roman" w:hAnsi="Cambria Math"/>
                <w:color w:val="000000"/>
              </w:rPr>
              <m:t>k</m:t>
            </m:r>
          </m:e>
          <m:sub>
            <m:r>
              <w:rPr>
                <w:rFonts w:ascii="Cambria Math" w:eastAsia="Times New Roman" w:hAnsi="Cambria Math"/>
                <w:color w:val="000000"/>
              </w:rPr>
              <m:t>i</m:t>
            </m:r>
          </m:sub>
        </m:sSub>
      </m:oMath>
      <w:r w:rsidR="001650D2" w:rsidRPr="002D3FEB">
        <w:rPr>
          <w:rFonts w:eastAsia="Times New Roman"/>
          <w:iCs/>
          <w:color w:val="000000"/>
        </w:rPr>
        <w:t>,</w:t>
      </w:r>
      <w:r w:rsidRPr="002D3FEB">
        <w:rPr>
          <w:rFonts w:eastAsia="Times New Roman"/>
          <w:color w:val="000000"/>
        </w:rPr>
        <w:t xml:space="preserve"> sum </w:t>
      </w:r>
      <w:r w:rsidR="001650D2" w:rsidRPr="002D3FEB">
        <w:rPr>
          <w:rFonts w:eastAsia="Times New Roman"/>
          <w:color w:val="000000"/>
        </w:rPr>
        <w:t xml:space="preserve">up </w:t>
      </w:r>
      <w:r w:rsidRPr="002D3FEB">
        <w:rPr>
          <w:rFonts w:eastAsia="Times New Roman"/>
          <w:color w:val="000000"/>
        </w:rPr>
        <w:t>to one,</w:t>
      </w:r>
      <w:r w:rsidR="001650D2" w:rsidRPr="002D3FEB">
        <w:rPr>
          <w:rFonts w:eastAsia="Times New Roman"/>
          <w:color w:val="000000"/>
        </w:rPr>
        <w:t xml:space="preserve"> or</w:t>
      </w:r>
      <w:r w:rsidRPr="002D3FEB">
        <w:rPr>
          <w:rFonts w:eastAsia="Times New Roman"/>
          <w:color w:val="000000"/>
        </w:rPr>
        <w:t xml:space="preserve"> </w:t>
      </w:r>
      <m:oMath>
        <m:nary>
          <m:naryPr>
            <m:chr m:val="∑"/>
            <m:ctrlPr>
              <w:rPr>
                <w:rFonts w:ascii="Cambria Math" w:eastAsia="Times New Roman" w:hAnsi="Cambria Math"/>
                <w:i/>
                <w:iCs/>
                <w:color w:val="000000"/>
              </w:rPr>
            </m:ctrlPr>
          </m:naryPr>
          <m:sub>
            <m:r>
              <w:rPr>
                <w:rFonts w:ascii="Cambria Math" w:eastAsia="Times New Roman" w:hAnsi="Cambria Math"/>
                <w:color w:val="000000"/>
              </w:rPr>
              <m:t>i=1</m:t>
            </m:r>
          </m:sub>
          <m:sup>
            <m:r>
              <w:rPr>
                <w:rFonts w:ascii="Cambria Math" w:eastAsia="Times New Roman" w:hAnsi="Cambria Math"/>
                <w:color w:val="000000"/>
              </w:rPr>
              <m:t>N</m:t>
            </m:r>
          </m:sup>
          <m:e>
            <m:sSub>
              <m:sSubPr>
                <m:ctrlPr>
                  <w:rPr>
                    <w:rFonts w:ascii="Cambria Math" w:eastAsia="Times New Roman" w:hAnsi="Cambria Math"/>
                    <w:i/>
                    <w:iCs/>
                    <w:color w:val="000000"/>
                  </w:rPr>
                </m:ctrlPr>
              </m:sSubPr>
              <m:e>
                <m:r>
                  <w:rPr>
                    <w:rFonts w:ascii="Cambria Math" w:eastAsia="Times New Roman" w:hAnsi="Cambria Math"/>
                    <w:color w:val="000000"/>
                  </w:rPr>
                  <m:t>k</m:t>
                </m:r>
              </m:e>
              <m:sub>
                <m:r>
                  <w:rPr>
                    <w:rFonts w:ascii="Cambria Math" w:eastAsia="Times New Roman" w:hAnsi="Cambria Math"/>
                    <w:color w:val="000000"/>
                  </w:rPr>
                  <m:t>i</m:t>
                </m:r>
              </m:sub>
            </m:sSub>
          </m:e>
        </m:nary>
        <m:r>
          <w:rPr>
            <w:rFonts w:ascii="Cambria Math" w:eastAsia="Times New Roman" w:hAnsi="Cambria Math"/>
            <w:color w:val="000000"/>
          </w:rPr>
          <m:t>=1</m:t>
        </m:r>
      </m:oMath>
      <w:r w:rsidRPr="002D3FEB">
        <w:rPr>
          <w:rFonts w:eastAsia="等线" w:hint="eastAsia"/>
          <w:iCs/>
          <w:color w:val="000000"/>
        </w:rPr>
        <w:t>.</w:t>
      </w:r>
      <w:r w:rsidRPr="002D3FEB">
        <w:rPr>
          <w:rFonts w:eastAsia="等线"/>
          <w:iCs/>
          <w:color w:val="000000"/>
        </w:rPr>
        <w:t xml:space="preserve"> The objective of the model is to </w:t>
      </w:r>
      <w:r w:rsidR="001650D2" w:rsidRPr="002D3FEB">
        <w:rPr>
          <w:rFonts w:eastAsia="等线"/>
          <w:iCs/>
          <w:color w:val="000000"/>
        </w:rPr>
        <w:lastRenderedPageBreak/>
        <w:t>form</w:t>
      </w:r>
      <w:r w:rsidRPr="002D3FEB">
        <w:rPr>
          <w:rFonts w:eastAsia="等线"/>
          <w:iCs/>
          <w:color w:val="000000"/>
        </w:rPr>
        <w:t xml:space="preserve"> the dynamics of belief formation, price discovery</w:t>
      </w:r>
      <w:r w:rsidR="00CB52C3">
        <w:rPr>
          <w:rFonts w:eastAsia="等线"/>
          <w:iCs/>
          <w:color w:val="000000"/>
        </w:rPr>
        <w:t>,</w:t>
      </w:r>
      <w:r w:rsidRPr="002D3FEB">
        <w:rPr>
          <w:rFonts w:eastAsia="等线"/>
          <w:iCs/>
          <w:color w:val="000000"/>
        </w:rPr>
        <w:t xml:space="preserve"> and trading behaviors before</w:t>
      </w:r>
      <w:r w:rsidRPr="002D3FEB">
        <w:rPr>
          <w:rFonts w:eastAsia="等线" w:hint="eastAsia"/>
          <w:iCs/>
          <w:color w:val="000000"/>
        </w:rPr>
        <w:t xml:space="preserve"> </w:t>
      </w:r>
      <w:r w:rsidRPr="002D3FEB">
        <w:rPr>
          <w:rFonts w:eastAsia="等线"/>
          <w:iCs/>
          <w:color w:val="000000"/>
        </w:rPr>
        <w:t>the value is revealed.</w:t>
      </w:r>
    </w:p>
    <w:p w14:paraId="3AAAA1A5" w14:textId="5063ED4E" w:rsidR="0038139A" w:rsidRPr="002D3FEB" w:rsidRDefault="002156E5" w:rsidP="00744B59">
      <w:pPr>
        <w:spacing w:line="480" w:lineRule="auto"/>
        <w:ind w:firstLine="720"/>
        <w:jc w:val="both"/>
        <w:rPr>
          <w:rFonts w:eastAsia="Times New Roman"/>
          <w:color w:val="000000"/>
        </w:rPr>
      </w:pPr>
      <w:r w:rsidRPr="002D3FEB">
        <w:rPr>
          <w:rFonts w:eastAsia="等线"/>
          <w:iCs/>
          <w:color w:val="000000"/>
        </w:rPr>
        <w:t xml:space="preserve">Pedersen </w:t>
      </w:r>
      <w:r w:rsidR="00F504F4" w:rsidRPr="002D3FEB">
        <w:rPr>
          <w:rFonts w:eastAsia="等线"/>
          <w:iCs/>
          <w:color w:val="000000"/>
        </w:rPr>
        <w:t xml:space="preserve">assumes an exogenous social network with different types of agents interacting with each other. There are three types of investors: rational, fanatic and naïve. Rational investors </w:t>
      </w:r>
      <w:r w:rsidR="00F504F4" w:rsidRPr="002D3FEB">
        <w:rPr>
          <w:rFonts w:eastAsia="Times New Roman"/>
          <w:color w:val="000000"/>
        </w:rPr>
        <w:t>learn from everybody in the first round</w:t>
      </w:r>
      <w:r w:rsidR="00102E2F">
        <w:rPr>
          <w:rFonts w:eastAsiaTheme="minorEastAsia" w:hint="eastAsia"/>
          <w:color w:val="000000"/>
        </w:rPr>
        <w:t>,</w:t>
      </w:r>
      <w:r w:rsidR="00102E2F" w:rsidRPr="00102E2F">
        <w:rPr>
          <w:rFonts w:ascii="Segoe UI" w:hAnsi="Segoe UI" w:cs="Segoe UI"/>
          <w:color w:val="242424"/>
          <w:sz w:val="21"/>
          <w:szCs w:val="21"/>
          <w:shd w:val="clear" w:color="auto" w:fill="FAFAFA"/>
        </w:rPr>
        <w:t xml:space="preserve"> </w:t>
      </w:r>
      <w:r w:rsidR="00102E2F" w:rsidRPr="00102E2F">
        <w:rPr>
          <w:rFonts w:eastAsia="Times New Roman"/>
          <w:color w:val="000000"/>
        </w:rPr>
        <w:t xml:space="preserve">gaining information on </w:t>
      </w:r>
      <w:r w:rsidR="00102E2F" w:rsidRPr="002D3FEB">
        <w:rPr>
          <w:rFonts w:eastAsia="Times New Roman"/>
          <w:i/>
          <w:iCs/>
          <w:color w:val="000000"/>
        </w:rPr>
        <w:t>v</w:t>
      </w:r>
      <w:r w:rsidR="00102E2F" w:rsidRPr="00102E2F">
        <w:rPr>
          <w:rFonts w:eastAsia="Times New Roman"/>
          <w:color w:val="000000"/>
        </w:rPr>
        <w:t xml:space="preserve"> and maintaining their opinions in later rounds</w:t>
      </w:r>
      <w:r w:rsidR="00BA74CD" w:rsidRPr="002D3FEB">
        <w:rPr>
          <w:rFonts w:eastAsia="等线"/>
          <w:iCs/>
          <w:color w:val="000000"/>
        </w:rPr>
        <w:t>.</w:t>
      </w:r>
      <w:r w:rsidR="00F504F4" w:rsidRPr="002D3FEB">
        <w:rPr>
          <w:rFonts w:eastAsia="等线"/>
          <w:iCs/>
          <w:color w:val="000000"/>
        </w:rPr>
        <w:t xml:space="preserve"> </w:t>
      </w:r>
      <w:r w:rsidR="00BA74CD" w:rsidRPr="002D3FEB">
        <w:rPr>
          <w:rFonts w:eastAsia="等线"/>
          <w:iCs/>
          <w:color w:val="000000"/>
        </w:rPr>
        <w:t>F</w:t>
      </w:r>
      <w:r w:rsidR="00F504F4" w:rsidRPr="002D3FEB">
        <w:rPr>
          <w:rFonts w:eastAsia="等线"/>
          <w:iCs/>
          <w:color w:val="000000"/>
        </w:rPr>
        <w:t xml:space="preserve">anatic investors learn only from </w:t>
      </w:r>
      <w:r w:rsidR="00BA74CD" w:rsidRPr="002D3FEB">
        <w:rPr>
          <w:rFonts w:eastAsia="等线"/>
          <w:iCs/>
          <w:color w:val="000000"/>
        </w:rPr>
        <w:t>them</w:t>
      </w:r>
      <w:r w:rsidR="002B5A9A" w:rsidRPr="002D3FEB">
        <w:rPr>
          <w:rFonts w:eastAsia="等线"/>
          <w:iCs/>
          <w:color w:val="000000"/>
        </w:rPr>
        <w:t>selves,</w:t>
      </w:r>
      <w:r w:rsidR="00F504F4" w:rsidRPr="002D3FEB">
        <w:rPr>
          <w:rFonts w:eastAsia="等线"/>
          <w:iCs/>
          <w:color w:val="000000"/>
        </w:rPr>
        <w:t xml:space="preserve"> </w:t>
      </w:r>
      <w:r w:rsidR="002B5A9A" w:rsidRPr="002D3FEB">
        <w:rPr>
          <w:rFonts w:eastAsia="等线"/>
          <w:iCs/>
          <w:color w:val="000000"/>
        </w:rPr>
        <w:t xml:space="preserve">and </w:t>
      </w:r>
      <w:r w:rsidR="00BA74CD" w:rsidRPr="002D3FEB">
        <w:rPr>
          <w:rFonts w:eastAsia="等线"/>
          <w:iCs/>
          <w:color w:val="000000"/>
        </w:rPr>
        <w:t>do not change their opinions.</w:t>
      </w:r>
      <w:r w:rsidR="00F504F4" w:rsidRPr="002D3FEB">
        <w:rPr>
          <w:rFonts w:eastAsia="等线"/>
          <w:iCs/>
          <w:color w:val="000000"/>
        </w:rPr>
        <w:t xml:space="preserve"> </w:t>
      </w:r>
      <w:r w:rsidR="003357C0" w:rsidRPr="002D3FEB">
        <w:rPr>
          <w:rFonts w:eastAsia="Times New Roman"/>
          <w:color w:val="000000"/>
        </w:rPr>
        <w:t xml:space="preserve">Both </w:t>
      </w:r>
      <w:r w:rsidR="003357C0">
        <w:rPr>
          <w:rFonts w:eastAsia="Times New Roman"/>
          <w:color w:val="000000"/>
        </w:rPr>
        <w:t>rational</w:t>
      </w:r>
      <w:r w:rsidR="003357C0" w:rsidRPr="002D3FEB">
        <w:rPr>
          <w:rFonts w:eastAsia="Times New Roman"/>
          <w:color w:val="000000"/>
        </w:rPr>
        <w:t xml:space="preserve"> and fanatic</w:t>
      </w:r>
      <w:r w:rsidR="003357C0" w:rsidRPr="002D3FEB" w:rsidDel="004C57BE">
        <w:rPr>
          <w:rFonts w:eastAsia="Times New Roman"/>
          <w:color w:val="000000"/>
        </w:rPr>
        <w:t xml:space="preserve"> </w:t>
      </w:r>
      <w:r w:rsidR="003357C0" w:rsidRPr="002D3FEB">
        <w:rPr>
          <w:rFonts w:eastAsia="Times New Roman"/>
          <w:color w:val="000000"/>
        </w:rPr>
        <w:t xml:space="preserve">investors do not change their views after the first round, so these two types of agents are labeled as “hardheaded”. </w:t>
      </w:r>
      <w:r w:rsidR="00BA74CD" w:rsidRPr="002D3FEB">
        <w:rPr>
          <w:rFonts w:eastAsia="等线"/>
          <w:iCs/>
          <w:color w:val="000000"/>
        </w:rPr>
        <w:t>N</w:t>
      </w:r>
      <w:r w:rsidR="00F504F4" w:rsidRPr="002D3FEB">
        <w:rPr>
          <w:rFonts w:eastAsia="等线"/>
          <w:iCs/>
          <w:color w:val="000000"/>
        </w:rPr>
        <w:t xml:space="preserve">aïve investors </w:t>
      </w:r>
      <w:r w:rsidR="002B5A9A" w:rsidRPr="002D3FEB">
        <w:rPr>
          <w:rFonts w:eastAsia="等线"/>
          <w:iCs/>
          <w:color w:val="000000"/>
        </w:rPr>
        <w:t xml:space="preserve">constantly </w:t>
      </w:r>
      <w:r w:rsidR="00F504F4" w:rsidRPr="002D3FEB">
        <w:rPr>
          <w:rFonts w:eastAsia="等线"/>
          <w:iCs/>
          <w:color w:val="000000"/>
        </w:rPr>
        <w:t>learn from investors</w:t>
      </w:r>
      <w:r w:rsidR="005777A8" w:rsidRPr="002D3FEB">
        <w:rPr>
          <w:rFonts w:eastAsia="等线"/>
          <w:iCs/>
          <w:color w:val="000000"/>
        </w:rPr>
        <w:t xml:space="preserve"> they follow</w:t>
      </w:r>
      <w:r w:rsidR="00F504F4" w:rsidRPr="002D3FEB">
        <w:rPr>
          <w:rFonts w:eastAsia="等线"/>
          <w:iCs/>
          <w:color w:val="000000"/>
        </w:rPr>
        <w:t>, and update their views</w:t>
      </w:r>
      <w:r w:rsidR="002B5A9A" w:rsidRPr="002D3FEB">
        <w:rPr>
          <w:rFonts w:eastAsia="等线"/>
          <w:iCs/>
          <w:color w:val="000000"/>
        </w:rPr>
        <w:t xml:space="preserve"> accordingly</w:t>
      </w:r>
      <w:r w:rsidR="00F504F4" w:rsidRPr="002D3FEB">
        <w:rPr>
          <w:rFonts w:eastAsia="等线"/>
          <w:iCs/>
          <w:color w:val="000000"/>
        </w:rPr>
        <w:t xml:space="preserve">. At each time </w:t>
      </w:r>
      <w:r w:rsidR="00F504F4" w:rsidRPr="002D3FEB">
        <w:rPr>
          <w:rFonts w:eastAsia="等线"/>
          <w:i/>
          <w:iCs/>
          <w:color w:val="000000"/>
        </w:rPr>
        <w:t>t</w:t>
      </w:r>
      <w:r w:rsidR="00F504F4" w:rsidRPr="002D3FEB">
        <w:rPr>
          <w:rFonts w:eastAsia="等线"/>
          <w:iCs/>
          <w:color w:val="000000"/>
        </w:rPr>
        <w:t>, everyone states their current views, collected in the</w:t>
      </w:r>
      <w:r w:rsidR="002B5A9A" w:rsidRPr="002D3FEB">
        <w:rPr>
          <w:rFonts w:eastAsia="等线"/>
          <w:iCs/>
          <w:color w:val="000000"/>
        </w:rPr>
        <w:t xml:space="preserve"> </w:t>
      </w:r>
      <m:oMath>
        <m:r>
          <w:rPr>
            <w:rFonts w:ascii="Cambria Math" w:eastAsia="等线" w:hAnsi="Cambria Math"/>
            <w:color w:val="000000"/>
          </w:rPr>
          <m:t>N×1</m:t>
        </m:r>
      </m:oMath>
      <w:r w:rsidR="002B5A9A" w:rsidRPr="002D3FEB">
        <w:rPr>
          <w:rFonts w:eastAsia="等线"/>
          <w:iCs/>
          <w:color w:val="000000"/>
        </w:rPr>
        <w:t xml:space="preserve"> vector </w:t>
      </w:r>
      <m:oMath>
        <m:r>
          <w:rPr>
            <w:rFonts w:ascii="Cambria Math" w:eastAsia="等线" w:hAnsi="Cambria Math"/>
            <w:color w:val="000000"/>
          </w:rPr>
          <m:t>x</m:t>
        </m:r>
        <m:d>
          <m:dPr>
            <m:ctrlPr>
              <w:rPr>
                <w:rFonts w:ascii="Cambria Math" w:eastAsia="等线" w:hAnsi="Cambria Math"/>
                <w:i/>
                <w:iCs/>
                <w:color w:val="000000"/>
              </w:rPr>
            </m:ctrlPr>
          </m:dPr>
          <m:e>
            <m:r>
              <w:rPr>
                <w:rFonts w:ascii="Cambria Math" w:eastAsia="等线" w:hAnsi="Cambria Math"/>
                <w:color w:val="000000"/>
              </w:rPr>
              <m:t>t</m:t>
            </m:r>
          </m:e>
        </m:d>
        <m:r>
          <w:rPr>
            <w:rFonts w:ascii="Cambria Math" w:eastAsia="等线" w:hAnsi="Cambria Math"/>
            <w:color w:val="000000"/>
          </w:rPr>
          <m:t>=</m:t>
        </m:r>
        <m:d>
          <m:dPr>
            <m:ctrlPr>
              <w:rPr>
                <w:rFonts w:ascii="Cambria Math" w:eastAsia="等线" w:hAnsi="Cambria Math"/>
                <w:i/>
                <w:color w:val="000000"/>
              </w:rPr>
            </m:ctrlPr>
          </m:dPr>
          <m:e>
            <m:sSub>
              <m:sSubPr>
                <m:ctrlPr>
                  <w:rPr>
                    <w:rFonts w:ascii="Cambria Math" w:eastAsia="等线" w:hAnsi="Cambria Math"/>
                    <w:iCs/>
                    <w:color w:val="000000"/>
                  </w:rPr>
                </m:ctrlPr>
              </m:sSubPr>
              <m:e>
                <m:r>
                  <w:rPr>
                    <w:rFonts w:ascii="Cambria Math" w:eastAsia="等线" w:hAnsi="Cambria Math"/>
                    <w:color w:val="000000"/>
                  </w:rPr>
                  <m:t>x</m:t>
                </m:r>
              </m:e>
              <m:sub>
                <m:r>
                  <m:rPr>
                    <m:sty m:val="p"/>
                  </m:rPr>
                  <w:rPr>
                    <w:rFonts w:ascii="Cambria Math" w:eastAsia="等线" w:hAnsi="Cambria Math"/>
                    <w:color w:val="000000"/>
                  </w:rPr>
                  <m:t>1</m:t>
                </m:r>
              </m:sub>
            </m:sSub>
            <m:d>
              <m:dPr>
                <m:ctrlPr>
                  <w:rPr>
                    <w:rFonts w:ascii="Cambria Math" w:eastAsia="等线" w:hAnsi="Cambria Math"/>
                    <w:color w:val="000000"/>
                  </w:rPr>
                </m:ctrlPr>
              </m:dPr>
              <m:e>
                <m:r>
                  <w:rPr>
                    <w:rFonts w:ascii="Cambria Math" w:eastAsia="等线" w:hAnsi="Cambria Math"/>
                    <w:color w:val="000000"/>
                  </w:rPr>
                  <m:t>t</m:t>
                </m:r>
              </m:e>
            </m:d>
            <m:r>
              <w:rPr>
                <w:rFonts w:ascii="Cambria Math" w:eastAsia="等线" w:hAnsi="Cambria Math"/>
                <w:color w:val="000000"/>
              </w:rPr>
              <m:t>,…,</m:t>
            </m:r>
            <m:sSub>
              <m:sSubPr>
                <m:ctrlPr>
                  <w:rPr>
                    <w:rFonts w:ascii="Cambria Math" w:eastAsia="等线" w:hAnsi="Cambria Math"/>
                    <w:iCs/>
                    <w:color w:val="000000"/>
                  </w:rPr>
                </m:ctrlPr>
              </m:sSubPr>
              <m:e>
                <m:r>
                  <w:rPr>
                    <w:rFonts w:ascii="Cambria Math" w:eastAsia="等线" w:hAnsi="Cambria Math"/>
                    <w:color w:val="000000"/>
                  </w:rPr>
                  <m:t>x</m:t>
                </m:r>
              </m:e>
              <m:sub>
                <m:r>
                  <w:rPr>
                    <w:rFonts w:ascii="Cambria Math" w:eastAsia="等线" w:hAnsi="Cambria Math"/>
                    <w:color w:val="000000"/>
                  </w:rPr>
                  <m:t>N</m:t>
                </m:r>
              </m:sub>
            </m:sSub>
            <m:d>
              <m:dPr>
                <m:ctrlPr>
                  <w:rPr>
                    <w:rFonts w:ascii="Cambria Math" w:eastAsia="等线" w:hAnsi="Cambria Math"/>
                    <w:i/>
                    <w:color w:val="000000"/>
                  </w:rPr>
                </m:ctrlPr>
              </m:dPr>
              <m:e>
                <m:r>
                  <w:rPr>
                    <w:rFonts w:ascii="Cambria Math" w:eastAsia="等线" w:hAnsi="Cambria Math"/>
                    <w:color w:val="000000"/>
                  </w:rPr>
                  <m:t>t</m:t>
                </m:r>
              </m:e>
            </m:d>
          </m:e>
        </m:d>
      </m:oMath>
      <w:r w:rsidR="00F504F4" w:rsidRPr="002D3FEB">
        <w:rPr>
          <w:rFonts w:eastAsia="等线"/>
          <w:iCs/>
          <w:color w:val="000000"/>
        </w:rPr>
        <w:t xml:space="preserve">. </w:t>
      </w:r>
    </w:p>
    <w:p w14:paraId="41025135" w14:textId="24939BFC" w:rsidR="00326338" w:rsidRPr="002D3FEB" w:rsidRDefault="00744B59" w:rsidP="00744B59">
      <w:pPr>
        <w:spacing w:line="480" w:lineRule="auto"/>
        <w:ind w:firstLine="720"/>
        <w:jc w:val="both"/>
        <w:rPr>
          <w:rFonts w:eastAsia="等线"/>
          <w:color w:val="000000"/>
        </w:rPr>
      </w:pPr>
      <w:r w:rsidRPr="002D3FEB">
        <w:rPr>
          <w:rFonts w:eastAsia="Times New Roman"/>
          <w:color w:val="000000"/>
        </w:rPr>
        <w:t>I</w:t>
      </w:r>
      <w:r w:rsidR="00F504F4" w:rsidRPr="002D3FEB">
        <w:rPr>
          <w:rFonts w:eastAsia="Times New Roman"/>
          <w:color w:val="000000"/>
        </w:rPr>
        <w:t>nvestor</w:t>
      </w:r>
      <w:r w:rsidRPr="002D3FEB">
        <w:rPr>
          <w:rFonts w:eastAsia="Times New Roman"/>
          <w:color w:val="000000"/>
        </w:rPr>
        <w:t>s</w:t>
      </w:r>
      <w:r w:rsidR="00DF658D" w:rsidRPr="002D3FEB">
        <w:rPr>
          <w:rFonts w:eastAsiaTheme="minorEastAsia"/>
          <w:color w:val="000000"/>
        </w:rPr>
        <w:t>’</w:t>
      </w:r>
      <w:r w:rsidR="00F504F4" w:rsidRPr="002D3FEB">
        <w:rPr>
          <w:rFonts w:eastAsia="Times New Roman"/>
          <w:color w:val="000000"/>
        </w:rPr>
        <w:t xml:space="preserve"> </w:t>
      </w:r>
      <w:r w:rsidR="00F504F4" w:rsidRPr="002D3FEB">
        <w:rPr>
          <w:rFonts w:eastAsia="等线"/>
          <w:iCs/>
          <w:color w:val="000000"/>
        </w:rPr>
        <w:t>belief update</w:t>
      </w:r>
      <w:r w:rsidRPr="002D3FEB">
        <w:rPr>
          <w:rFonts w:eastAsia="等线"/>
          <w:iCs/>
          <w:color w:val="000000"/>
        </w:rPr>
        <w:t xml:space="preserve"> is</w:t>
      </w:r>
      <w:r w:rsidR="00F504F4" w:rsidRPr="002D3FEB">
        <w:rPr>
          <w:rFonts w:eastAsia="等线"/>
          <w:iCs/>
          <w:color w:val="000000"/>
        </w:rPr>
        <w:t xml:space="preserve"> modeled as:</w:t>
      </w:r>
      <w:r w:rsidR="00F504F4" w:rsidRPr="002D3FEB">
        <w:rPr>
          <w:rFonts w:ascii="Cambria Math" w:eastAsia="等线" w:hAnsi="Cambria Math" w:cs="Arial"/>
          <w:i/>
          <w:iCs/>
          <w:color w:val="000000"/>
          <w:sz w:val="40"/>
          <w:szCs w:val="40"/>
        </w:rPr>
        <w:t xml:space="preserve"> </w:t>
      </w:r>
      <m:oMath>
        <m:r>
          <w:rPr>
            <w:rFonts w:ascii="Cambria Math" w:eastAsia="等线" w:hAnsi="Cambria Math"/>
            <w:color w:val="000000"/>
          </w:rPr>
          <m:t>x</m:t>
        </m:r>
        <m:d>
          <m:dPr>
            <m:ctrlPr>
              <w:rPr>
                <w:rFonts w:ascii="Cambria Math" w:eastAsia="等线" w:hAnsi="Cambria Math"/>
                <w:i/>
                <w:iCs/>
                <w:color w:val="000000"/>
              </w:rPr>
            </m:ctrlPr>
          </m:dPr>
          <m:e>
            <m:r>
              <w:rPr>
                <w:rFonts w:ascii="Cambria Math" w:eastAsia="等线" w:hAnsi="Cambria Math"/>
                <w:color w:val="000000"/>
              </w:rPr>
              <m:t>t</m:t>
            </m:r>
            <m:r>
              <m:rPr>
                <m:sty m:val="p"/>
              </m:rPr>
              <w:rPr>
                <w:rFonts w:ascii="Cambria Math" w:eastAsia="等线" w:hAnsi="Cambria Math"/>
                <w:color w:val="000000"/>
              </w:rPr>
              <m:t>+1</m:t>
            </m:r>
          </m:e>
        </m:d>
        <m:r>
          <m:rPr>
            <m:sty m:val="p"/>
          </m:rPr>
          <w:rPr>
            <w:rFonts w:ascii="Cambria Math" w:eastAsia="等线" w:hAnsi="Cambria Math"/>
            <w:color w:val="000000"/>
          </w:rPr>
          <m:t>=</m:t>
        </m:r>
        <m:r>
          <w:rPr>
            <w:rFonts w:ascii="Cambria Math" w:eastAsia="等线" w:hAnsi="Cambria Math"/>
            <w:color w:val="000000"/>
          </w:rPr>
          <m:t>Ax</m:t>
        </m:r>
        <m:d>
          <m:dPr>
            <m:ctrlPr>
              <w:rPr>
                <w:rFonts w:ascii="Cambria Math" w:eastAsia="等线" w:hAnsi="Cambria Math"/>
                <w:i/>
                <w:iCs/>
                <w:color w:val="000000"/>
              </w:rPr>
            </m:ctrlPr>
          </m:dPr>
          <m:e>
            <m:r>
              <w:rPr>
                <w:rFonts w:ascii="Cambria Math" w:eastAsia="等线" w:hAnsi="Cambria Math"/>
                <w:color w:val="000000"/>
              </w:rPr>
              <m:t>t</m:t>
            </m:r>
          </m:e>
        </m:d>
      </m:oMath>
      <w:r w:rsidR="00446272" w:rsidRPr="002D3FEB">
        <w:rPr>
          <w:rFonts w:eastAsia="等线"/>
          <w:iCs/>
          <w:color w:val="000000"/>
        </w:rPr>
        <w:t xml:space="preserve"> (a VAR setup),</w:t>
      </w:r>
      <w:r w:rsidR="00F504F4" w:rsidRPr="002D3FEB">
        <w:rPr>
          <w:rFonts w:eastAsia="等线"/>
          <w:iCs/>
          <w:color w:val="000000"/>
        </w:rPr>
        <w:t xml:space="preserve"> where the</w:t>
      </w:r>
      <w:r w:rsidR="002B5A9A" w:rsidRPr="002D3FEB">
        <w:rPr>
          <w:rFonts w:eastAsia="等线"/>
          <w:iCs/>
          <w:color w:val="000000"/>
        </w:rPr>
        <w:t xml:space="preserve"> </w:t>
      </w:r>
      <m:oMath>
        <m:r>
          <w:rPr>
            <w:rFonts w:ascii="Cambria Math" w:eastAsia="等线" w:hAnsi="Cambria Math"/>
            <w:color w:val="000000"/>
          </w:rPr>
          <m:t>N×N</m:t>
        </m:r>
      </m:oMath>
      <w:r w:rsidR="002B5A9A" w:rsidRPr="002D3FEB">
        <w:rPr>
          <w:rFonts w:eastAsia="等线"/>
          <w:iCs/>
          <w:color w:val="000000"/>
        </w:rPr>
        <w:t xml:space="preserve"> </w:t>
      </w:r>
      <w:r w:rsidR="00F504F4" w:rsidRPr="002D3FEB">
        <w:rPr>
          <w:rFonts w:eastAsia="等线"/>
          <w:iCs/>
          <w:color w:val="000000"/>
        </w:rPr>
        <w:t>weight</w:t>
      </w:r>
      <w:r w:rsidR="002B5A9A" w:rsidRPr="002D3FEB">
        <w:rPr>
          <w:rFonts w:eastAsia="等线"/>
          <w:iCs/>
          <w:color w:val="000000"/>
        </w:rPr>
        <w:t xml:space="preserve">ing matrix </w:t>
      </w:r>
      <m:oMath>
        <m:r>
          <w:rPr>
            <w:rFonts w:ascii="Cambria Math" w:eastAsia="等线" w:hAnsi="Cambria Math"/>
            <w:color w:val="000000"/>
          </w:rPr>
          <m:t>A</m:t>
        </m:r>
      </m:oMath>
      <w:r w:rsidR="00F504F4" w:rsidRPr="002D3FEB">
        <w:rPr>
          <w:rFonts w:eastAsia="等线"/>
          <w:iCs/>
          <w:color w:val="000000"/>
        </w:rPr>
        <w:t xml:space="preserve"> </w:t>
      </w:r>
      <w:r w:rsidR="002B5A9A" w:rsidRPr="002D3FEB">
        <w:rPr>
          <w:rFonts w:eastAsia="等线"/>
          <w:iCs/>
          <w:color w:val="000000"/>
        </w:rPr>
        <w:t xml:space="preserve">has each </w:t>
      </w:r>
      <w:r w:rsidR="002B5A9A" w:rsidRPr="002D3FEB">
        <w:rPr>
          <w:rFonts w:eastAsia="等线"/>
          <w:i/>
          <w:iCs/>
          <w:color w:val="000000"/>
        </w:rPr>
        <w:t>i</w:t>
      </w:r>
      <w:r w:rsidR="002B5A9A" w:rsidRPr="002D3FEB">
        <w:rPr>
          <w:rFonts w:eastAsia="等线"/>
          <w:iCs/>
          <w:color w:val="000000"/>
        </w:rPr>
        <w:t>-th row summing up to one</w:t>
      </w:r>
      <w:r w:rsidR="00F504F4" w:rsidRPr="002D3FEB">
        <w:rPr>
          <w:rFonts w:eastAsia="等线"/>
          <w:iCs/>
          <w:color w:val="000000"/>
        </w:rPr>
        <w:t xml:space="preserve">, </w:t>
      </w:r>
      <w:r w:rsidR="002B5A9A" w:rsidRPr="002D3FEB">
        <w:rPr>
          <w:rFonts w:eastAsia="等线"/>
          <w:iCs/>
          <w:color w:val="000000"/>
        </w:rPr>
        <w:t xml:space="preserve">or </w:t>
      </w:r>
      <m:oMath>
        <m:nary>
          <m:naryPr>
            <m:chr m:val="∑"/>
            <m:supHide m:val="1"/>
            <m:ctrlPr>
              <w:rPr>
                <w:rFonts w:ascii="Cambria Math" w:eastAsia="等线" w:hAnsi="Cambria Math"/>
                <w:i/>
                <w:iCs/>
                <w:color w:val="000000"/>
              </w:rPr>
            </m:ctrlPr>
          </m:naryPr>
          <m:sub>
            <m:r>
              <w:rPr>
                <w:rFonts w:ascii="Cambria Math" w:eastAsia="等线" w:hAnsi="Cambria Math"/>
                <w:color w:val="000000"/>
              </w:rPr>
              <m:t>j</m:t>
            </m:r>
          </m:sub>
          <m:sup/>
          <m:e>
            <m:sSub>
              <m:sSubPr>
                <m:ctrlPr>
                  <w:rPr>
                    <w:rFonts w:ascii="Cambria Math" w:eastAsia="等线" w:hAnsi="Cambria Math"/>
                    <w:i/>
                    <w:iCs/>
                    <w:color w:val="000000"/>
                  </w:rPr>
                </m:ctrlPr>
              </m:sSubPr>
              <m:e>
                <m:r>
                  <w:rPr>
                    <w:rFonts w:ascii="Cambria Math" w:eastAsia="等线" w:hAnsi="Cambria Math"/>
                    <w:color w:val="000000"/>
                  </w:rPr>
                  <m:t>A</m:t>
                </m:r>
              </m:e>
              <m:sub>
                <m:r>
                  <w:rPr>
                    <w:rFonts w:ascii="Cambria Math" w:eastAsia="等线" w:hAnsi="Cambria Math"/>
                    <w:color w:val="000000"/>
                  </w:rPr>
                  <m:t>ij</m:t>
                </m:r>
              </m:sub>
            </m:sSub>
          </m:e>
        </m:nary>
        <m:r>
          <w:rPr>
            <w:rFonts w:ascii="Cambria Math" w:eastAsia="等线"/>
            <w:color w:val="000000"/>
          </w:rPr>
          <m:t>=1</m:t>
        </m:r>
      </m:oMath>
      <w:r w:rsidR="00F504F4" w:rsidRPr="002D3FEB">
        <w:rPr>
          <w:rFonts w:eastAsia="等线"/>
          <w:iCs/>
          <w:color w:val="000000"/>
        </w:rPr>
        <w:t xml:space="preserve">. </w:t>
      </w:r>
      <w:r w:rsidR="002B5A9A" w:rsidRPr="002D3FEB">
        <w:rPr>
          <w:rFonts w:eastAsia="等线"/>
          <w:iCs/>
          <w:color w:val="000000"/>
        </w:rPr>
        <w:t xml:space="preserve">In </w:t>
      </w:r>
      <w:r w:rsidR="00CB52C3">
        <w:rPr>
          <w:rFonts w:eastAsia="等线"/>
          <w:iCs/>
          <w:color w:val="000000"/>
        </w:rPr>
        <w:t>other</w:t>
      </w:r>
      <w:r w:rsidR="00CB52C3" w:rsidRPr="002D3FEB">
        <w:rPr>
          <w:rFonts w:eastAsia="等线"/>
          <w:iCs/>
          <w:color w:val="000000"/>
        </w:rPr>
        <w:t xml:space="preserve"> </w:t>
      </w:r>
      <w:r w:rsidR="002B5A9A" w:rsidRPr="002D3FEB">
        <w:rPr>
          <w:rFonts w:eastAsia="等线"/>
          <w:iCs/>
          <w:color w:val="000000"/>
        </w:rPr>
        <w:t>word</w:t>
      </w:r>
      <w:r w:rsidR="00CB52C3">
        <w:rPr>
          <w:rFonts w:eastAsia="等线"/>
          <w:iCs/>
          <w:color w:val="000000"/>
        </w:rPr>
        <w:t>s</w:t>
      </w:r>
      <w:r w:rsidR="002B5A9A" w:rsidRPr="002D3FEB">
        <w:rPr>
          <w:rFonts w:eastAsia="等线"/>
          <w:iCs/>
          <w:color w:val="000000"/>
        </w:rPr>
        <w:t>, t</w:t>
      </w:r>
      <w:r w:rsidR="00F504F4" w:rsidRPr="002D3FEB">
        <w:rPr>
          <w:rFonts w:eastAsia="等线"/>
          <w:iCs/>
          <w:color w:val="000000"/>
        </w:rPr>
        <w:t xml:space="preserve">he social network is characterized by matrix </w:t>
      </w:r>
      <m:oMath>
        <m:r>
          <w:rPr>
            <w:rFonts w:ascii="Cambria Math" w:eastAsia="等线" w:hAnsi="Cambria Math"/>
            <w:color w:val="000000"/>
          </w:rPr>
          <m:t>A</m:t>
        </m:r>
      </m:oMath>
      <w:r w:rsidR="00F504F4" w:rsidRPr="002D3FEB">
        <w:rPr>
          <w:rFonts w:eastAsia="等线"/>
          <w:iCs/>
          <w:color w:val="000000"/>
        </w:rPr>
        <w:t>,</w:t>
      </w:r>
      <w:r w:rsidR="00871EE2" w:rsidRPr="002D3FEB">
        <w:rPr>
          <w:rFonts w:eastAsia="等线"/>
          <w:iCs/>
          <w:color w:val="000000"/>
        </w:rPr>
        <w:t xml:space="preserve"> which captures how agent</w:t>
      </w:r>
      <w:r w:rsidR="00F504F4" w:rsidRPr="002D3FEB">
        <w:rPr>
          <w:rFonts w:eastAsia="等线"/>
          <w:iCs/>
          <w:color w:val="000000"/>
        </w:rPr>
        <w:t xml:space="preserve"> </w:t>
      </w:r>
      <w:r w:rsidR="00871EE2" w:rsidRPr="002D3FEB">
        <w:rPr>
          <w:rFonts w:eastAsia="等线"/>
          <w:i/>
          <w:iCs/>
          <w:color w:val="000000"/>
        </w:rPr>
        <w:t>i</w:t>
      </w:r>
      <w:r w:rsidR="00871EE2" w:rsidRPr="002D3FEB">
        <w:rPr>
          <w:rFonts w:eastAsia="等线"/>
          <w:iCs/>
          <w:color w:val="000000"/>
        </w:rPr>
        <w:t xml:space="preserve">’s </w:t>
      </w:r>
      <w:r w:rsidR="00F504F4" w:rsidRPr="002D3FEB">
        <w:rPr>
          <w:rFonts w:eastAsia="等线"/>
          <w:iCs/>
          <w:color w:val="000000"/>
        </w:rPr>
        <w:t xml:space="preserve">view </w:t>
      </w:r>
      <w:r w:rsidRPr="002D3FEB">
        <w:rPr>
          <w:rFonts w:eastAsia="等线"/>
          <w:iCs/>
          <w:color w:val="000000"/>
        </w:rPr>
        <w:t>is</w:t>
      </w:r>
      <w:r w:rsidR="00F504F4" w:rsidRPr="002D3FEB">
        <w:rPr>
          <w:rFonts w:eastAsia="等线"/>
          <w:iCs/>
          <w:color w:val="000000"/>
        </w:rPr>
        <w:t xml:space="preserve"> influenced by </w:t>
      </w:r>
      <w:r w:rsidR="00B97877" w:rsidRPr="002D3FEB">
        <w:rPr>
          <w:rFonts w:eastAsia="等线"/>
          <w:iCs/>
          <w:color w:val="000000"/>
        </w:rPr>
        <w:t>other</w:t>
      </w:r>
      <w:r w:rsidR="00F504F4" w:rsidRPr="002D3FEB">
        <w:rPr>
          <w:rFonts w:eastAsia="等线"/>
          <w:iCs/>
          <w:color w:val="000000"/>
        </w:rPr>
        <w:t xml:space="preserve"> </w:t>
      </w:r>
      <w:r w:rsidR="002B5A9A" w:rsidRPr="002D3FEB">
        <w:rPr>
          <w:rFonts w:eastAsia="等线"/>
          <w:iCs/>
          <w:color w:val="000000"/>
        </w:rPr>
        <w:t>investors</w:t>
      </w:r>
      <w:r w:rsidR="00F504F4" w:rsidRPr="002D3FEB">
        <w:rPr>
          <w:rFonts w:eastAsia="等线"/>
          <w:iCs/>
          <w:color w:val="000000"/>
        </w:rPr>
        <w:t>.</w:t>
      </w:r>
      <w:r w:rsidR="006C7480" w:rsidRPr="002D3FEB">
        <w:rPr>
          <w:rFonts w:eastAsia="等线"/>
          <w:iCs/>
          <w:color w:val="000000"/>
        </w:rPr>
        <w:t xml:space="preserve"> </w:t>
      </w:r>
      <w:r w:rsidR="00326338" w:rsidRPr="002D3FEB">
        <w:rPr>
          <w:rFonts w:eastAsia="等线"/>
          <w:iCs/>
          <w:color w:val="000000"/>
        </w:rPr>
        <w:t xml:space="preserve">Suppose we use </w:t>
      </w:r>
      <w:r w:rsidR="00326338" w:rsidRPr="002D3FEB">
        <w:rPr>
          <w:rFonts w:eastAsia="等线"/>
          <w:color w:val="000000"/>
        </w:rPr>
        <w:t>subscript “</w:t>
      </w:r>
      <w:r w:rsidR="00326338" w:rsidRPr="002D3FEB">
        <w:rPr>
          <w:rFonts w:eastAsia="等线"/>
          <w:i/>
          <w:color w:val="000000"/>
        </w:rPr>
        <w:t>h</w:t>
      </w:r>
      <w:r w:rsidR="00326338" w:rsidRPr="002D3FEB">
        <w:rPr>
          <w:rFonts w:eastAsia="等线"/>
          <w:color w:val="000000"/>
        </w:rPr>
        <w:t>” to denote hardheaded agents (i.e.</w:t>
      </w:r>
      <w:r w:rsidR="00CB52C3">
        <w:rPr>
          <w:rFonts w:eastAsia="等线"/>
          <w:color w:val="000000"/>
        </w:rPr>
        <w:t>,</w:t>
      </w:r>
      <w:r w:rsidR="00326338" w:rsidRPr="002D3FEB">
        <w:rPr>
          <w:rFonts w:eastAsia="等线"/>
          <w:color w:val="000000"/>
        </w:rPr>
        <w:t xml:space="preserve"> rational and fanatic agents), and subscript “</w:t>
      </w:r>
      <w:r w:rsidR="00326338" w:rsidRPr="002D3FEB">
        <w:rPr>
          <w:rFonts w:eastAsia="等线"/>
          <w:i/>
          <w:color w:val="000000"/>
        </w:rPr>
        <w:t>n</w:t>
      </w:r>
      <w:r w:rsidR="00326338" w:rsidRPr="002D3FEB">
        <w:rPr>
          <w:rFonts w:eastAsia="等线"/>
          <w:color w:val="000000"/>
        </w:rPr>
        <w:t xml:space="preserve">” to </w:t>
      </w:r>
      <w:r w:rsidR="00B97877" w:rsidRPr="002D3FEB">
        <w:rPr>
          <w:rFonts w:eastAsia="等线"/>
          <w:color w:val="000000"/>
        </w:rPr>
        <w:t>denote</w:t>
      </w:r>
      <w:r w:rsidR="00326338" w:rsidRPr="002D3FEB">
        <w:rPr>
          <w:rFonts w:eastAsia="等线"/>
          <w:color w:val="000000"/>
        </w:rPr>
        <w:t xml:space="preserve"> naïve agents. Then </w:t>
      </w:r>
      <m:oMath>
        <m:sSub>
          <m:sSubPr>
            <m:ctrlPr>
              <w:rPr>
                <w:rFonts w:ascii="Cambria Math" w:eastAsia="Times New Roman" w:hAnsi="Cambria Math"/>
                <w:i/>
                <w:color w:val="000000"/>
              </w:rPr>
            </m:ctrlPr>
          </m:sSubPr>
          <m:e>
            <m:r>
              <w:rPr>
                <w:rFonts w:ascii="Cambria Math" w:eastAsia="Times New Roman" w:hAnsi="Cambria Math"/>
                <w:color w:val="000000"/>
              </w:rPr>
              <m:t>A</m:t>
            </m:r>
          </m:e>
          <m:sub>
            <m:r>
              <w:rPr>
                <w:rFonts w:ascii="Cambria Math" w:eastAsia="Times New Roman" w:hAnsi="Cambria Math"/>
                <w:color w:val="000000"/>
              </w:rPr>
              <m:t>nh</m:t>
            </m:r>
          </m:sub>
        </m:sSub>
      </m:oMath>
      <w:r w:rsidR="00326338" w:rsidRPr="002D3FEB">
        <w:rPr>
          <w:rFonts w:eastAsia="等线"/>
          <w:color w:val="000000"/>
        </w:rPr>
        <w:t xml:space="preserve"> is the matrix that defines how naïve agents listen to hardheaded agents, and </w:t>
      </w:r>
      <m:oMath>
        <m:sSub>
          <m:sSubPr>
            <m:ctrlPr>
              <w:rPr>
                <w:rFonts w:ascii="Cambria Math" w:eastAsia="Times New Roman" w:hAnsi="Cambria Math"/>
                <w:i/>
                <w:color w:val="000000"/>
              </w:rPr>
            </m:ctrlPr>
          </m:sSubPr>
          <m:e>
            <m:r>
              <w:rPr>
                <w:rFonts w:ascii="Cambria Math" w:eastAsia="Times New Roman" w:hAnsi="Cambria Math"/>
                <w:color w:val="000000"/>
              </w:rPr>
              <m:t>A</m:t>
            </m:r>
          </m:e>
          <m:sub>
            <m:r>
              <w:rPr>
                <w:rFonts w:ascii="Cambria Math" w:eastAsia="Times New Roman" w:hAnsi="Cambria Math"/>
                <w:color w:val="000000"/>
              </w:rPr>
              <m:t>nn</m:t>
            </m:r>
          </m:sub>
        </m:sSub>
      </m:oMath>
      <w:r w:rsidR="00326338" w:rsidRPr="002D3FEB">
        <w:rPr>
          <w:rFonts w:eastAsia="等线"/>
          <w:color w:val="000000"/>
        </w:rPr>
        <w:t xml:space="preserve"> is the matrix that defines how naïve agents listen to each other.</w:t>
      </w:r>
      <w:r w:rsidR="005D6D6C" w:rsidRPr="002D3FEB">
        <w:rPr>
          <w:rFonts w:eastAsia="等线"/>
          <w:iCs/>
          <w:color w:val="000000"/>
          <w:vertAlign w:val="superscript"/>
        </w:rPr>
        <w:footnoteReference w:id="2"/>
      </w:r>
      <w:r w:rsidR="00326338" w:rsidRPr="002D3FEB">
        <w:rPr>
          <w:rFonts w:eastAsia="等线"/>
          <w:color w:val="000000"/>
        </w:rPr>
        <w:t xml:space="preserve"> </w:t>
      </w:r>
    </w:p>
    <w:p w14:paraId="6A0AF464" w14:textId="4DD3D36F" w:rsidR="00587D3D" w:rsidRPr="002D3FEB" w:rsidRDefault="006C7480" w:rsidP="00744B59">
      <w:pPr>
        <w:spacing w:line="480" w:lineRule="auto"/>
        <w:ind w:firstLine="720"/>
        <w:jc w:val="both"/>
        <w:rPr>
          <w:rFonts w:eastAsia="等线"/>
          <w:iCs/>
          <w:color w:val="000000"/>
        </w:rPr>
      </w:pPr>
      <w:r w:rsidRPr="002D3FEB">
        <w:rPr>
          <w:rFonts w:eastAsia="等线"/>
          <w:iCs/>
          <w:color w:val="000000"/>
        </w:rPr>
        <w:t xml:space="preserve">In this network, if one agent is influential, </w:t>
      </w:r>
      <w:r w:rsidR="0051750C">
        <w:rPr>
          <w:rFonts w:eastAsia="等线"/>
          <w:iCs/>
          <w:color w:val="000000"/>
        </w:rPr>
        <w:t xml:space="preserve">depending on her type, </w:t>
      </w:r>
      <w:r w:rsidR="003357C0">
        <w:rPr>
          <w:rFonts w:eastAsia="等线"/>
          <w:iCs/>
          <w:color w:val="000000"/>
        </w:rPr>
        <w:t>s</w:t>
      </w:r>
      <w:r w:rsidR="0078193F" w:rsidRPr="002D3FEB">
        <w:rPr>
          <w:rFonts w:eastAsia="等线"/>
          <w:iCs/>
          <w:color w:val="000000"/>
        </w:rPr>
        <w:t xml:space="preserve">he </w:t>
      </w:r>
      <w:r w:rsidRPr="002D3FEB">
        <w:rPr>
          <w:rFonts w:eastAsia="等线"/>
          <w:iCs/>
          <w:color w:val="000000"/>
        </w:rPr>
        <w:t xml:space="preserve">can affect others through two channels: thought leadership and influencer value. Thought leadership measures how much one agent’s view attracts other’s attention. For instance, rational and fanatic agents can affect </w:t>
      </w:r>
      <w:r w:rsidRPr="002D3FEB">
        <w:rPr>
          <w:rFonts w:eastAsia="等线"/>
          <w:iCs/>
          <w:color w:val="000000"/>
        </w:rPr>
        <w:lastRenderedPageBreak/>
        <w:t xml:space="preserve">naïve agents through thought leadership. </w:t>
      </w:r>
      <w:r w:rsidR="00326338" w:rsidRPr="002D3FEB">
        <w:rPr>
          <w:rFonts w:eastAsia="等线"/>
          <w:iCs/>
          <w:color w:val="000000"/>
        </w:rPr>
        <w:t xml:space="preserve">Influencer value measures how much attention naïve agents attract from other naïve agents. That is, </w:t>
      </w:r>
      <w:r w:rsidRPr="002D3FEB">
        <w:rPr>
          <w:rFonts w:eastAsia="等线"/>
          <w:iCs/>
          <w:color w:val="000000"/>
        </w:rPr>
        <w:t xml:space="preserve">naïve agents </w:t>
      </w:r>
      <w:r w:rsidR="00CB52C3">
        <w:rPr>
          <w:rFonts w:eastAsia="等线"/>
          <w:iCs/>
          <w:color w:val="000000"/>
        </w:rPr>
        <w:t>do not</w:t>
      </w:r>
      <w:r w:rsidR="00CB52C3" w:rsidRPr="002D3FEB">
        <w:rPr>
          <w:rFonts w:eastAsia="等线"/>
          <w:iCs/>
          <w:color w:val="000000"/>
        </w:rPr>
        <w:t xml:space="preserve"> </w:t>
      </w:r>
      <w:r w:rsidRPr="002D3FEB">
        <w:rPr>
          <w:rFonts w:eastAsia="等线"/>
          <w:iCs/>
          <w:color w:val="000000"/>
        </w:rPr>
        <w:t xml:space="preserve">have thought leadership since their views are affected by others, but the connectedness among naïve agents themselves, measured by influencer value, also </w:t>
      </w:r>
      <w:r w:rsidR="00B97877" w:rsidRPr="002D3FEB">
        <w:rPr>
          <w:rFonts w:eastAsia="等线"/>
          <w:iCs/>
          <w:color w:val="000000"/>
        </w:rPr>
        <w:t>affects</w:t>
      </w:r>
      <w:r w:rsidRPr="002D3FEB">
        <w:rPr>
          <w:rFonts w:eastAsia="等线"/>
          <w:iCs/>
          <w:color w:val="000000"/>
        </w:rPr>
        <w:t xml:space="preserve"> the information dynamics in the network.</w:t>
      </w:r>
      <w:r w:rsidRPr="002D3FEB">
        <w:rPr>
          <w:rFonts w:eastAsia="等线" w:hint="eastAsia"/>
          <w:iCs/>
          <w:color w:val="000000"/>
        </w:rPr>
        <w:t xml:space="preserve"> </w:t>
      </w:r>
      <w:r w:rsidR="00326338" w:rsidRPr="002D3FEB">
        <w:rPr>
          <w:rFonts w:eastAsia="等线"/>
          <w:iCs/>
          <w:color w:val="000000"/>
        </w:rPr>
        <w:t xml:space="preserve">Notice that </w:t>
      </w:r>
      <w:r w:rsidRPr="002D3FEB">
        <w:rPr>
          <w:rFonts w:eastAsia="等线"/>
          <w:iCs/>
          <w:color w:val="000000"/>
        </w:rPr>
        <w:t xml:space="preserve">thought leadership and influencer value </w:t>
      </w:r>
      <w:r w:rsidR="00326338" w:rsidRPr="002D3FEB">
        <w:rPr>
          <w:rFonts w:eastAsia="等线"/>
          <w:iCs/>
          <w:color w:val="000000"/>
        </w:rPr>
        <w:t xml:space="preserve">both </w:t>
      </w:r>
      <w:r w:rsidRPr="002D3FEB">
        <w:rPr>
          <w:rFonts w:eastAsia="等线"/>
          <w:iCs/>
          <w:color w:val="000000"/>
        </w:rPr>
        <w:t>capture how influential each agent is in the social network.</w:t>
      </w:r>
      <w:r w:rsidR="00326338" w:rsidRPr="002D3FEB">
        <w:rPr>
          <w:rFonts w:eastAsia="等线"/>
          <w:iCs/>
          <w:color w:val="000000"/>
        </w:rPr>
        <w:t xml:space="preserve"> </w:t>
      </w:r>
    </w:p>
    <w:p w14:paraId="0211C6A0" w14:textId="77777777" w:rsidR="00F504F4" w:rsidRPr="002D3FEB" w:rsidRDefault="00F504F4" w:rsidP="00F504F4">
      <w:pPr>
        <w:spacing w:line="480" w:lineRule="auto"/>
        <w:jc w:val="both"/>
        <w:rPr>
          <w:rFonts w:eastAsia="等线"/>
          <w:b/>
          <w:bCs/>
          <w:color w:val="000000"/>
        </w:rPr>
      </w:pPr>
      <w:r w:rsidRPr="002D3FEB">
        <w:rPr>
          <w:rFonts w:eastAsia="等线" w:hint="eastAsia"/>
          <w:b/>
          <w:bCs/>
          <w:color w:val="000000"/>
        </w:rPr>
        <w:t>2</w:t>
      </w:r>
      <w:r w:rsidRPr="002D3FEB">
        <w:rPr>
          <w:rFonts w:eastAsia="等线"/>
          <w:b/>
          <w:bCs/>
          <w:color w:val="000000"/>
        </w:rPr>
        <w:t>.2 Belief Formation Dynamics</w:t>
      </w:r>
    </w:p>
    <w:p w14:paraId="7EFD9A2C" w14:textId="551BFAA5" w:rsidR="00F504F4" w:rsidRPr="002D3FEB" w:rsidRDefault="00B32D84" w:rsidP="00F504F4">
      <w:pPr>
        <w:spacing w:line="480" w:lineRule="auto"/>
        <w:ind w:firstLine="720"/>
        <w:jc w:val="both"/>
        <w:rPr>
          <w:rFonts w:eastAsia="Times New Roman"/>
          <w:color w:val="000000"/>
        </w:rPr>
      </w:pPr>
      <w:r w:rsidRPr="002D3FEB">
        <w:rPr>
          <w:rFonts w:eastAsia="Times New Roman"/>
          <w:color w:val="000000"/>
        </w:rPr>
        <w:t>In the model’s equilibrium</w:t>
      </w:r>
      <w:r w:rsidR="00703DE5" w:rsidRPr="002D3FEB">
        <w:rPr>
          <w:rFonts w:eastAsia="Times New Roman"/>
          <w:color w:val="000000"/>
        </w:rPr>
        <w:t>,</w:t>
      </w:r>
      <w:r w:rsidR="00F504F4" w:rsidRPr="002D3FEB">
        <w:rPr>
          <w:rFonts w:eastAsia="Times New Roman"/>
          <w:color w:val="000000"/>
        </w:rPr>
        <w:t xml:space="preserve"> every naïve agent’s view is a convex combination of views of </w:t>
      </w:r>
      <w:r w:rsidR="004C57BE">
        <w:rPr>
          <w:rFonts w:eastAsia="Times New Roman"/>
          <w:color w:val="000000"/>
        </w:rPr>
        <w:t>rational</w:t>
      </w:r>
      <w:r w:rsidR="004C57BE" w:rsidRPr="002D3FEB">
        <w:rPr>
          <w:rFonts w:eastAsia="Times New Roman"/>
          <w:color w:val="000000"/>
        </w:rPr>
        <w:t xml:space="preserve"> </w:t>
      </w:r>
      <w:r w:rsidR="00F504F4" w:rsidRPr="002D3FEB">
        <w:rPr>
          <w:rFonts w:eastAsia="Times New Roman"/>
          <w:color w:val="000000"/>
        </w:rPr>
        <w:t xml:space="preserve">and </w:t>
      </w:r>
      <w:r w:rsidR="004C57BE" w:rsidRPr="002D3FEB">
        <w:rPr>
          <w:rFonts w:eastAsia="Times New Roman"/>
          <w:color w:val="000000"/>
        </w:rPr>
        <w:t xml:space="preserve">fanatic </w:t>
      </w:r>
      <w:r w:rsidR="00F504F4" w:rsidRPr="002D3FEB">
        <w:rPr>
          <w:rFonts w:eastAsia="Times New Roman"/>
          <w:color w:val="000000"/>
        </w:rPr>
        <w:t>agents (Prop</w:t>
      </w:r>
      <w:r w:rsidR="00871EE2" w:rsidRPr="002D3FEB">
        <w:rPr>
          <w:rFonts w:eastAsia="Times New Roman"/>
          <w:color w:val="000000"/>
        </w:rPr>
        <w:t xml:space="preserve">osition </w:t>
      </w:r>
      <w:r w:rsidR="00F504F4" w:rsidRPr="002D3FEB">
        <w:rPr>
          <w:rFonts w:eastAsia="Times New Roman"/>
          <w:color w:val="000000"/>
        </w:rPr>
        <w:t>1</w:t>
      </w:r>
      <w:r w:rsidR="00871EE2" w:rsidRPr="002D3FEB">
        <w:rPr>
          <w:rFonts w:eastAsia="Times New Roman"/>
          <w:color w:val="000000"/>
        </w:rPr>
        <w:t xml:space="preserve"> of Pedersen</w:t>
      </w:r>
      <w:r w:rsidR="00D03A3C">
        <w:rPr>
          <w:rFonts w:eastAsiaTheme="minorEastAsia"/>
          <w:color w:val="000000"/>
        </w:rPr>
        <w:t xml:space="preserve">, </w:t>
      </w:r>
      <w:r w:rsidR="00871EE2" w:rsidRPr="002D3FEB">
        <w:rPr>
          <w:rFonts w:eastAsia="Times New Roman"/>
          <w:color w:val="000000"/>
        </w:rPr>
        <w:t>2022</w:t>
      </w:r>
      <w:r w:rsidR="00F504F4" w:rsidRPr="002D3FEB">
        <w:rPr>
          <w:rFonts w:eastAsia="Times New Roman"/>
          <w:color w:val="000000"/>
        </w:rPr>
        <w:t>):</w:t>
      </w:r>
    </w:p>
    <w:p w14:paraId="62109713" w14:textId="2F9D6E92" w:rsidR="00F504F4" w:rsidRPr="002D3FEB" w:rsidRDefault="00000000" w:rsidP="00451CD2">
      <w:pPr>
        <w:tabs>
          <w:tab w:val="right" w:pos="9120"/>
        </w:tabs>
        <w:spacing w:line="480" w:lineRule="auto"/>
        <w:ind w:firstLine="720"/>
        <w:jc w:val="both"/>
        <w:rPr>
          <w:rFonts w:eastAsia="等线"/>
          <w:color w:val="000000"/>
        </w:rPr>
      </w:pPr>
      <m:oMath>
        <m:sSub>
          <m:sSubPr>
            <m:ctrlPr>
              <w:rPr>
                <w:rFonts w:ascii="Cambria Math" w:eastAsia="Times New Roman" w:hAnsi="Cambria Math"/>
                <w:i/>
                <w:color w:val="000000"/>
              </w:rPr>
            </m:ctrlPr>
          </m:sSubPr>
          <m:e>
            <m:r>
              <w:rPr>
                <w:rFonts w:ascii="Cambria Math" w:eastAsia="Times New Roman" w:hAnsi="Cambria Math"/>
                <w:color w:val="000000"/>
              </w:rPr>
              <m:t>x</m:t>
            </m:r>
          </m:e>
          <m:sub>
            <m:r>
              <w:rPr>
                <w:rFonts w:ascii="Cambria Math" w:eastAsia="Times New Roman" w:hAnsi="Cambria Math"/>
                <w:color w:val="000000"/>
              </w:rPr>
              <m:t>n</m:t>
            </m:r>
          </m:sub>
        </m:sSub>
        <m:d>
          <m:dPr>
            <m:ctrlPr>
              <w:rPr>
                <w:rFonts w:ascii="Cambria Math" w:eastAsia="Times New Roman" w:hAnsi="Cambria Math"/>
                <w:i/>
                <w:color w:val="000000"/>
              </w:rPr>
            </m:ctrlPr>
          </m:dPr>
          <m:e>
            <m:r>
              <w:rPr>
                <w:rFonts w:ascii="Cambria Math" w:eastAsia="Times New Roman" w:hAnsi="Cambria Math"/>
                <w:color w:val="000000"/>
              </w:rPr>
              <m:t>t</m:t>
            </m:r>
          </m:e>
        </m:d>
        <m:r>
          <m:rPr>
            <m:sty m:val="p"/>
          </m:rPr>
          <w:rPr>
            <w:rFonts w:ascii="Cambria Math" w:eastAsia="Times New Roman" w:hAnsi="Cambria Math" w:hint="eastAsia"/>
            <w:color w:val="000000"/>
          </w:rPr>
          <m:t>→</m:t>
        </m:r>
        <m:sSup>
          <m:sSupPr>
            <m:ctrlPr>
              <w:rPr>
                <w:rFonts w:ascii="Cambria Math" w:eastAsia="Times New Roman" w:hAnsi="Cambria Math"/>
                <w:i/>
                <w:color w:val="000000"/>
              </w:rPr>
            </m:ctrlPr>
          </m:sSupPr>
          <m:e>
            <m:d>
              <m:dPr>
                <m:ctrlPr>
                  <w:rPr>
                    <w:rFonts w:ascii="Cambria Math" w:eastAsia="Times New Roman" w:hAnsi="Cambria Math"/>
                    <w:color w:val="000000"/>
                  </w:rPr>
                </m:ctrlPr>
              </m:dPr>
              <m:e>
                <m:r>
                  <w:rPr>
                    <w:rFonts w:ascii="Cambria Math" w:eastAsia="Times New Roman" w:hAnsi="Cambria Math"/>
                    <w:color w:val="000000"/>
                  </w:rPr>
                  <m:t>I-</m:t>
                </m:r>
                <m:sSub>
                  <m:sSubPr>
                    <m:ctrlPr>
                      <w:rPr>
                        <w:rFonts w:ascii="Cambria Math" w:eastAsia="Times New Roman" w:hAnsi="Cambria Math"/>
                        <w:i/>
                        <w:color w:val="000000"/>
                      </w:rPr>
                    </m:ctrlPr>
                  </m:sSubPr>
                  <m:e>
                    <m:r>
                      <w:rPr>
                        <w:rFonts w:ascii="Cambria Math" w:eastAsia="Times New Roman" w:hAnsi="Cambria Math"/>
                        <w:color w:val="000000"/>
                      </w:rPr>
                      <m:t>A</m:t>
                    </m:r>
                  </m:e>
                  <m:sub>
                    <m:r>
                      <w:rPr>
                        <w:rFonts w:ascii="Cambria Math" w:eastAsia="Times New Roman" w:hAnsi="Cambria Math"/>
                        <w:color w:val="000000"/>
                      </w:rPr>
                      <m:t>nn</m:t>
                    </m:r>
                  </m:sub>
                </m:sSub>
                <m:ctrlPr>
                  <w:rPr>
                    <w:rFonts w:ascii="Cambria Math" w:eastAsia="Times New Roman" w:hAnsi="Cambria Math"/>
                    <w:i/>
                    <w:color w:val="000000"/>
                  </w:rPr>
                </m:ctrlPr>
              </m:e>
            </m:d>
            <m:ctrlPr>
              <w:rPr>
                <w:rFonts w:ascii="Cambria Math" w:eastAsia="Times New Roman" w:hAnsi="Cambria Math"/>
                <w:color w:val="000000"/>
              </w:rPr>
            </m:ctrlPr>
          </m:e>
          <m:sup>
            <m:r>
              <w:rPr>
                <w:rFonts w:ascii="Cambria Math" w:eastAsia="Times New Roman" w:hAnsi="Cambria Math"/>
                <w:color w:val="000000"/>
              </w:rPr>
              <m:t>-1</m:t>
            </m:r>
          </m:sup>
        </m:sSup>
        <m:sSub>
          <m:sSubPr>
            <m:ctrlPr>
              <w:rPr>
                <w:rFonts w:ascii="Cambria Math" w:eastAsia="Times New Roman" w:hAnsi="Cambria Math"/>
                <w:i/>
                <w:color w:val="000000"/>
              </w:rPr>
            </m:ctrlPr>
          </m:sSubPr>
          <m:e>
            <m:r>
              <w:rPr>
                <w:rFonts w:ascii="Cambria Math" w:eastAsia="Times New Roman" w:hAnsi="Cambria Math"/>
                <w:color w:val="000000"/>
              </w:rPr>
              <m:t>A</m:t>
            </m:r>
          </m:e>
          <m:sub>
            <m:r>
              <w:rPr>
                <w:rFonts w:ascii="Cambria Math" w:eastAsia="Times New Roman" w:hAnsi="Cambria Math"/>
                <w:color w:val="000000"/>
              </w:rPr>
              <m:t>nh</m:t>
            </m:r>
          </m:sub>
        </m:sSub>
        <m:sSub>
          <m:sSubPr>
            <m:ctrlPr>
              <w:rPr>
                <w:rFonts w:ascii="Cambria Math" w:eastAsia="Times New Roman" w:hAnsi="Cambria Math"/>
                <w:i/>
                <w:color w:val="000000"/>
              </w:rPr>
            </m:ctrlPr>
          </m:sSubPr>
          <m:e>
            <m:r>
              <w:rPr>
                <w:rFonts w:ascii="Cambria Math" w:eastAsia="Times New Roman" w:hAnsi="Cambria Math"/>
                <w:color w:val="000000"/>
              </w:rPr>
              <m:t>x</m:t>
            </m:r>
          </m:e>
          <m:sub>
            <m:r>
              <w:rPr>
                <w:rFonts w:ascii="Cambria Math" w:eastAsia="Times New Roman" w:hAnsi="Cambria Math"/>
                <w:color w:val="000000"/>
              </w:rPr>
              <m:t>h</m:t>
            </m:r>
          </m:sub>
        </m:sSub>
      </m:oMath>
      <w:r w:rsidR="00F504F4" w:rsidRPr="002D3FEB">
        <w:rPr>
          <w:rFonts w:eastAsia="等线" w:hint="eastAsia"/>
          <w:color w:val="000000"/>
        </w:rPr>
        <w:t>,</w:t>
      </w:r>
      <w:r w:rsidR="00F504F4" w:rsidRPr="002D3FEB">
        <w:rPr>
          <w:rFonts w:eastAsia="等线"/>
          <w:color w:val="000000"/>
        </w:rPr>
        <w:tab/>
        <w:t>(1)</w:t>
      </w:r>
    </w:p>
    <w:p w14:paraId="47BC4DD9" w14:textId="507925A9" w:rsidR="00F504F4" w:rsidRPr="002D3FEB" w:rsidRDefault="00703DE5" w:rsidP="002D1AED">
      <w:pPr>
        <w:spacing w:line="480" w:lineRule="auto"/>
        <w:jc w:val="both"/>
        <w:rPr>
          <w:rFonts w:eastAsia="Times New Roman"/>
          <w:color w:val="000000"/>
        </w:rPr>
      </w:pPr>
      <w:r w:rsidRPr="002D3FEB">
        <w:rPr>
          <w:rFonts w:eastAsia="等线"/>
          <w:color w:val="000000"/>
        </w:rPr>
        <w:t xml:space="preserve">This proposition </w:t>
      </w:r>
      <w:r w:rsidR="006C7480" w:rsidRPr="002D3FEB">
        <w:rPr>
          <w:rFonts w:eastAsia="等线"/>
          <w:color w:val="000000"/>
        </w:rPr>
        <w:t>indicate</w:t>
      </w:r>
      <w:r w:rsidRPr="002D3FEB">
        <w:rPr>
          <w:rFonts w:eastAsia="等线"/>
          <w:color w:val="000000"/>
        </w:rPr>
        <w:t>s that t</w:t>
      </w:r>
      <w:r w:rsidR="00F504F4" w:rsidRPr="002D3FEB">
        <w:rPr>
          <w:rFonts w:eastAsia="等线"/>
          <w:color w:val="000000"/>
        </w:rPr>
        <w:t>he long-run view</w:t>
      </w:r>
      <w:r w:rsidR="008F6B81" w:rsidRPr="002D3FEB">
        <w:rPr>
          <w:rFonts w:eastAsia="等线" w:hint="eastAsia"/>
          <w:color w:val="000000"/>
        </w:rPr>
        <w:t>s</w:t>
      </w:r>
      <w:r w:rsidRPr="002D3FEB">
        <w:rPr>
          <w:rFonts w:eastAsia="等线"/>
          <w:color w:val="000000"/>
        </w:rPr>
        <w:t xml:space="preserve"> of naïve investors</w:t>
      </w:r>
      <w:r w:rsidR="00F504F4" w:rsidRPr="002D3FEB">
        <w:rPr>
          <w:rFonts w:eastAsia="等线"/>
          <w:color w:val="000000"/>
        </w:rPr>
        <w:t xml:space="preserve"> reflect the views of rational and fanatic investors</w:t>
      </w:r>
      <w:r w:rsidR="003357C0">
        <w:rPr>
          <w:rFonts w:eastAsia="等线"/>
          <w:color w:val="000000"/>
        </w:rPr>
        <w:t>,</w:t>
      </w:r>
      <w:r w:rsidR="00F504F4" w:rsidRPr="002D3FEB">
        <w:rPr>
          <w:rFonts w:eastAsia="等线"/>
          <w:color w:val="000000"/>
        </w:rPr>
        <w:t xml:space="preserve"> weighted by their </w:t>
      </w:r>
      <w:r w:rsidR="006C7480" w:rsidRPr="002D3FEB">
        <w:rPr>
          <w:rFonts w:eastAsia="等线"/>
          <w:color w:val="000000"/>
        </w:rPr>
        <w:t>relative influences in the network</w:t>
      </w:r>
      <w:r w:rsidR="00F504F4" w:rsidRPr="002D3FEB">
        <w:rPr>
          <w:rFonts w:eastAsia="等线"/>
          <w:color w:val="000000"/>
        </w:rPr>
        <w:t xml:space="preserve">. </w:t>
      </w:r>
      <w:ins w:id="161" w:author="Siyang Li" w:date="2026-08-07T21:21:00Z">
        <w:r w:rsidR="00A57D2C" w:rsidRPr="00A57D2C">
          <w:rPr>
            <w:rFonts w:eastAsia="等线"/>
            <w:color w:val="000000"/>
          </w:rPr>
          <w:t>Motivated by this mechanism, we examine two related empirical implications</w:t>
        </w:r>
      </w:ins>
      <w:del w:id="162" w:author="Siyang Li" w:date="2026-08-07T21:21:00Z" w16du:dateUtc="2026-08-07T13:21:00Z">
        <w:r w:rsidR="006F1893" w:rsidRPr="002D3FEB" w:rsidDel="00A57D2C">
          <w:delText xml:space="preserve">We develop </w:delText>
        </w:r>
        <w:r w:rsidR="002D1AED" w:rsidRPr="002D3FEB" w:rsidDel="00A57D2C">
          <w:delText>two</w:delText>
        </w:r>
        <w:r w:rsidR="006F1893" w:rsidRPr="002D3FEB" w:rsidDel="00A57D2C">
          <w:delText xml:space="preserve"> testable hypotheses b</w:delText>
        </w:r>
        <w:r w:rsidR="00F504F4" w:rsidRPr="002D3FEB" w:rsidDel="00A57D2C">
          <w:delText xml:space="preserve">ased on </w:delText>
        </w:r>
        <w:r w:rsidR="006F1893" w:rsidRPr="002D3FEB" w:rsidDel="00A57D2C">
          <w:delText>Proposition 1</w:delText>
        </w:r>
      </w:del>
      <w:r w:rsidR="00D03A3C">
        <w:t>:</w:t>
      </w:r>
      <w:r w:rsidR="00F504F4" w:rsidRPr="002D3FEB">
        <w:t xml:space="preserve"> </w:t>
      </w:r>
    </w:p>
    <w:p w14:paraId="1E03519B" w14:textId="45389785" w:rsidR="00F504F4" w:rsidRPr="002D3FEB" w:rsidRDefault="00F504F4" w:rsidP="000F08D2">
      <w:pPr>
        <w:spacing w:line="480" w:lineRule="auto"/>
        <w:jc w:val="both"/>
        <w:rPr>
          <w:rFonts w:eastAsia="Times New Roman"/>
          <w:i/>
          <w:iCs/>
          <w:color w:val="000000"/>
        </w:rPr>
      </w:pPr>
      <w:r w:rsidRPr="002D3FEB">
        <w:rPr>
          <w:i/>
          <w:iCs/>
        </w:rPr>
        <w:t xml:space="preserve">H1: </w:t>
      </w:r>
      <w:r w:rsidR="006F1893" w:rsidRPr="002D3FEB">
        <w:rPr>
          <w:i/>
          <w:iCs/>
        </w:rPr>
        <w:t xml:space="preserve">Naïve investors’ views can be predicted by views from </w:t>
      </w:r>
      <w:r w:rsidR="004C57BE">
        <w:rPr>
          <w:i/>
          <w:iCs/>
        </w:rPr>
        <w:t>rational and fanatic</w:t>
      </w:r>
      <w:r w:rsidRPr="002D3FEB">
        <w:rPr>
          <w:i/>
          <w:iCs/>
        </w:rPr>
        <w:t xml:space="preserve"> </w:t>
      </w:r>
      <w:r w:rsidR="006F1893" w:rsidRPr="002D3FEB">
        <w:rPr>
          <w:i/>
          <w:iCs/>
        </w:rPr>
        <w:t xml:space="preserve">investors. </w:t>
      </w:r>
    </w:p>
    <w:p w14:paraId="159C6124" w14:textId="47A42E01" w:rsidR="002D1AED" w:rsidRPr="002D3FEB" w:rsidRDefault="002D1AED" w:rsidP="006D6624">
      <w:pPr>
        <w:spacing w:line="480" w:lineRule="auto"/>
        <w:jc w:val="both"/>
      </w:pPr>
      <w:r w:rsidRPr="002D3FEB">
        <w:rPr>
          <w:i/>
          <w:iCs/>
        </w:rPr>
        <w:t xml:space="preserve">H2: The </w:t>
      </w:r>
      <w:r w:rsidR="006C7480" w:rsidRPr="002D3FEB">
        <w:rPr>
          <w:i/>
          <w:iCs/>
        </w:rPr>
        <w:t>m</w:t>
      </w:r>
      <w:r w:rsidR="00326338" w:rsidRPr="002D3FEB">
        <w:rPr>
          <w:i/>
          <w:iCs/>
        </w:rPr>
        <w:t>ore influence</w:t>
      </w:r>
      <w:r w:rsidRPr="002D3FEB">
        <w:rPr>
          <w:i/>
          <w:iCs/>
        </w:rPr>
        <w:t xml:space="preserve"> </w:t>
      </w:r>
      <w:r w:rsidR="004C57BE">
        <w:rPr>
          <w:i/>
          <w:iCs/>
        </w:rPr>
        <w:t>rational and fanatic</w:t>
      </w:r>
      <w:r w:rsidRPr="002D3FEB">
        <w:rPr>
          <w:i/>
          <w:iCs/>
        </w:rPr>
        <w:t xml:space="preserve"> agents</w:t>
      </w:r>
      <w:r w:rsidR="006C7480" w:rsidRPr="002D3FEB">
        <w:rPr>
          <w:i/>
          <w:iCs/>
        </w:rPr>
        <w:t xml:space="preserve"> </w:t>
      </w:r>
      <w:r w:rsidR="00326338" w:rsidRPr="002D3FEB">
        <w:rPr>
          <w:i/>
          <w:iCs/>
        </w:rPr>
        <w:t>have</w:t>
      </w:r>
      <w:r w:rsidRPr="002D3FEB">
        <w:rPr>
          <w:i/>
          <w:iCs/>
        </w:rPr>
        <w:t xml:space="preserve">, the </w:t>
      </w:r>
      <w:r w:rsidR="00C05B92">
        <w:rPr>
          <w:rFonts w:hint="eastAsia"/>
          <w:i/>
          <w:iCs/>
        </w:rPr>
        <w:t>stronger</w:t>
      </w:r>
      <w:r w:rsidR="00D03A3C">
        <w:rPr>
          <w:i/>
          <w:iCs/>
        </w:rPr>
        <w:t xml:space="preserve"> the</w:t>
      </w:r>
      <w:r w:rsidR="00C05B92" w:rsidRPr="002D3FEB">
        <w:rPr>
          <w:i/>
          <w:iCs/>
        </w:rPr>
        <w:t xml:space="preserve"> </w:t>
      </w:r>
      <w:r w:rsidR="00B355F4">
        <w:rPr>
          <w:rFonts w:hint="eastAsia"/>
          <w:i/>
          <w:iCs/>
        </w:rPr>
        <w:t>predictive power</w:t>
      </w:r>
      <w:r w:rsidR="00B355F4" w:rsidRPr="002D3FEB">
        <w:rPr>
          <w:i/>
          <w:iCs/>
        </w:rPr>
        <w:t xml:space="preserve"> </w:t>
      </w:r>
      <w:r w:rsidR="00CB52C3">
        <w:rPr>
          <w:i/>
          <w:iCs/>
        </w:rPr>
        <w:t>of their</w:t>
      </w:r>
      <w:r w:rsidR="00CB52C3">
        <w:rPr>
          <w:rFonts w:hint="eastAsia"/>
          <w:i/>
          <w:iCs/>
        </w:rPr>
        <w:t xml:space="preserve"> </w:t>
      </w:r>
      <w:r w:rsidR="00B355F4">
        <w:rPr>
          <w:rFonts w:hint="eastAsia"/>
          <w:i/>
          <w:iCs/>
        </w:rPr>
        <w:t>views</w:t>
      </w:r>
      <w:r w:rsidR="00B355F4" w:rsidRPr="002D3FEB">
        <w:rPr>
          <w:i/>
          <w:iCs/>
        </w:rPr>
        <w:t xml:space="preserve"> </w:t>
      </w:r>
      <w:r w:rsidR="00AC17B1" w:rsidRPr="002D3FEB">
        <w:rPr>
          <w:i/>
          <w:iCs/>
        </w:rPr>
        <w:t>on the views</w:t>
      </w:r>
      <w:r w:rsidRPr="002D3FEB">
        <w:rPr>
          <w:i/>
          <w:iCs/>
        </w:rPr>
        <w:t xml:space="preserve"> of </w:t>
      </w:r>
      <w:del w:id="163" w:author="Siyang Li" w:date="2026-08-11T17:59:00Z" w16du:dateUtc="2026-08-11T09:59:00Z">
        <w:r w:rsidRPr="002D3FEB" w:rsidDel="00343DCA">
          <w:rPr>
            <w:i/>
            <w:iCs/>
          </w:rPr>
          <w:delText>naive</w:delText>
        </w:r>
      </w:del>
      <w:ins w:id="164" w:author="Siyang Li" w:date="2026-08-11T17:59:00Z" w16du:dateUtc="2026-08-11T09:59:00Z">
        <w:r w:rsidR="00343DCA">
          <w:rPr>
            <w:i/>
            <w:iCs/>
          </w:rPr>
          <w:t>naïve</w:t>
        </w:r>
      </w:ins>
      <w:r w:rsidRPr="002D3FEB">
        <w:rPr>
          <w:i/>
          <w:iCs/>
        </w:rPr>
        <w:t xml:space="preserve"> agents</w:t>
      </w:r>
      <w:r w:rsidR="00550D0E" w:rsidRPr="002D3FEB">
        <w:rPr>
          <w:i/>
          <w:iCs/>
        </w:rPr>
        <w:t>.</w:t>
      </w:r>
    </w:p>
    <w:p w14:paraId="30FCF68A" w14:textId="77777777" w:rsidR="00F504F4" w:rsidRPr="002D3FEB" w:rsidRDefault="00F504F4" w:rsidP="00F504F4">
      <w:pPr>
        <w:spacing w:line="480" w:lineRule="auto"/>
        <w:jc w:val="both"/>
        <w:rPr>
          <w:rFonts w:eastAsia="等线"/>
          <w:b/>
          <w:bCs/>
          <w:color w:val="000000"/>
        </w:rPr>
      </w:pPr>
      <w:r w:rsidRPr="002D3FEB">
        <w:rPr>
          <w:rFonts w:eastAsia="等线" w:hint="eastAsia"/>
          <w:b/>
          <w:bCs/>
          <w:color w:val="000000"/>
        </w:rPr>
        <w:t>2</w:t>
      </w:r>
      <w:r w:rsidRPr="002D3FEB">
        <w:rPr>
          <w:rFonts w:eastAsia="等线"/>
          <w:b/>
          <w:bCs/>
          <w:color w:val="000000"/>
        </w:rPr>
        <w:t>.3 Price Formation Dynamics</w:t>
      </w:r>
    </w:p>
    <w:p w14:paraId="738AE2AC" w14:textId="4FD26640" w:rsidR="00F504F4" w:rsidRPr="002D3FEB" w:rsidRDefault="00F504F4" w:rsidP="00F504F4">
      <w:pPr>
        <w:spacing w:line="480" w:lineRule="auto"/>
        <w:ind w:firstLine="720"/>
        <w:jc w:val="both"/>
        <w:rPr>
          <w:rFonts w:eastAsia="Times New Roman"/>
          <w:color w:val="000000"/>
        </w:rPr>
      </w:pPr>
      <w:r w:rsidRPr="002D3FEB">
        <w:rPr>
          <w:rFonts w:eastAsia="Times New Roman"/>
          <w:color w:val="000000"/>
        </w:rPr>
        <w:t xml:space="preserve">As agents trade </w:t>
      </w:r>
      <w:r w:rsidR="00A35C4B" w:rsidRPr="002D3FEB">
        <w:rPr>
          <w:rFonts w:eastAsia="Times New Roman"/>
          <w:color w:val="000000"/>
        </w:rPr>
        <w:t xml:space="preserve">following </w:t>
      </w:r>
      <w:r w:rsidRPr="002D3FEB">
        <w:rPr>
          <w:rFonts w:eastAsia="Times New Roman"/>
          <w:color w:val="000000"/>
        </w:rPr>
        <w:t xml:space="preserve">their beliefs </w:t>
      </w:r>
      <w:r w:rsidR="00A35C4B" w:rsidRPr="002D3FEB">
        <w:rPr>
          <w:rFonts w:eastAsia="Times New Roman"/>
          <w:color w:val="000000"/>
        </w:rPr>
        <w:t>after l</w:t>
      </w:r>
      <w:r w:rsidRPr="002D3FEB">
        <w:rPr>
          <w:rFonts w:eastAsia="Times New Roman"/>
          <w:color w:val="000000"/>
        </w:rPr>
        <w:t>earning in the social network, equilibrium asset price</w:t>
      </w:r>
      <w:r w:rsidR="004E5ECC" w:rsidRPr="002D3FEB">
        <w:rPr>
          <w:rFonts w:eastAsia="Times New Roman"/>
          <w:color w:val="000000"/>
        </w:rPr>
        <w:t xml:space="preserve"> for period </w:t>
      </w:r>
      <w:r w:rsidR="004E5ECC" w:rsidRPr="002D3FEB">
        <w:rPr>
          <w:rFonts w:eastAsia="Times New Roman"/>
          <w:i/>
          <w:color w:val="000000"/>
        </w:rPr>
        <w:t>t</w:t>
      </w:r>
      <w:r w:rsidR="002D1AED" w:rsidRPr="002D3FEB">
        <w:rPr>
          <w:rFonts w:eastAsia="Times New Roman"/>
          <w:color w:val="000000"/>
        </w:rPr>
        <w:t xml:space="preserve"> is determined as follows</w:t>
      </w:r>
      <w:r w:rsidR="00A35C4B" w:rsidRPr="002D3FEB">
        <w:rPr>
          <w:rFonts w:eastAsia="Times New Roman"/>
          <w:color w:val="000000"/>
        </w:rPr>
        <w:t xml:space="preserve"> (Proposition 4</w:t>
      </w:r>
      <w:r w:rsidR="00326338" w:rsidRPr="002D3FEB">
        <w:rPr>
          <w:rFonts w:eastAsia="Times New Roman"/>
          <w:color w:val="000000"/>
        </w:rPr>
        <w:t xml:space="preserve"> of Pedersen 2022</w:t>
      </w:r>
      <w:r w:rsidR="00A35C4B" w:rsidRPr="002D3FEB">
        <w:rPr>
          <w:rFonts w:eastAsia="Times New Roman"/>
          <w:color w:val="000000"/>
        </w:rPr>
        <w:t>)</w:t>
      </w:r>
      <w:r w:rsidR="002D1AED" w:rsidRPr="002D3FEB">
        <w:rPr>
          <w:rFonts w:eastAsia="Times New Roman"/>
          <w:color w:val="000000"/>
        </w:rPr>
        <w:t xml:space="preserve">: </w:t>
      </w:r>
      <w:r w:rsidRPr="002D3FEB">
        <w:rPr>
          <w:rFonts w:eastAsia="Times New Roman"/>
          <w:color w:val="000000"/>
        </w:rPr>
        <w:t xml:space="preserve"> </w:t>
      </w:r>
    </w:p>
    <w:p w14:paraId="3226D8D2" w14:textId="06831A3E" w:rsidR="00F504F4" w:rsidRPr="002D3FEB" w:rsidRDefault="00F504F4" w:rsidP="00451CD2">
      <w:pPr>
        <w:tabs>
          <w:tab w:val="right" w:pos="9120"/>
        </w:tabs>
        <w:spacing w:line="480" w:lineRule="auto"/>
        <w:ind w:firstLine="720"/>
        <w:jc w:val="both"/>
        <w:rPr>
          <w:rFonts w:eastAsia="等线"/>
          <w:color w:val="000000"/>
        </w:rPr>
      </w:pPr>
      <m:oMath>
        <m:r>
          <w:rPr>
            <w:rFonts w:ascii="Cambria Math" w:eastAsia="Times New Roman" w:hAnsi="Cambria Math"/>
            <w:color w:val="000000"/>
          </w:rPr>
          <m:t>p</m:t>
        </m:r>
        <m:d>
          <m:dPr>
            <m:ctrlPr>
              <w:rPr>
                <w:rFonts w:ascii="Cambria Math" w:eastAsia="Times New Roman" w:hAnsi="Cambria Math"/>
                <w:i/>
                <w:color w:val="000000"/>
              </w:rPr>
            </m:ctrlPr>
          </m:dPr>
          <m:e>
            <m:r>
              <w:rPr>
                <w:rFonts w:ascii="Cambria Math" w:eastAsia="Times New Roman" w:hAnsi="Cambria Math"/>
                <w:color w:val="000000"/>
              </w:rPr>
              <m:t>t</m:t>
            </m:r>
          </m:e>
        </m:d>
        <m:r>
          <w:rPr>
            <w:rFonts w:ascii="Cambria Math" w:eastAsia="Times New Roman" w:hAnsi="Cambria Math"/>
            <w:color w:val="000000"/>
          </w:rPr>
          <m:t>=</m:t>
        </m:r>
        <m:sSub>
          <m:sSubPr>
            <m:ctrlPr>
              <w:rPr>
                <w:rFonts w:ascii="Cambria Math" w:eastAsia="Times New Roman" w:hAnsi="Cambria Math"/>
                <w:i/>
                <w:color w:val="000000"/>
              </w:rPr>
            </m:ctrlPr>
          </m:sSubPr>
          <m:e>
            <m:r>
              <w:rPr>
                <w:rFonts w:ascii="Cambria Math" w:eastAsia="Times New Roman" w:hAnsi="Cambria Math"/>
                <w:color w:val="000000"/>
              </w:rPr>
              <m:t>p</m:t>
            </m:r>
          </m:e>
          <m:sub>
            <m:r>
              <w:rPr>
                <w:rFonts w:ascii="Cambria Math" w:eastAsia="Times New Roman" w:hAnsi="Cambria Math"/>
                <w:color w:val="000000"/>
              </w:rPr>
              <m:t>r</m:t>
            </m:r>
          </m:sub>
        </m:sSub>
        <m:d>
          <m:dPr>
            <m:ctrlPr>
              <w:rPr>
                <w:rFonts w:ascii="Cambria Math" w:eastAsia="Times New Roman" w:hAnsi="Cambria Math"/>
                <w:i/>
                <w:color w:val="000000"/>
              </w:rPr>
            </m:ctrlPr>
          </m:dPr>
          <m:e>
            <m:r>
              <w:rPr>
                <w:rFonts w:ascii="Cambria Math" w:eastAsia="Times New Roman" w:hAnsi="Cambria Math"/>
                <w:color w:val="000000"/>
              </w:rPr>
              <m:t>t</m:t>
            </m:r>
          </m:e>
        </m:d>
        <m:r>
          <w:rPr>
            <w:rFonts w:ascii="Cambria Math" w:eastAsia="Times New Roman" w:hAnsi="Cambria Math"/>
            <w:color w:val="000000"/>
          </w:rPr>
          <m:t>+</m:t>
        </m:r>
        <m:sSub>
          <m:sSubPr>
            <m:ctrlPr>
              <w:rPr>
                <w:rFonts w:ascii="Cambria Math" w:eastAsia="Times New Roman" w:hAnsi="Cambria Math"/>
                <w:i/>
                <w:color w:val="000000"/>
              </w:rPr>
            </m:ctrlPr>
          </m:sSubPr>
          <m:e>
            <m:r>
              <w:rPr>
                <w:rFonts w:ascii="Cambria Math" w:eastAsia="Times New Roman" w:hAnsi="Cambria Math"/>
                <w:color w:val="000000"/>
              </w:rPr>
              <m:t>p</m:t>
            </m:r>
          </m:e>
          <m:sub>
            <m:r>
              <w:rPr>
                <w:rFonts w:ascii="Cambria Math" w:eastAsia="Times New Roman" w:hAnsi="Cambria Math"/>
                <w:color w:val="000000"/>
              </w:rPr>
              <m:t>n</m:t>
            </m:r>
          </m:sub>
        </m:sSub>
        <m:d>
          <m:dPr>
            <m:ctrlPr>
              <w:rPr>
                <w:rFonts w:ascii="Cambria Math" w:eastAsia="Times New Roman" w:hAnsi="Cambria Math"/>
                <w:i/>
                <w:color w:val="000000"/>
              </w:rPr>
            </m:ctrlPr>
          </m:dPr>
          <m:e>
            <m:r>
              <w:rPr>
                <w:rFonts w:ascii="Cambria Math" w:eastAsia="Times New Roman" w:hAnsi="Cambria Math"/>
                <w:color w:val="000000"/>
              </w:rPr>
              <m:t>t</m:t>
            </m:r>
          </m:e>
        </m:d>
        <m:r>
          <w:rPr>
            <w:rFonts w:ascii="Cambria Math" w:eastAsia="Times New Roman" w:hAnsi="Cambria Math"/>
            <w:color w:val="000000"/>
          </w:rPr>
          <m:t>=</m:t>
        </m:r>
        <m:sSub>
          <m:sSubPr>
            <m:ctrlPr>
              <w:rPr>
                <w:rFonts w:ascii="Cambria Math" w:eastAsia="Times New Roman" w:hAnsi="Cambria Math"/>
                <w:i/>
                <w:color w:val="000000"/>
              </w:rPr>
            </m:ctrlPr>
          </m:sSubPr>
          <m:e>
            <m:r>
              <w:rPr>
                <w:rFonts w:ascii="Cambria Math" w:eastAsia="Times New Roman" w:hAnsi="Cambria Math"/>
                <w:color w:val="000000"/>
              </w:rPr>
              <m:t>p</m:t>
            </m:r>
          </m:e>
          <m:sub>
            <m:r>
              <w:rPr>
                <w:rFonts w:ascii="Cambria Math" w:eastAsia="Times New Roman" w:hAnsi="Cambria Math"/>
                <w:color w:val="000000"/>
              </w:rPr>
              <m:t>r</m:t>
            </m:r>
          </m:sub>
        </m:sSub>
        <m:d>
          <m:dPr>
            <m:ctrlPr>
              <w:rPr>
                <w:rFonts w:ascii="Cambria Math" w:eastAsia="Times New Roman" w:hAnsi="Cambria Math"/>
                <w:i/>
                <w:color w:val="000000"/>
              </w:rPr>
            </m:ctrlPr>
          </m:dPr>
          <m:e>
            <m:r>
              <w:rPr>
                <w:rFonts w:ascii="Cambria Math" w:eastAsia="Times New Roman" w:hAnsi="Cambria Math"/>
                <w:color w:val="000000"/>
              </w:rPr>
              <m:t>t</m:t>
            </m:r>
          </m:e>
        </m:d>
        <m:r>
          <w:rPr>
            <w:rFonts w:ascii="Cambria Math" w:eastAsia="Times New Roman" w:hAnsi="Cambria Math"/>
            <w:color w:val="000000"/>
          </w:rPr>
          <m:t>+function(a,b,</m:t>
        </m:r>
        <m:sSub>
          <m:sSubPr>
            <m:ctrlPr>
              <w:rPr>
                <w:rFonts w:ascii="Cambria Math" w:eastAsia="等线" w:hAnsi="Cambria Math"/>
                <w:i/>
                <w:color w:val="000000"/>
              </w:rPr>
            </m:ctrlPr>
          </m:sSubPr>
          <m:e>
            <m:acc>
              <m:accPr>
                <m:chr m:val="̅"/>
                <m:ctrlPr>
                  <w:rPr>
                    <w:rFonts w:ascii="Cambria Math" w:eastAsia="等线" w:hAnsi="Cambria Math"/>
                    <w:color w:val="000000"/>
                  </w:rPr>
                </m:ctrlPr>
              </m:accPr>
              <m:e>
                <m:r>
                  <w:rPr>
                    <w:rFonts w:ascii="Cambria Math" w:eastAsia="等线" w:hAnsi="Cambria Math"/>
                    <w:color w:val="000000"/>
                  </w:rPr>
                  <m:t>x</m:t>
                </m:r>
              </m:e>
            </m:acc>
          </m:e>
          <m:sub>
            <m:r>
              <w:rPr>
                <w:rFonts w:ascii="Cambria Math" w:eastAsia="等线" w:hAnsi="Cambria Math"/>
                <w:color w:val="000000"/>
              </w:rPr>
              <m:t>n</m:t>
            </m:r>
          </m:sub>
        </m:sSub>
        <m:d>
          <m:dPr>
            <m:ctrlPr>
              <w:rPr>
                <w:rFonts w:ascii="Cambria Math" w:eastAsia="等线" w:hAnsi="Cambria Math"/>
                <w:i/>
                <w:color w:val="000000"/>
              </w:rPr>
            </m:ctrlPr>
          </m:dPr>
          <m:e>
            <m:r>
              <w:rPr>
                <w:rFonts w:ascii="Cambria Math" w:eastAsia="等线" w:hAnsi="Cambria Math"/>
                <w:color w:val="000000"/>
              </w:rPr>
              <m:t>t</m:t>
            </m:r>
          </m:e>
        </m:d>
        <m:r>
          <w:rPr>
            <w:rFonts w:ascii="Cambria Math" w:eastAsia="等线" w:hAnsi="Cambria Math"/>
            <w:color w:val="000000"/>
          </w:rPr>
          <m:t>,</m:t>
        </m:r>
        <m:sSub>
          <m:sSubPr>
            <m:ctrlPr>
              <w:rPr>
                <w:rFonts w:ascii="Cambria Math" w:eastAsia="等线" w:hAnsi="Cambria Math"/>
                <w:i/>
                <w:color w:val="000000"/>
              </w:rPr>
            </m:ctrlPr>
          </m:sSubPr>
          <m:e>
            <m:acc>
              <m:accPr>
                <m:chr m:val="̅"/>
                <m:ctrlPr>
                  <w:rPr>
                    <w:rFonts w:ascii="Cambria Math" w:eastAsia="等线" w:hAnsi="Cambria Math"/>
                    <w:color w:val="000000"/>
                  </w:rPr>
                </m:ctrlPr>
              </m:accPr>
              <m:e>
                <m:r>
                  <w:rPr>
                    <w:rFonts w:ascii="Cambria Math" w:eastAsia="等线" w:hAnsi="Cambria Math"/>
                    <w:color w:val="000000"/>
                  </w:rPr>
                  <m:t>x</m:t>
                </m:r>
              </m:e>
            </m:acc>
          </m:e>
          <m:sub>
            <m:r>
              <w:rPr>
                <w:rFonts w:ascii="Cambria Math" w:eastAsia="等线" w:hAnsi="Cambria Math"/>
                <w:color w:val="000000"/>
              </w:rPr>
              <m:t>f</m:t>
            </m:r>
          </m:sub>
        </m:sSub>
        <m:d>
          <m:dPr>
            <m:ctrlPr>
              <w:rPr>
                <w:rFonts w:ascii="Cambria Math" w:eastAsia="等线" w:hAnsi="Cambria Math"/>
                <w:i/>
                <w:color w:val="000000"/>
              </w:rPr>
            </m:ctrlPr>
          </m:dPr>
          <m:e>
            <m:r>
              <w:rPr>
                <w:rFonts w:ascii="Cambria Math" w:eastAsia="等线" w:hAnsi="Cambria Math"/>
                <w:color w:val="000000"/>
              </w:rPr>
              <m:t>t</m:t>
            </m:r>
          </m:e>
        </m:d>
        <m:r>
          <w:rPr>
            <w:rFonts w:ascii="Cambria Math" w:eastAsia="等线" w:hAnsi="Cambria Math"/>
            <w:color w:val="000000"/>
          </w:rPr>
          <m:t>,</m:t>
        </m:r>
        <m:sSub>
          <m:sSubPr>
            <m:ctrlPr>
              <w:rPr>
                <w:rFonts w:ascii="Cambria Math" w:eastAsia="Times New Roman" w:hAnsi="Cambria Math"/>
                <w:i/>
                <w:color w:val="000000"/>
              </w:rPr>
            </m:ctrlPr>
          </m:sSubPr>
          <m:e>
            <m:r>
              <w:rPr>
                <w:rFonts w:ascii="Cambria Math" w:eastAsia="Times New Roman" w:hAnsi="Cambria Math"/>
                <w:color w:val="000000"/>
              </w:rPr>
              <m:t>x</m:t>
            </m:r>
          </m:e>
          <m:sub>
            <m:r>
              <w:rPr>
                <w:rFonts w:ascii="Cambria Math" w:eastAsia="Times New Roman" w:hAnsi="Cambria Math"/>
                <w:color w:val="000000"/>
              </w:rPr>
              <m:t>r</m:t>
            </m:r>
          </m:sub>
        </m:sSub>
        <m:r>
          <w:rPr>
            <w:rFonts w:ascii="Cambria Math" w:eastAsia="Times New Roman" w:hAnsi="Cambria Math"/>
            <w:color w:val="000000"/>
          </w:rPr>
          <m:t>)</m:t>
        </m:r>
      </m:oMath>
      <w:r w:rsidR="00A35C4B" w:rsidRPr="002D3FEB">
        <w:rPr>
          <w:rFonts w:eastAsia="等线"/>
          <w:color w:val="000000"/>
        </w:rPr>
        <w:t>.</w:t>
      </w:r>
      <w:r w:rsidRPr="002D3FEB">
        <w:rPr>
          <w:rFonts w:eastAsia="等线"/>
          <w:color w:val="000000"/>
        </w:rPr>
        <w:tab/>
        <w:t>(</w:t>
      </w:r>
      <w:r w:rsidR="00A511E8" w:rsidRPr="002D3FEB">
        <w:rPr>
          <w:rFonts w:eastAsia="等线" w:hint="eastAsia"/>
          <w:color w:val="000000"/>
        </w:rPr>
        <w:t>2</w:t>
      </w:r>
      <w:r w:rsidRPr="002D3FEB">
        <w:rPr>
          <w:rFonts w:eastAsia="等线"/>
          <w:color w:val="000000"/>
        </w:rPr>
        <w:t>)</w:t>
      </w:r>
    </w:p>
    <w:p w14:paraId="2BD132B2" w14:textId="48AF80C6" w:rsidR="004E5ECC" w:rsidRPr="002D3FEB" w:rsidRDefault="00A35C4B" w:rsidP="003357C0">
      <w:pPr>
        <w:spacing w:line="480" w:lineRule="auto"/>
        <w:jc w:val="both"/>
        <w:rPr>
          <w:rFonts w:eastAsia="Times New Roman"/>
          <w:color w:val="000000"/>
        </w:rPr>
      </w:pPr>
      <w:r w:rsidRPr="002D3FEB">
        <w:rPr>
          <w:rFonts w:eastAsia="Times New Roman"/>
          <w:color w:val="000000"/>
        </w:rPr>
        <w:t xml:space="preserve">The equilibrium price </w:t>
      </w:r>
      <m:oMath>
        <m:r>
          <w:rPr>
            <w:rFonts w:ascii="Cambria Math" w:eastAsia="Times New Roman" w:hAnsi="Cambria Math"/>
            <w:color w:val="000000"/>
          </w:rPr>
          <m:t>p</m:t>
        </m:r>
        <m:d>
          <m:dPr>
            <m:ctrlPr>
              <w:rPr>
                <w:rFonts w:ascii="Cambria Math" w:eastAsia="Times New Roman" w:hAnsi="Cambria Math"/>
                <w:i/>
                <w:color w:val="000000"/>
              </w:rPr>
            </m:ctrlPr>
          </m:dPr>
          <m:e>
            <m:r>
              <w:rPr>
                <w:rFonts w:ascii="Cambria Math" w:eastAsia="Times New Roman" w:hAnsi="Cambria Math"/>
                <w:color w:val="000000"/>
              </w:rPr>
              <m:t>t</m:t>
            </m:r>
          </m:e>
        </m:d>
      </m:oMath>
      <w:r w:rsidRPr="002D3FEB">
        <w:rPr>
          <w:rFonts w:eastAsia="Times New Roman"/>
          <w:color w:val="000000"/>
        </w:rPr>
        <w:t xml:space="preserve"> has two components, </w:t>
      </w:r>
      <w:r w:rsidR="008F6B81" w:rsidRPr="002D3FEB">
        <w:rPr>
          <w:rFonts w:eastAsiaTheme="minorEastAsia" w:hint="eastAsia"/>
          <w:color w:val="000000"/>
        </w:rPr>
        <w:t xml:space="preserve">the </w:t>
      </w:r>
      <w:r w:rsidRPr="002D3FEB">
        <w:rPr>
          <w:rFonts w:eastAsia="Times New Roman"/>
          <w:color w:val="000000"/>
        </w:rPr>
        <w:t xml:space="preserve">rational price </w:t>
      </w:r>
      <m:oMath>
        <m:sSub>
          <m:sSubPr>
            <m:ctrlPr>
              <w:rPr>
                <w:rFonts w:ascii="Cambria Math" w:eastAsia="Times New Roman" w:hAnsi="Cambria Math"/>
                <w:i/>
                <w:color w:val="000000"/>
              </w:rPr>
            </m:ctrlPr>
          </m:sSubPr>
          <m:e>
            <m:r>
              <w:rPr>
                <w:rFonts w:ascii="Cambria Math" w:eastAsia="Times New Roman" w:hAnsi="Cambria Math"/>
                <w:color w:val="000000"/>
              </w:rPr>
              <m:t>p</m:t>
            </m:r>
          </m:e>
          <m:sub>
            <m:r>
              <w:rPr>
                <w:rFonts w:ascii="Cambria Math" w:eastAsia="Times New Roman" w:hAnsi="Cambria Math"/>
                <w:color w:val="000000"/>
              </w:rPr>
              <m:t>r</m:t>
            </m:r>
          </m:sub>
        </m:sSub>
        <m:d>
          <m:dPr>
            <m:ctrlPr>
              <w:rPr>
                <w:rFonts w:ascii="Cambria Math" w:eastAsia="Times New Roman" w:hAnsi="Cambria Math"/>
                <w:i/>
                <w:color w:val="000000"/>
              </w:rPr>
            </m:ctrlPr>
          </m:dPr>
          <m:e>
            <m:r>
              <w:rPr>
                <w:rFonts w:ascii="Cambria Math" w:eastAsia="Times New Roman" w:hAnsi="Cambria Math"/>
                <w:color w:val="000000"/>
              </w:rPr>
              <m:t>t</m:t>
            </m:r>
          </m:e>
        </m:d>
      </m:oMath>
      <w:r w:rsidRPr="002D3FEB">
        <w:rPr>
          <w:rFonts w:eastAsia="Times New Roman"/>
          <w:color w:val="000000"/>
        </w:rPr>
        <w:t xml:space="preserve">, formed in the special case where all wealth is in the hands of rational investors, and the network price, </w:t>
      </w:r>
      <m:oMath>
        <m:sSub>
          <m:sSubPr>
            <m:ctrlPr>
              <w:rPr>
                <w:rFonts w:ascii="Cambria Math" w:eastAsia="Times New Roman" w:hAnsi="Cambria Math"/>
                <w:i/>
                <w:color w:val="000000"/>
              </w:rPr>
            </m:ctrlPr>
          </m:sSubPr>
          <m:e>
            <m:r>
              <w:rPr>
                <w:rFonts w:ascii="Cambria Math" w:eastAsia="Times New Roman" w:hAnsi="Cambria Math"/>
                <w:color w:val="000000"/>
              </w:rPr>
              <m:t>p</m:t>
            </m:r>
          </m:e>
          <m:sub>
            <m:r>
              <w:rPr>
                <w:rFonts w:ascii="Cambria Math" w:eastAsia="Times New Roman" w:hAnsi="Cambria Math"/>
                <w:color w:val="000000"/>
              </w:rPr>
              <m:t>n</m:t>
            </m:r>
          </m:sub>
        </m:sSub>
        <m:d>
          <m:dPr>
            <m:ctrlPr>
              <w:rPr>
                <w:rFonts w:ascii="Cambria Math" w:eastAsia="Times New Roman" w:hAnsi="Cambria Math"/>
                <w:i/>
                <w:color w:val="000000"/>
              </w:rPr>
            </m:ctrlPr>
          </m:dPr>
          <m:e>
            <m:r>
              <w:rPr>
                <w:rFonts w:ascii="Cambria Math" w:eastAsia="Times New Roman" w:hAnsi="Cambria Math"/>
                <w:color w:val="000000"/>
              </w:rPr>
              <m:t>t</m:t>
            </m:r>
          </m:e>
        </m:d>
      </m:oMath>
      <w:r w:rsidR="0038139A" w:rsidRPr="002D3FEB">
        <w:rPr>
          <w:rFonts w:eastAsia="Times New Roman"/>
          <w:color w:val="000000"/>
        </w:rPr>
        <w:t xml:space="preserve">, which is </w:t>
      </w:r>
      <w:r w:rsidRPr="002D3FEB">
        <w:rPr>
          <w:rFonts w:eastAsia="Times New Roman"/>
          <w:color w:val="000000"/>
        </w:rPr>
        <w:t xml:space="preserve">a function of </w:t>
      </w:r>
      <w:r w:rsidR="009B34AE" w:rsidRPr="002D3FEB">
        <w:rPr>
          <w:rFonts w:eastAsia="等线"/>
          <w:color w:val="000000"/>
        </w:rPr>
        <w:t>the relative wealth of naïve investors</w:t>
      </w:r>
      <w:r w:rsidRPr="002D3FEB">
        <w:rPr>
          <w:rFonts w:eastAsia="等线"/>
          <w:color w:val="000000"/>
        </w:rPr>
        <w:t xml:space="preserve"> (parameter </w:t>
      </w:r>
      <m:oMath>
        <m:r>
          <w:rPr>
            <w:rFonts w:ascii="Cambria Math" w:eastAsia="Times New Roman" w:hAnsi="Cambria Math"/>
            <w:color w:val="000000"/>
          </w:rPr>
          <m:t>a</m:t>
        </m:r>
      </m:oMath>
      <w:r w:rsidRPr="002D3FEB">
        <w:rPr>
          <w:rFonts w:eastAsia="等线"/>
          <w:color w:val="000000"/>
        </w:rPr>
        <w:t>)</w:t>
      </w:r>
      <w:r w:rsidR="00F504F4" w:rsidRPr="002D3FEB">
        <w:rPr>
          <w:rFonts w:eastAsia="等线"/>
          <w:color w:val="000000"/>
        </w:rPr>
        <w:t xml:space="preserve">, </w:t>
      </w:r>
      <w:r w:rsidRPr="002D3FEB">
        <w:rPr>
          <w:rFonts w:eastAsia="等线"/>
          <w:color w:val="000000"/>
        </w:rPr>
        <w:t xml:space="preserve">the relative wealth of fanatic investors (parameter </w:t>
      </w:r>
      <m:oMath>
        <m:r>
          <w:rPr>
            <w:rFonts w:ascii="Cambria Math" w:eastAsia="等线" w:hAnsi="Cambria Math"/>
            <w:color w:val="000000"/>
          </w:rPr>
          <m:t>b</m:t>
        </m:r>
      </m:oMath>
      <w:r w:rsidRPr="002D3FEB">
        <w:rPr>
          <w:rFonts w:eastAsia="等线"/>
          <w:color w:val="000000"/>
        </w:rPr>
        <w:t xml:space="preserve">), </w:t>
      </w:r>
      <w:r w:rsidR="008F6B81" w:rsidRPr="002D3FEB">
        <w:rPr>
          <w:rFonts w:eastAsia="等线" w:hint="eastAsia"/>
          <w:color w:val="000000"/>
        </w:rPr>
        <w:t xml:space="preserve">the </w:t>
      </w:r>
      <w:r w:rsidRPr="002D3FEB">
        <w:rPr>
          <w:rFonts w:eastAsia="等线"/>
          <w:color w:val="000000"/>
        </w:rPr>
        <w:t xml:space="preserve">average view among naïve investors </w:t>
      </w:r>
      <m:oMath>
        <m:sSub>
          <m:sSubPr>
            <m:ctrlPr>
              <w:rPr>
                <w:rFonts w:ascii="Cambria Math" w:eastAsia="等线" w:hAnsi="Cambria Math"/>
                <w:i/>
                <w:color w:val="000000"/>
              </w:rPr>
            </m:ctrlPr>
          </m:sSubPr>
          <m:e>
            <m:acc>
              <m:accPr>
                <m:chr m:val="̅"/>
                <m:ctrlPr>
                  <w:rPr>
                    <w:rFonts w:ascii="Cambria Math" w:eastAsia="等线" w:hAnsi="Cambria Math"/>
                    <w:color w:val="000000"/>
                  </w:rPr>
                </m:ctrlPr>
              </m:accPr>
              <m:e>
                <m:r>
                  <w:rPr>
                    <w:rFonts w:ascii="Cambria Math" w:eastAsia="等线" w:hAnsi="Cambria Math"/>
                    <w:color w:val="000000"/>
                  </w:rPr>
                  <m:t>x</m:t>
                </m:r>
              </m:e>
            </m:acc>
          </m:e>
          <m:sub>
            <m:r>
              <w:rPr>
                <w:rFonts w:ascii="Cambria Math" w:eastAsia="等线" w:hAnsi="Cambria Math"/>
                <w:color w:val="000000"/>
              </w:rPr>
              <m:t>n</m:t>
            </m:r>
          </m:sub>
        </m:sSub>
        <m:d>
          <m:dPr>
            <m:ctrlPr>
              <w:rPr>
                <w:rFonts w:ascii="Cambria Math" w:eastAsia="等线" w:hAnsi="Cambria Math"/>
                <w:i/>
                <w:color w:val="000000"/>
              </w:rPr>
            </m:ctrlPr>
          </m:dPr>
          <m:e>
            <m:r>
              <w:rPr>
                <w:rFonts w:ascii="Cambria Math" w:eastAsia="等线" w:hAnsi="Cambria Math"/>
                <w:color w:val="000000"/>
              </w:rPr>
              <m:t>t</m:t>
            </m:r>
          </m:e>
        </m:d>
      </m:oMath>
      <w:r w:rsidRPr="002D3FEB">
        <w:rPr>
          <w:rFonts w:eastAsia="等线"/>
          <w:color w:val="000000"/>
        </w:rPr>
        <w:t xml:space="preserve">, the average view among </w:t>
      </w:r>
      <w:r w:rsidRPr="002D3FEB">
        <w:rPr>
          <w:rFonts w:eastAsia="等线"/>
          <w:color w:val="000000"/>
        </w:rPr>
        <w:lastRenderedPageBreak/>
        <w:t xml:space="preserve">fanatic investors </w:t>
      </w:r>
      <m:oMath>
        <m:sSub>
          <m:sSubPr>
            <m:ctrlPr>
              <w:rPr>
                <w:rFonts w:ascii="Cambria Math" w:eastAsia="等线" w:hAnsi="Cambria Math"/>
                <w:i/>
                <w:color w:val="000000"/>
              </w:rPr>
            </m:ctrlPr>
          </m:sSubPr>
          <m:e>
            <m:acc>
              <m:accPr>
                <m:chr m:val="̅"/>
                <m:ctrlPr>
                  <w:rPr>
                    <w:rFonts w:ascii="Cambria Math" w:eastAsia="等线" w:hAnsi="Cambria Math"/>
                    <w:color w:val="000000"/>
                  </w:rPr>
                </m:ctrlPr>
              </m:accPr>
              <m:e>
                <m:r>
                  <w:rPr>
                    <w:rFonts w:ascii="Cambria Math" w:eastAsia="等线" w:hAnsi="Cambria Math"/>
                    <w:color w:val="000000"/>
                  </w:rPr>
                  <m:t>x</m:t>
                </m:r>
              </m:e>
            </m:acc>
          </m:e>
          <m:sub>
            <m:r>
              <w:rPr>
                <w:rFonts w:ascii="Cambria Math" w:eastAsia="等线" w:hAnsi="Cambria Math"/>
                <w:color w:val="000000"/>
              </w:rPr>
              <m:t>f</m:t>
            </m:r>
          </m:sub>
        </m:sSub>
        <m:d>
          <m:dPr>
            <m:ctrlPr>
              <w:rPr>
                <w:rFonts w:ascii="Cambria Math" w:eastAsia="等线" w:hAnsi="Cambria Math"/>
                <w:i/>
                <w:color w:val="000000"/>
              </w:rPr>
            </m:ctrlPr>
          </m:dPr>
          <m:e>
            <m:r>
              <w:rPr>
                <w:rFonts w:ascii="Cambria Math" w:eastAsia="等线" w:hAnsi="Cambria Math"/>
                <w:color w:val="000000"/>
              </w:rPr>
              <m:t>t</m:t>
            </m:r>
          </m:e>
        </m:d>
      </m:oMath>
      <w:r w:rsidRPr="002D3FEB">
        <w:rPr>
          <w:rFonts w:eastAsia="等线"/>
          <w:color w:val="000000"/>
        </w:rPr>
        <w:t xml:space="preserve"> and </w:t>
      </w:r>
      <w:r w:rsidR="008F6B81" w:rsidRPr="002D3FEB">
        <w:rPr>
          <w:rFonts w:eastAsia="等线" w:hint="eastAsia"/>
          <w:color w:val="000000"/>
        </w:rPr>
        <w:t xml:space="preserve">the </w:t>
      </w:r>
      <w:r w:rsidRPr="002D3FEB">
        <w:rPr>
          <w:rFonts w:eastAsia="等线"/>
          <w:color w:val="000000"/>
        </w:rPr>
        <w:t>rational view</w:t>
      </w:r>
      <w:r w:rsidR="00F504F4" w:rsidRPr="002D3FEB">
        <w:rPr>
          <w:rFonts w:eastAsia="等线"/>
          <w:color w:val="000000"/>
        </w:rPr>
        <w:t xml:space="preserve"> </w:t>
      </w:r>
      <m:oMath>
        <m:sSub>
          <m:sSubPr>
            <m:ctrlPr>
              <w:rPr>
                <w:rFonts w:ascii="Cambria Math" w:eastAsia="等线" w:hAnsi="Cambria Math"/>
                <w:i/>
                <w:color w:val="000000"/>
              </w:rPr>
            </m:ctrlPr>
          </m:sSubPr>
          <m:e>
            <m:r>
              <w:rPr>
                <w:rFonts w:ascii="Cambria Math" w:eastAsia="等线" w:hAnsi="Cambria Math"/>
                <w:color w:val="000000"/>
              </w:rPr>
              <m:t>x</m:t>
            </m:r>
          </m:e>
          <m:sub>
            <m:r>
              <w:rPr>
                <w:rFonts w:ascii="Cambria Math" w:eastAsia="等线" w:hAnsi="Cambria Math"/>
                <w:color w:val="000000"/>
              </w:rPr>
              <m:t>r</m:t>
            </m:r>
          </m:sub>
        </m:sSub>
      </m:oMath>
      <w:r w:rsidR="004E5ECC" w:rsidRPr="002D3FEB">
        <w:rPr>
          <w:rFonts w:eastAsia="等线"/>
          <w:color w:val="000000"/>
        </w:rPr>
        <w:t xml:space="preserve">. </w:t>
      </w:r>
      <w:r w:rsidR="0038139A" w:rsidRPr="002D3FEB">
        <w:rPr>
          <w:rFonts w:eastAsia="等线"/>
          <w:color w:val="000000"/>
        </w:rPr>
        <w:t>In Proposition 5, Pedersen defines t</w:t>
      </w:r>
      <w:r w:rsidR="004E5ECC" w:rsidRPr="002D3FEB">
        <w:rPr>
          <w:rFonts w:eastAsia="等线"/>
          <w:color w:val="000000"/>
        </w:rPr>
        <w:t xml:space="preserve">he </w:t>
      </w:r>
      <w:r w:rsidR="00B97877" w:rsidRPr="002D3FEB">
        <w:rPr>
          <w:rFonts w:eastAsia="等线"/>
          <w:color w:val="000000"/>
        </w:rPr>
        <w:t>long-term</w:t>
      </w:r>
      <w:r w:rsidR="004E5ECC" w:rsidRPr="002D3FEB">
        <w:rPr>
          <w:rFonts w:eastAsia="等线"/>
          <w:color w:val="000000"/>
        </w:rPr>
        <w:t xml:space="preserve"> equilibrium price</w:t>
      </w:r>
      <w:r w:rsidR="005D6D6C" w:rsidRPr="002D3FEB">
        <w:rPr>
          <w:rFonts w:eastAsia="等线"/>
          <w:color w:val="000000"/>
        </w:rPr>
        <w:t xml:space="preserve"> as a function of agent views</w:t>
      </w:r>
      <w:r w:rsidR="0038139A" w:rsidRPr="002D3FEB">
        <w:rPr>
          <w:rFonts w:eastAsia="等线"/>
          <w:color w:val="000000"/>
        </w:rPr>
        <w:t xml:space="preserve">, which is positively affected by </w:t>
      </w:r>
      <w:r w:rsidR="00C226F0" w:rsidRPr="002D3FEB">
        <w:rPr>
          <w:rFonts w:eastAsia="等线"/>
          <w:color w:val="000000"/>
        </w:rPr>
        <w:t xml:space="preserve">agent </w:t>
      </w:r>
      <w:r w:rsidR="0038139A" w:rsidRPr="002D3FEB">
        <w:rPr>
          <w:rFonts w:eastAsia="等线"/>
          <w:color w:val="000000"/>
        </w:rPr>
        <w:t xml:space="preserve">influence. In </w:t>
      </w:r>
      <w:r w:rsidR="00D03A3C">
        <w:rPr>
          <w:rFonts w:eastAsia="等线"/>
          <w:color w:val="000000"/>
        </w:rPr>
        <w:t>other</w:t>
      </w:r>
      <w:r w:rsidR="00D03A3C" w:rsidRPr="002D3FEB">
        <w:rPr>
          <w:rFonts w:eastAsia="等线"/>
          <w:color w:val="000000"/>
        </w:rPr>
        <w:t xml:space="preserve"> </w:t>
      </w:r>
      <w:r w:rsidR="0038139A" w:rsidRPr="002D3FEB">
        <w:rPr>
          <w:rFonts w:eastAsia="等线"/>
          <w:color w:val="000000"/>
        </w:rPr>
        <w:t>word</w:t>
      </w:r>
      <w:r w:rsidR="00D03A3C">
        <w:rPr>
          <w:rFonts w:eastAsia="等线"/>
          <w:color w:val="000000"/>
        </w:rPr>
        <w:t>s</w:t>
      </w:r>
      <w:r w:rsidR="0038139A" w:rsidRPr="002D3FEB">
        <w:rPr>
          <w:rFonts w:eastAsia="等线"/>
          <w:color w:val="000000"/>
        </w:rPr>
        <w:t xml:space="preserve">, </w:t>
      </w:r>
      <w:r w:rsidR="004E5ECC" w:rsidRPr="002D3FEB">
        <w:rPr>
          <w:rFonts w:eastAsia="Times New Roman"/>
          <w:color w:val="000000"/>
        </w:rPr>
        <w:t xml:space="preserve">the </w:t>
      </w:r>
      <w:r w:rsidR="0038139A" w:rsidRPr="002D3FEB">
        <w:rPr>
          <w:rFonts w:eastAsia="Times New Roman"/>
          <w:color w:val="000000"/>
        </w:rPr>
        <w:t>contribution</w:t>
      </w:r>
      <w:r w:rsidR="004E5ECC" w:rsidRPr="002D3FEB">
        <w:rPr>
          <w:rFonts w:eastAsia="Times New Roman"/>
          <w:color w:val="000000"/>
        </w:rPr>
        <w:t xml:space="preserve"> of agent </w:t>
      </w:r>
      <w:r w:rsidR="004E5ECC" w:rsidRPr="002D3FEB">
        <w:rPr>
          <w:rFonts w:eastAsia="Times New Roman"/>
          <w:i/>
          <w:color w:val="000000"/>
        </w:rPr>
        <w:t>j</w:t>
      </w:r>
      <w:r w:rsidR="003357C0">
        <w:rPr>
          <w:rFonts w:eastAsia="Times New Roman"/>
          <w:color w:val="000000"/>
        </w:rPr>
        <w:t xml:space="preserve"> to</w:t>
      </w:r>
      <w:r w:rsidR="004E5ECC" w:rsidRPr="002D3FEB">
        <w:rPr>
          <w:rFonts w:eastAsia="Times New Roman"/>
          <w:color w:val="000000"/>
        </w:rPr>
        <w:t xml:space="preserve"> long term price is higher if she has higher </w:t>
      </w:r>
      <w:r w:rsidR="0038139A" w:rsidRPr="002D3FEB">
        <w:rPr>
          <w:rFonts w:eastAsia="Times New Roman"/>
          <w:color w:val="000000"/>
        </w:rPr>
        <w:t xml:space="preserve">influence. </w:t>
      </w:r>
      <w:ins w:id="165" w:author="Siyang Li" w:date="2026-08-07T21:22:00Z" w16du:dateUtc="2026-08-07T13:22:00Z">
        <w:r w:rsidR="003449DF" w:rsidRPr="003449DF">
          <w:rPr>
            <w:rFonts w:eastAsia="Times New Roman"/>
            <w:color w:val="000000"/>
          </w:rPr>
          <w:t>Motivated by Propositions 4 and 5, we examine two related empirical implications</w:t>
        </w:r>
      </w:ins>
      <w:del w:id="166" w:author="Siyang Li" w:date="2026-08-07T21:22:00Z" w16du:dateUtc="2026-08-07T13:22:00Z">
        <w:r w:rsidR="0038139A" w:rsidRPr="002D3FEB" w:rsidDel="003449DF">
          <w:rPr>
            <w:rFonts w:eastAsia="Times New Roman"/>
            <w:color w:val="000000"/>
          </w:rPr>
          <w:delText>F</w:delText>
        </w:r>
        <w:r w:rsidR="004E5ECC" w:rsidRPr="002D3FEB" w:rsidDel="003449DF">
          <w:rPr>
            <w:rFonts w:eastAsia="Times New Roman"/>
            <w:color w:val="000000"/>
          </w:rPr>
          <w:delText>ollowing propositions 4 and 5, we develop two testable hypotheses</w:delText>
        </w:r>
      </w:del>
      <w:r w:rsidR="004E5ECC" w:rsidRPr="002D3FEB">
        <w:rPr>
          <w:rFonts w:eastAsia="Times New Roman"/>
          <w:color w:val="000000"/>
        </w:rPr>
        <w:t xml:space="preserve">: </w:t>
      </w:r>
    </w:p>
    <w:p w14:paraId="28B002BC" w14:textId="7DE0D192" w:rsidR="004E5ECC" w:rsidRPr="002D3FEB" w:rsidRDefault="004E5ECC" w:rsidP="000F08D2">
      <w:pPr>
        <w:spacing w:line="480" w:lineRule="auto"/>
        <w:jc w:val="both"/>
        <w:rPr>
          <w:rFonts w:eastAsia="Times New Roman"/>
          <w:i/>
          <w:iCs/>
          <w:color w:val="000000"/>
        </w:rPr>
      </w:pPr>
      <w:r w:rsidRPr="002D3FEB">
        <w:rPr>
          <w:rFonts w:eastAsia="Times New Roman"/>
          <w:i/>
          <w:iCs/>
          <w:color w:val="000000"/>
        </w:rPr>
        <w:t xml:space="preserve">H3: Agent </w:t>
      </w:r>
      <w:r w:rsidR="00FF6FCC" w:rsidRPr="002D3FEB">
        <w:rPr>
          <w:rFonts w:eastAsia="Times New Roman"/>
          <w:i/>
          <w:iCs/>
          <w:color w:val="000000"/>
        </w:rPr>
        <w:t>views</w:t>
      </w:r>
      <w:r w:rsidRPr="002D3FEB">
        <w:rPr>
          <w:rFonts w:eastAsia="Times New Roman"/>
          <w:i/>
          <w:iCs/>
          <w:color w:val="000000"/>
        </w:rPr>
        <w:t xml:space="preserve"> </w:t>
      </w:r>
      <w:r w:rsidR="00FF6FCC" w:rsidRPr="002D3FEB">
        <w:rPr>
          <w:rFonts w:eastAsia="Times New Roman"/>
          <w:i/>
          <w:iCs/>
          <w:color w:val="000000"/>
        </w:rPr>
        <w:t xml:space="preserve">from </w:t>
      </w:r>
      <w:r w:rsidR="00D03A3C">
        <w:rPr>
          <w:rFonts w:eastAsia="Times New Roman"/>
          <w:i/>
          <w:iCs/>
          <w:color w:val="000000"/>
        </w:rPr>
        <w:t xml:space="preserve">the </w:t>
      </w:r>
      <w:r w:rsidR="00FF6FCC" w:rsidRPr="002D3FEB">
        <w:rPr>
          <w:rFonts w:eastAsia="Times New Roman"/>
          <w:i/>
          <w:iCs/>
          <w:color w:val="000000"/>
        </w:rPr>
        <w:t xml:space="preserve">social media network </w:t>
      </w:r>
      <w:r w:rsidRPr="002D3FEB">
        <w:rPr>
          <w:rFonts w:eastAsia="Times New Roman"/>
          <w:i/>
          <w:iCs/>
          <w:color w:val="000000"/>
        </w:rPr>
        <w:t xml:space="preserve">predict </w:t>
      </w:r>
      <w:r w:rsidR="003357C0">
        <w:rPr>
          <w:rFonts w:eastAsia="Times New Roman"/>
          <w:i/>
          <w:iCs/>
          <w:color w:val="000000"/>
        </w:rPr>
        <w:t>future</w:t>
      </w:r>
      <w:r w:rsidRPr="002D3FEB">
        <w:rPr>
          <w:rFonts w:eastAsia="Times New Roman"/>
          <w:i/>
          <w:iCs/>
          <w:color w:val="000000"/>
        </w:rPr>
        <w:t xml:space="preserve"> stock returns.</w:t>
      </w:r>
    </w:p>
    <w:p w14:paraId="36BE6CCD" w14:textId="3D812002" w:rsidR="004E5ECC" w:rsidRPr="002D3FEB" w:rsidRDefault="004E5ECC" w:rsidP="000F08D2">
      <w:pPr>
        <w:spacing w:line="480" w:lineRule="auto"/>
        <w:jc w:val="both"/>
        <w:rPr>
          <w:rFonts w:eastAsia="Times New Roman"/>
          <w:i/>
          <w:iCs/>
          <w:color w:val="000000"/>
        </w:rPr>
      </w:pPr>
      <w:r w:rsidRPr="002D3FEB">
        <w:rPr>
          <w:rFonts w:eastAsia="Times New Roman"/>
          <w:i/>
          <w:iCs/>
          <w:color w:val="000000"/>
        </w:rPr>
        <w:t xml:space="preserve">H4: Agents with higher </w:t>
      </w:r>
      <w:r w:rsidR="005A4896" w:rsidRPr="002D3FEB">
        <w:rPr>
          <w:rFonts w:eastAsia="Times New Roman"/>
          <w:i/>
          <w:iCs/>
          <w:color w:val="000000"/>
        </w:rPr>
        <w:t>influence</w:t>
      </w:r>
      <w:r w:rsidR="00AC17B1" w:rsidRPr="002D3FEB">
        <w:rPr>
          <w:rFonts w:eastAsia="Times New Roman"/>
          <w:i/>
          <w:iCs/>
          <w:color w:val="000000"/>
        </w:rPr>
        <w:t xml:space="preserve"> </w:t>
      </w:r>
      <w:r w:rsidRPr="002D3FEB">
        <w:rPr>
          <w:rFonts w:eastAsia="Times New Roman"/>
          <w:i/>
          <w:iCs/>
          <w:color w:val="000000"/>
        </w:rPr>
        <w:t xml:space="preserve">have </w:t>
      </w:r>
      <w:r w:rsidR="00B355F4">
        <w:rPr>
          <w:rFonts w:eastAsiaTheme="minorEastAsia" w:hint="eastAsia"/>
          <w:i/>
          <w:iCs/>
          <w:color w:val="000000"/>
        </w:rPr>
        <w:t>stronger</w:t>
      </w:r>
      <w:r w:rsidR="00B355F4" w:rsidRPr="002D3FEB">
        <w:rPr>
          <w:rFonts w:eastAsia="Times New Roman"/>
          <w:i/>
          <w:iCs/>
          <w:color w:val="000000"/>
        </w:rPr>
        <w:t xml:space="preserve"> </w:t>
      </w:r>
      <w:r w:rsidR="00B355F4">
        <w:rPr>
          <w:rFonts w:eastAsiaTheme="minorEastAsia" w:hint="eastAsia"/>
          <w:i/>
          <w:iCs/>
          <w:color w:val="000000"/>
        </w:rPr>
        <w:t>predictive power</w:t>
      </w:r>
      <w:r w:rsidR="00B355F4" w:rsidRPr="002D3FEB">
        <w:rPr>
          <w:rFonts w:eastAsia="Times New Roman"/>
          <w:i/>
          <w:iCs/>
          <w:color w:val="000000"/>
        </w:rPr>
        <w:t xml:space="preserve"> </w:t>
      </w:r>
      <w:r w:rsidRPr="002D3FEB">
        <w:rPr>
          <w:rFonts w:eastAsia="Times New Roman"/>
          <w:i/>
          <w:iCs/>
          <w:color w:val="000000"/>
        </w:rPr>
        <w:t>on stock returns.</w:t>
      </w:r>
    </w:p>
    <w:p w14:paraId="59136F96" w14:textId="77777777" w:rsidR="00F504F4" w:rsidRPr="002D3FEB" w:rsidRDefault="00F504F4" w:rsidP="00F504F4">
      <w:pPr>
        <w:spacing w:line="480" w:lineRule="auto"/>
        <w:jc w:val="both"/>
        <w:rPr>
          <w:rFonts w:eastAsia="等线"/>
          <w:b/>
          <w:bCs/>
          <w:color w:val="000000"/>
        </w:rPr>
      </w:pPr>
      <w:r w:rsidRPr="002D3FEB">
        <w:rPr>
          <w:rFonts w:eastAsia="等线" w:hint="eastAsia"/>
          <w:b/>
          <w:bCs/>
          <w:color w:val="000000"/>
        </w:rPr>
        <w:t>2</w:t>
      </w:r>
      <w:r w:rsidRPr="002D3FEB">
        <w:rPr>
          <w:rFonts w:eastAsia="等线"/>
          <w:b/>
          <w:bCs/>
          <w:color w:val="000000"/>
        </w:rPr>
        <w:t>.4 Trading Dynamics</w:t>
      </w:r>
    </w:p>
    <w:p w14:paraId="7059BE00" w14:textId="632A87DA" w:rsidR="00FD2DF0" w:rsidRPr="002D3FEB" w:rsidRDefault="00970E40" w:rsidP="00DA45E1">
      <w:pPr>
        <w:spacing w:line="480" w:lineRule="auto"/>
        <w:ind w:firstLine="720"/>
        <w:jc w:val="both"/>
      </w:pPr>
      <w:r w:rsidRPr="002D3FEB">
        <w:rPr>
          <w:rFonts w:eastAsia="Times New Roman"/>
          <w:color w:val="000000"/>
        </w:rPr>
        <w:t xml:space="preserve">In Propositions 7 and 8, </w:t>
      </w:r>
      <w:r w:rsidR="001F2576" w:rsidRPr="002D3FEB">
        <w:rPr>
          <w:rFonts w:eastAsia="Times New Roman"/>
          <w:color w:val="000000"/>
        </w:rPr>
        <w:t>Peders</w:t>
      </w:r>
      <w:r w:rsidR="001F2576" w:rsidRPr="002D3FEB">
        <w:rPr>
          <w:rFonts w:eastAsiaTheme="minorEastAsia" w:hint="eastAsia"/>
          <w:color w:val="000000"/>
        </w:rPr>
        <w:t>e</w:t>
      </w:r>
      <w:r w:rsidR="001F2576" w:rsidRPr="002D3FEB">
        <w:rPr>
          <w:rFonts w:eastAsia="Times New Roman"/>
          <w:color w:val="000000"/>
        </w:rPr>
        <w:t xml:space="preserve">n </w:t>
      </w:r>
      <w:r w:rsidR="00F504F4" w:rsidRPr="002D3FEB">
        <w:rPr>
          <w:rFonts w:eastAsia="Times New Roman"/>
          <w:color w:val="000000"/>
        </w:rPr>
        <w:t>(2022)</w:t>
      </w:r>
      <w:r w:rsidRPr="002D3FEB">
        <w:rPr>
          <w:rFonts w:eastAsia="Times New Roman"/>
          <w:color w:val="000000"/>
        </w:rPr>
        <w:t xml:space="preserve"> discuss</w:t>
      </w:r>
      <w:r w:rsidR="00FF6FCC" w:rsidRPr="002D3FEB">
        <w:rPr>
          <w:rFonts w:eastAsia="Times New Roman"/>
          <w:color w:val="000000"/>
        </w:rPr>
        <w:t>es</w:t>
      </w:r>
      <w:r w:rsidRPr="002D3FEB">
        <w:rPr>
          <w:rFonts w:eastAsia="Times New Roman"/>
          <w:color w:val="000000"/>
        </w:rPr>
        <w:t xml:space="preserve"> trading behaviors of </w:t>
      </w:r>
      <w:r w:rsidR="00DA45E1" w:rsidRPr="002D3FEB">
        <w:rPr>
          <w:rFonts w:eastAsia="Times New Roman"/>
          <w:color w:val="000000"/>
        </w:rPr>
        <w:t>various</w:t>
      </w:r>
      <w:r w:rsidRPr="002D3FEB">
        <w:rPr>
          <w:rFonts w:eastAsia="Times New Roman"/>
          <w:color w:val="000000"/>
        </w:rPr>
        <w:t xml:space="preserve"> investors. </w:t>
      </w:r>
      <w:r w:rsidR="00DA45E1" w:rsidRPr="002D3FEB">
        <w:t>Investors’ demand for shares shifts as they observe the expected network price</w:t>
      </w:r>
      <w:r w:rsidR="003357C0">
        <w:t xml:space="preserve">, </w:t>
      </w:r>
      <m:oMath>
        <m:sSub>
          <m:sSubPr>
            <m:ctrlPr>
              <w:rPr>
                <w:rFonts w:ascii="Cambria Math" w:eastAsia="Times New Roman" w:hAnsi="Cambria Math"/>
                <w:i/>
                <w:color w:val="000000"/>
              </w:rPr>
            </m:ctrlPr>
          </m:sSubPr>
          <m:e>
            <m:r>
              <w:rPr>
                <w:rFonts w:ascii="Cambria Math" w:eastAsia="Times New Roman" w:hAnsi="Cambria Math"/>
                <w:color w:val="000000"/>
              </w:rPr>
              <m:t>p</m:t>
            </m:r>
          </m:e>
          <m:sub>
            <m:r>
              <w:rPr>
                <w:rFonts w:ascii="Cambria Math" w:eastAsia="Times New Roman" w:hAnsi="Cambria Math"/>
                <w:color w:val="000000"/>
              </w:rPr>
              <m:t>n</m:t>
            </m:r>
          </m:sub>
        </m:sSub>
        <m:d>
          <m:dPr>
            <m:ctrlPr>
              <w:rPr>
                <w:rFonts w:ascii="Cambria Math" w:eastAsia="Times New Roman" w:hAnsi="Cambria Math"/>
                <w:i/>
                <w:color w:val="000000"/>
              </w:rPr>
            </m:ctrlPr>
          </m:dPr>
          <m:e>
            <m:r>
              <w:rPr>
                <w:rFonts w:ascii="Cambria Math" w:eastAsia="Times New Roman" w:hAnsi="Cambria Math"/>
                <w:color w:val="000000"/>
              </w:rPr>
              <m:t>t</m:t>
            </m:r>
          </m:e>
        </m:d>
      </m:oMath>
      <w:r w:rsidR="003357C0">
        <w:rPr>
          <w:color w:val="000000"/>
        </w:rPr>
        <w:t>,</w:t>
      </w:r>
      <w:r w:rsidR="00DA45E1" w:rsidRPr="002D3FEB">
        <w:t xml:space="preserve"> change. </w:t>
      </w:r>
      <w:r w:rsidR="005D6D6C" w:rsidRPr="002D3FEB">
        <w:t>For instance</w:t>
      </w:r>
      <w:r w:rsidR="00DA45E1" w:rsidRPr="002D3FEB">
        <w:t xml:space="preserve">, if investors anticipate that social media </w:t>
      </w:r>
      <w:r w:rsidR="001F2576" w:rsidRPr="002D3FEB">
        <w:rPr>
          <w:rFonts w:hint="eastAsia"/>
        </w:rPr>
        <w:t>views</w:t>
      </w:r>
      <w:r w:rsidR="001F2576" w:rsidRPr="002D3FEB">
        <w:t xml:space="preserve"> </w:t>
      </w:r>
      <w:r w:rsidR="00DA45E1" w:rsidRPr="002D3FEB">
        <w:t xml:space="preserve">drive up </w:t>
      </w:r>
      <w:r w:rsidR="00FB4BE1" w:rsidRPr="002D3FEB">
        <w:t>the price</w:t>
      </w:r>
      <w:r w:rsidR="00DA45E1" w:rsidRPr="002D3FEB">
        <w:t xml:space="preserve">, </w:t>
      </w:r>
      <w:r w:rsidR="00FB4BE1" w:rsidRPr="002D3FEB">
        <w:t xml:space="preserve">causing it to </w:t>
      </w:r>
      <w:r w:rsidR="003357C0">
        <w:t>be much higher than</w:t>
      </w:r>
      <w:r w:rsidR="00DA45E1" w:rsidRPr="002D3FEB">
        <w:t xml:space="preserve"> </w:t>
      </w:r>
      <w:r w:rsidR="00FB4BE1" w:rsidRPr="002D3FEB">
        <w:t xml:space="preserve">the </w:t>
      </w:r>
      <w:r w:rsidR="00DA45E1" w:rsidRPr="002D3FEB">
        <w:t xml:space="preserve">true value of the stock, they optimize their trading behaviors by weighing the benefits and costs of riding a potential </w:t>
      </w:r>
      <w:r w:rsidR="005D6D6C" w:rsidRPr="002D3FEB">
        <w:t xml:space="preserve">positive </w:t>
      </w:r>
      <w:r w:rsidR="00DA45E1" w:rsidRPr="002D3FEB">
        <w:t>bubble. If prices remain high for the holding horizon of the investor</w:t>
      </w:r>
      <w:r w:rsidR="001F2576" w:rsidRPr="002D3FEB">
        <w:rPr>
          <w:rFonts w:hint="eastAsia"/>
        </w:rPr>
        <w:t>s</w:t>
      </w:r>
      <w:r w:rsidR="00DA45E1" w:rsidRPr="002D3FEB">
        <w:t>, and the benefits of riding the bubble outweigh the benefits of bursting the bubble, the investors might choose to ride the bubble, or at least not to burst the bubble</w:t>
      </w:r>
      <w:r w:rsidR="00D03A3C">
        <w:t xml:space="preserve">, </w:t>
      </w:r>
      <w:r w:rsidR="00DA45E1" w:rsidRPr="002D3FEB">
        <w:t xml:space="preserve">and vice versa. </w:t>
      </w:r>
    </w:p>
    <w:p w14:paraId="247D98C9" w14:textId="4CBEDAEE" w:rsidR="00DA45E1" w:rsidRPr="002D3FEB" w:rsidRDefault="00DA45E1" w:rsidP="00DA45E1">
      <w:pPr>
        <w:spacing w:line="480" w:lineRule="auto"/>
        <w:ind w:firstLine="720"/>
        <w:jc w:val="both"/>
        <w:rPr>
          <w:rFonts w:eastAsia="Times New Roman"/>
          <w:color w:val="000000"/>
        </w:rPr>
      </w:pPr>
      <w:r w:rsidRPr="002D3FEB">
        <w:t>Here we choose to examine the trading behavior</w:t>
      </w:r>
      <w:r w:rsidR="001F2576" w:rsidRPr="002D3FEB">
        <w:rPr>
          <w:rFonts w:hint="eastAsia"/>
        </w:rPr>
        <w:t>s</w:t>
      </w:r>
      <w:r w:rsidRPr="002D3FEB">
        <w:t xml:space="preserve"> of </w:t>
      </w:r>
      <w:r w:rsidR="00FD2DF0" w:rsidRPr="002D3FEB">
        <w:t xml:space="preserve">two </w:t>
      </w:r>
      <w:r w:rsidR="006A0F2B" w:rsidRPr="002D3FEB">
        <w:t xml:space="preserve">important </w:t>
      </w:r>
      <w:r w:rsidR="00FD2DF0" w:rsidRPr="002D3FEB">
        <w:t>groups of investors</w:t>
      </w:r>
      <w:r w:rsidR="0038139A" w:rsidRPr="002D3FEB">
        <w:t xml:space="preserve">: retail investors and </w:t>
      </w:r>
      <w:r w:rsidR="009E3770" w:rsidRPr="002D3FEB">
        <w:t>short sellers</w:t>
      </w:r>
      <w:r w:rsidR="00FD2DF0" w:rsidRPr="002D3FEB">
        <w:t xml:space="preserve">. </w:t>
      </w:r>
      <w:r w:rsidR="0038139A" w:rsidRPr="002D3FEB">
        <w:t>Retail investors are generally viewed as less sophisticated</w:t>
      </w:r>
      <w:r w:rsidR="00E004EC">
        <w:t xml:space="preserve">, who might follow the social media tone; while </w:t>
      </w:r>
      <w:r w:rsidR="0038139A" w:rsidRPr="002D3FEB">
        <w:t>shor</w:t>
      </w:r>
      <w:r w:rsidR="00C76CFA" w:rsidRPr="002D3FEB">
        <w:t xml:space="preserve">t </w:t>
      </w:r>
      <w:r w:rsidR="0038139A" w:rsidRPr="002D3FEB">
        <w:t xml:space="preserve">sellers </w:t>
      </w:r>
      <w:r w:rsidR="00E7173C" w:rsidRPr="002D3FEB">
        <w:t xml:space="preserve">are generally believed to be </w:t>
      </w:r>
      <w:r w:rsidR="00C76CFA" w:rsidRPr="002D3FEB">
        <w:t>informed and rational</w:t>
      </w:r>
      <w:r w:rsidR="00C45AC5" w:rsidRPr="002D3FEB">
        <w:t xml:space="preserve">, who may </w:t>
      </w:r>
      <w:r w:rsidR="007B5A11" w:rsidRPr="002D3FEB">
        <w:t xml:space="preserve">ride or burst the bubbles </w:t>
      </w:r>
      <w:r w:rsidR="00104E73" w:rsidRPr="002D3FEB">
        <w:t>depending on</w:t>
      </w:r>
      <w:r w:rsidR="007B5A11" w:rsidRPr="002D3FEB">
        <w:t xml:space="preserve"> the </w:t>
      </w:r>
      <w:r w:rsidR="00543A80" w:rsidRPr="002D3FEB">
        <w:t>expected</w:t>
      </w:r>
      <w:r w:rsidR="007B5A11" w:rsidRPr="002D3FEB">
        <w:t xml:space="preserve"> short-term and long-term </w:t>
      </w:r>
      <w:r w:rsidR="005370F7" w:rsidRPr="002D3FEB">
        <w:t xml:space="preserve">price dynamics discussed above. </w:t>
      </w:r>
      <w:r w:rsidRPr="002D3FEB">
        <w:t xml:space="preserve">With the increasing importance of social media and </w:t>
      </w:r>
      <w:r w:rsidR="00D03A3C">
        <w:t>its</w:t>
      </w:r>
      <w:r w:rsidR="00D03A3C" w:rsidRPr="002D3FEB">
        <w:t xml:space="preserve"> </w:t>
      </w:r>
      <w:r w:rsidRPr="002D3FEB">
        <w:t xml:space="preserve">significant influences on investors’ </w:t>
      </w:r>
      <w:r w:rsidR="0038139A" w:rsidRPr="002D3FEB">
        <w:t>view</w:t>
      </w:r>
      <w:r w:rsidRPr="002D3FEB">
        <w:t xml:space="preserve">s and prices, we </w:t>
      </w:r>
      <w:del w:id="167" w:author="Siyang Li" w:date="2026-08-07T21:24:00Z" w16du:dateUtc="2026-08-07T13:24:00Z">
        <w:r w:rsidRPr="002D3FEB" w:rsidDel="007632BA">
          <w:delText xml:space="preserve">form the following testable </w:delText>
        </w:r>
        <w:r w:rsidR="00FB4BE1" w:rsidRPr="002D3FEB" w:rsidDel="007632BA">
          <w:delText>hypotheses</w:delText>
        </w:r>
      </w:del>
      <w:ins w:id="168" w:author="Siyang Li" w:date="2026-08-07T21:24:00Z" w16du:dateUtc="2026-08-07T13:24:00Z">
        <w:r w:rsidR="007632BA">
          <w:rPr>
            <w:rFonts w:hint="eastAsia"/>
          </w:rPr>
          <w:t>examine the following empirical implications</w:t>
        </w:r>
      </w:ins>
      <w:ins w:id="169" w:author="Siyang Li" w:date="2026-08-07T21:25:00Z" w16du:dateUtc="2026-08-07T13:25:00Z">
        <w:r w:rsidR="007632BA">
          <w:rPr>
            <w:rFonts w:hint="eastAsia"/>
          </w:rPr>
          <w:t xml:space="preserve"> motivated by</w:t>
        </w:r>
      </w:ins>
      <w:r w:rsidR="00FB4BE1" w:rsidRPr="002D3FEB">
        <w:t xml:space="preserve"> </w:t>
      </w:r>
      <w:del w:id="170" w:author="Siyang Li" w:date="2026-08-07T21:25:00Z" w16du:dateUtc="2026-08-07T13:25:00Z">
        <w:r w:rsidRPr="002D3FEB" w:rsidDel="007632BA">
          <w:delText xml:space="preserve">following </w:delText>
        </w:r>
      </w:del>
      <w:r w:rsidRPr="002D3FEB">
        <w:t xml:space="preserve">Propositions 7 and 8: </w:t>
      </w:r>
    </w:p>
    <w:p w14:paraId="0FBF9B6F" w14:textId="1BDEEDB5" w:rsidR="00FD2DF0" w:rsidRPr="002D3FEB" w:rsidRDefault="00970E40" w:rsidP="000F08D2">
      <w:pPr>
        <w:spacing w:line="480" w:lineRule="auto"/>
        <w:jc w:val="both"/>
        <w:rPr>
          <w:rFonts w:eastAsia="Times New Roman"/>
          <w:i/>
          <w:iCs/>
          <w:color w:val="000000"/>
        </w:rPr>
      </w:pPr>
      <w:r w:rsidRPr="002D3FEB">
        <w:rPr>
          <w:rFonts w:eastAsia="Times New Roman"/>
          <w:i/>
          <w:iCs/>
          <w:color w:val="000000"/>
        </w:rPr>
        <w:lastRenderedPageBreak/>
        <w:t xml:space="preserve">H5: </w:t>
      </w:r>
      <w:r w:rsidR="003D2BC0" w:rsidRPr="002D3FEB">
        <w:rPr>
          <w:rFonts w:eastAsia="Times New Roman"/>
          <w:i/>
          <w:iCs/>
          <w:color w:val="000000"/>
        </w:rPr>
        <w:t>S</w:t>
      </w:r>
      <w:r w:rsidR="00E7173C" w:rsidRPr="002D3FEB">
        <w:rPr>
          <w:rFonts w:eastAsia="Times New Roman"/>
          <w:i/>
          <w:iCs/>
          <w:color w:val="000000"/>
        </w:rPr>
        <w:t xml:space="preserve">ocial media </w:t>
      </w:r>
      <w:r w:rsidR="005D6D6C" w:rsidRPr="002D3FEB">
        <w:rPr>
          <w:rFonts w:eastAsia="Times New Roman"/>
          <w:i/>
          <w:iCs/>
          <w:color w:val="000000"/>
        </w:rPr>
        <w:t>views</w:t>
      </w:r>
      <w:r w:rsidR="00E7173C" w:rsidRPr="002D3FEB">
        <w:rPr>
          <w:rFonts w:eastAsia="Times New Roman"/>
          <w:i/>
          <w:iCs/>
          <w:color w:val="000000"/>
        </w:rPr>
        <w:t xml:space="preserve"> predict </w:t>
      </w:r>
      <w:r w:rsidR="00E004EC">
        <w:rPr>
          <w:rFonts w:eastAsia="Times New Roman"/>
          <w:i/>
          <w:iCs/>
          <w:color w:val="000000"/>
        </w:rPr>
        <w:t>future</w:t>
      </w:r>
      <w:r w:rsidR="00E7173C" w:rsidRPr="002D3FEB">
        <w:rPr>
          <w:rFonts w:eastAsia="Times New Roman"/>
          <w:i/>
          <w:iCs/>
          <w:color w:val="000000"/>
        </w:rPr>
        <w:t xml:space="preserve"> retail flows</w:t>
      </w:r>
      <w:r w:rsidR="002F72C4" w:rsidRPr="002D3FEB">
        <w:rPr>
          <w:rFonts w:eastAsia="Times New Roman"/>
          <w:i/>
          <w:iCs/>
          <w:color w:val="000000"/>
        </w:rPr>
        <w:t xml:space="preserve">, </w:t>
      </w:r>
      <w:r w:rsidR="00E7173C" w:rsidRPr="002D3FEB">
        <w:rPr>
          <w:rFonts w:eastAsia="Times New Roman"/>
          <w:i/>
          <w:iCs/>
          <w:color w:val="000000"/>
        </w:rPr>
        <w:t xml:space="preserve">and </w:t>
      </w:r>
      <w:r w:rsidR="00FB4BE1" w:rsidRPr="002D3FEB">
        <w:rPr>
          <w:rFonts w:eastAsia="Times New Roman"/>
          <w:i/>
          <w:iCs/>
          <w:color w:val="000000"/>
        </w:rPr>
        <w:t xml:space="preserve">views </w:t>
      </w:r>
      <w:r w:rsidR="003D2BC0" w:rsidRPr="002D3FEB">
        <w:rPr>
          <w:rFonts w:eastAsia="Times New Roman"/>
          <w:i/>
          <w:iCs/>
          <w:color w:val="000000"/>
        </w:rPr>
        <w:t xml:space="preserve">from more influential agents have </w:t>
      </w:r>
      <w:r w:rsidR="009B47EA">
        <w:rPr>
          <w:rFonts w:eastAsiaTheme="minorEastAsia" w:hint="eastAsia"/>
          <w:i/>
          <w:iCs/>
          <w:color w:val="000000"/>
        </w:rPr>
        <w:t>stronger</w:t>
      </w:r>
      <w:r w:rsidR="009B47EA" w:rsidRPr="002D3FEB">
        <w:rPr>
          <w:rFonts w:eastAsia="Times New Roman"/>
          <w:i/>
          <w:iCs/>
          <w:color w:val="000000"/>
        </w:rPr>
        <w:t xml:space="preserve"> </w:t>
      </w:r>
      <w:r w:rsidR="00D02EBA">
        <w:rPr>
          <w:rFonts w:eastAsiaTheme="minorEastAsia" w:hint="eastAsia"/>
          <w:i/>
          <w:iCs/>
          <w:color w:val="000000"/>
        </w:rPr>
        <w:t>predictive power</w:t>
      </w:r>
      <w:r w:rsidR="00D02EBA" w:rsidRPr="002D3FEB">
        <w:rPr>
          <w:rFonts w:eastAsia="Times New Roman"/>
          <w:i/>
          <w:iCs/>
          <w:color w:val="000000"/>
        </w:rPr>
        <w:t xml:space="preserve"> </w:t>
      </w:r>
      <w:r w:rsidR="003D2BC0" w:rsidRPr="002D3FEB">
        <w:rPr>
          <w:rFonts w:eastAsia="Times New Roman"/>
          <w:i/>
          <w:iCs/>
          <w:color w:val="000000"/>
        </w:rPr>
        <w:t>on retail flows</w:t>
      </w:r>
      <w:r w:rsidR="00E7173C" w:rsidRPr="002D3FEB">
        <w:rPr>
          <w:rFonts w:eastAsia="Times New Roman"/>
          <w:i/>
          <w:iCs/>
          <w:color w:val="000000"/>
        </w:rPr>
        <w:t xml:space="preserve">. </w:t>
      </w:r>
    </w:p>
    <w:p w14:paraId="65F3EDC0" w14:textId="435BB9FB" w:rsidR="00970E40" w:rsidRPr="002D3FEB" w:rsidRDefault="00970E40" w:rsidP="000F08D2">
      <w:pPr>
        <w:spacing w:line="480" w:lineRule="auto"/>
        <w:jc w:val="both"/>
        <w:rPr>
          <w:rFonts w:eastAsia="等线"/>
          <w:i/>
          <w:iCs/>
          <w:color w:val="000000"/>
        </w:rPr>
      </w:pPr>
      <w:r w:rsidRPr="002D3FEB">
        <w:rPr>
          <w:rFonts w:eastAsia="Times New Roman"/>
          <w:i/>
          <w:iCs/>
          <w:color w:val="000000"/>
        </w:rPr>
        <w:t xml:space="preserve">H6: </w:t>
      </w:r>
      <w:r w:rsidR="0010785B">
        <w:rPr>
          <w:rFonts w:eastAsiaTheme="minorEastAsia" w:hint="eastAsia"/>
          <w:i/>
          <w:iCs/>
          <w:color w:val="000000"/>
        </w:rPr>
        <w:t>W</w:t>
      </w:r>
      <w:r w:rsidR="00104E73" w:rsidRPr="002D3FEB">
        <w:rPr>
          <w:rFonts w:eastAsia="Times New Roman"/>
          <w:i/>
          <w:iCs/>
          <w:color w:val="000000"/>
        </w:rPr>
        <w:t>hether short sellers</w:t>
      </w:r>
      <w:r w:rsidR="00B85B16" w:rsidRPr="002D3FEB">
        <w:rPr>
          <w:rFonts w:eastAsia="Times New Roman"/>
          <w:i/>
          <w:iCs/>
          <w:color w:val="000000"/>
        </w:rPr>
        <w:t xml:space="preserve"> </w:t>
      </w:r>
      <w:r w:rsidR="00565C20" w:rsidRPr="002D3FEB">
        <w:rPr>
          <w:rFonts w:eastAsia="Times New Roman"/>
          <w:i/>
          <w:iCs/>
          <w:color w:val="000000"/>
        </w:rPr>
        <w:t xml:space="preserve">ride or burst </w:t>
      </w:r>
      <w:r w:rsidR="002D691E" w:rsidRPr="002D3FEB">
        <w:rPr>
          <w:rFonts w:eastAsia="Times New Roman"/>
          <w:i/>
          <w:iCs/>
          <w:color w:val="000000"/>
        </w:rPr>
        <w:t xml:space="preserve">social-media-induced </w:t>
      </w:r>
      <w:r w:rsidR="00565C20" w:rsidRPr="002D3FEB">
        <w:rPr>
          <w:rFonts w:eastAsia="Times New Roman"/>
          <w:i/>
          <w:iCs/>
          <w:color w:val="000000"/>
        </w:rPr>
        <w:t xml:space="preserve">bubbles depends on </w:t>
      </w:r>
      <w:r w:rsidR="007C2DD2" w:rsidRPr="002D3FEB">
        <w:rPr>
          <w:rFonts w:eastAsia="Times New Roman"/>
          <w:i/>
          <w:iCs/>
          <w:color w:val="000000"/>
        </w:rPr>
        <w:t>the costs and benefits of doing so.</w:t>
      </w:r>
    </w:p>
    <w:bookmarkEnd w:id="154"/>
    <w:p w14:paraId="6082E515" w14:textId="06632460" w:rsidR="00F052CC" w:rsidRPr="002D3FEB" w:rsidRDefault="00F427FC" w:rsidP="001A0E58">
      <w:pPr>
        <w:spacing w:line="480" w:lineRule="auto"/>
        <w:jc w:val="both"/>
        <w:rPr>
          <w:rFonts w:eastAsia="等线"/>
          <w:b/>
          <w:bCs/>
          <w:color w:val="000000"/>
        </w:rPr>
      </w:pPr>
      <w:r w:rsidRPr="002D3FEB">
        <w:rPr>
          <w:rFonts w:eastAsia="等线"/>
          <w:b/>
          <w:bCs/>
          <w:color w:val="000000"/>
        </w:rPr>
        <w:t xml:space="preserve">3. </w:t>
      </w:r>
      <w:r w:rsidR="00DE6125" w:rsidRPr="002D3FEB">
        <w:rPr>
          <w:rFonts w:eastAsia="等线"/>
          <w:b/>
          <w:bCs/>
          <w:color w:val="000000"/>
        </w:rPr>
        <w:t>D</w:t>
      </w:r>
      <w:r w:rsidR="00777CA0" w:rsidRPr="002D3FEB">
        <w:rPr>
          <w:rFonts w:eastAsia="等线"/>
          <w:b/>
          <w:bCs/>
          <w:color w:val="000000"/>
        </w:rPr>
        <w:t>ata</w:t>
      </w:r>
      <w:r w:rsidR="00BD02CC" w:rsidRPr="002D3FEB">
        <w:rPr>
          <w:rFonts w:eastAsia="等线"/>
          <w:b/>
          <w:bCs/>
          <w:color w:val="000000"/>
        </w:rPr>
        <w:t xml:space="preserve"> and Empirical Method</w:t>
      </w:r>
    </w:p>
    <w:p w14:paraId="7349B7E2" w14:textId="492D41BA" w:rsidR="00CD4D2A" w:rsidRPr="002D3FEB" w:rsidRDefault="004960AF" w:rsidP="00CD4D2A">
      <w:pPr>
        <w:keepNext/>
        <w:spacing w:line="480" w:lineRule="auto"/>
        <w:jc w:val="both"/>
        <w:rPr>
          <w:b/>
        </w:rPr>
      </w:pPr>
      <w:r w:rsidRPr="002D3FEB">
        <w:rPr>
          <w:b/>
        </w:rPr>
        <w:t>3</w:t>
      </w:r>
      <w:r w:rsidR="00CD4D2A" w:rsidRPr="002D3FEB">
        <w:rPr>
          <w:b/>
        </w:rPr>
        <w:t xml:space="preserve">.1 Reddit data </w:t>
      </w:r>
    </w:p>
    <w:p w14:paraId="4FFE82D4" w14:textId="120F336F" w:rsidR="00E004EC" w:rsidRDefault="008A571C" w:rsidP="00E004EC">
      <w:pPr>
        <w:spacing w:line="480" w:lineRule="auto"/>
        <w:ind w:firstLine="720"/>
        <w:jc w:val="both"/>
      </w:pPr>
      <w:r w:rsidRPr="008A571C">
        <w:t>Reddit is a social media platform with 100,000+ communities, or “subreddits”, each of which focuses on a different topic.</w:t>
      </w:r>
      <w:r w:rsidR="004D1AF7">
        <w:rPr>
          <w:rStyle w:val="a6"/>
        </w:rPr>
        <w:footnoteReference w:id="3"/>
      </w:r>
      <w:r>
        <w:rPr>
          <w:rFonts w:hint="eastAsia"/>
        </w:rPr>
        <w:t xml:space="preserve"> </w:t>
      </w:r>
      <w:r w:rsidR="00CD4D2A" w:rsidRPr="002D3FEB">
        <w:t xml:space="preserve">In this article, we focus on one forum </w:t>
      </w:r>
      <w:r w:rsidR="00D03A3C">
        <w:t>on</w:t>
      </w:r>
      <w:r w:rsidR="00D03A3C" w:rsidRPr="002D3FEB">
        <w:t xml:space="preserve"> </w:t>
      </w:r>
      <w:r w:rsidR="00CD4D2A" w:rsidRPr="002D3FEB">
        <w:t>Reddit, “WallStreetBets”, on which participants discuss the trading of stocks and equity options.</w:t>
      </w:r>
      <w:r w:rsidR="009D5E86" w:rsidRPr="002D3FEB">
        <w:t xml:space="preserve"> As of </w:t>
      </w:r>
      <w:del w:id="171" w:author="Siyang Li" w:date="2026-08-05T16:11:00Z" w16du:dateUtc="2026-08-05T08:11:00Z">
        <w:r w:rsidR="00D03A3C" w:rsidDel="00816932">
          <w:delText>February</w:delText>
        </w:r>
        <w:r w:rsidR="00D03A3C" w:rsidRPr="002D3FEB" w:rsidDel="00816932">
          <w:delText xml:space="preserve"> </w:delText>
        </w:r>
      </w:del>
      <w:ins w:id="172" w:author="Siyang Li" w:date="2026-08-05T16:11:00Z" w16du:dateUtc="2026-08-05T08:11:00Z">
        <w:r w:rsidR="00816932">
          <w:rPr>
            <w:rFonts w:hint="eastAsia"/>
          </w:rPr>
          <w:t>August</w:t>
        </w:r>
        <w:r w:rsidR="00816932" w:rsidRPr="002D3FEB">
          <w:t xml:space="preserve"> </w:t>
        </w:r>
      </w:ins>
      <w:r w:rsidR="009D5E86" w:rsidRPr="002D3FEB">
        <w:t>20</w:t>
      </w:r>
      <w:r w:rsidR="00D03A3C">
        <w:t>25</w:t>
      </w:r>
      <w:r w:rsidR="009D5E86" w:rsidRPr="002D3FEB">
        <w:t xml:space="preserve">, the subreddit has a total of </w:t>
      </w:r>
      <w:del w:id="173" w:author="Siyang Li" w:date="2026-08-05T16:11:00Z" w16du:dateUtc="2026-08-05T08:11:00Z">
        <w:r w:rsidR="00D03A3C" w:rsidDel="00816932">
          <w:delText>18</w:delText>
        </w:r>
        <w:r w:rsidR="00D03A3C" w:rsidRPr="002D3FEB" w:rsidDel="00816932">
          <w:delText xml:space="preserve"> </w:delText>
        </w:r>
      </w:del>
      <w:ins w:id="174" w:author="Siyang Li" w:date="2026-08-05T16:11:00Z" w16du:dateUtc="2026-08-05T08:11:00Z">
        <w:r w:rsidR="00816932">
          <w:rPr>
            <w:rFonts w:hint="eastAsia"/>
          </w:rPr>
          <w:t>20</w:t>
        </w:r>
        <w:r w:rsidR="00816932" w:rsidRPr="002D3FEB">
          <w:t xml:space="preserve"> </w:t>
        </w:r>
      </w:ins>
      <w:r w:rsidR="009D5E86" w:rsidRPr="002D3FEB">
        <w:t>million subscribers, making it one of the largest social media forums for financial news and trading strategies.</w:t>
      </w:r>
      <w:r w:rsidR="006E1290" w:rsidRPr="002D3FEB">
        <w:t xml:space="preserve"> </w:t>
      </w:r>
    </w:p>
    <w:p w14:paraId="3E5E491A" w14:textId="16BDED4F" w:rsidR="00C2084D" w:rsidRPr="002D3FEB" w:rsidRDefault="00E004EC" w:rsidP="006E1290">
      <w:pPr>
        <w:spacing w:line="480" w:lineRule="auto"/>
        <w:ind w:firstLine="720"/>
        <w:jc w:val="both"/>
      </w:pPr>
      <w:r>
        <w:t>Previous literature</w:t>
      </w:r>
      <w:r>
        <w:rPr>
          <w:rFonts w:hint="eastAsia"/>
        </w:rPr>
        <w:t xml:space="preserve"> </w:t>
      </w:r>
      <w:r>
        <w:t>examines several</w:t>
      </w:r>
      <w:r w:rsidR="00C2084D">
        <w:rPr>
          <w:rFonts w:hint="eastAsia"/>
        </w:rPr>
        <w:t xml:space="preserve"> major social media platforms, including </w:t>
      </w:r>
      <w:r w:rsidR="00C2084D">
        <w:t>X</w:t>
      </w:r>
      <w:r w:rsidR="00C2084D">
        <w:rPr>
          <w:rFonts w:hint="eastAsia"/>
        </w:rPr>
        <w:t xml:space="preserve"> </w:t>
      </w:r>
      <w:r w:rsidR="00C2084D">
        <w:t>(formerly Twitter), StockTwits, Seeking Alpha, and Reddit’s WallStreetBets</w:t>
      </w:r>
      <w:r w:rsidR="00C2084D">
        <w:rPr>
          <w:rFonts w:hint="eastAsia"/>
        </w:rPr>
        <w:t>.</w:t>
      </w:r>
      <w:r w:rsidR="00C2084D">
        <w:rPr>
          <w:rStyle w:val="a6"/>
        </w:rPr>
        <w:footnoteReference w:id="4"/>
      </w:r>
      <w:del w:id="175" w:author="Siyang Li" w:date="2026-08-09T14:23:00Z" w16du:dateUtc="2026-08-09T06:23:00Z">
        <w:r w:rsidR="00C2084D" w:rsidDel="006F44DB">
          <w:rPr>
            <w:rFonts w:hint="eastAsia"/>
          </w:rPr>
          <w:delText xml:space="preserve"> </w:delText>
        </w:r>
      </w:del>
      <w:r w:rsidR="00C2084D">
        <w:rPr>
          <w:rFonts w:hint="eastAsia"/>
        </w:rPr>
        <w:t xml:space="preserve"> </w:t>
      </w:r>
      <w:r>
        <w:t>We choose to focus on Reddit</w:t>
      </w:r>
      <w:r w:rsidR="00D03A3C">
        <w:t>’s</w:t>
      </w:r>
      <w:r>
        <w:t xml:space="preserve"> “WallStreetBets” because it has </w:t>
      </w:r>
      <w:r w:rsidR="00C2084D">
        <w:rPr>
          <w:rFonts w:hint="eastAsia"/>
        </w:rPr>
        <w:t>the following two</w:t>
      </w:r>
      <w:r w:rsidR="00C2084D">
        <w:t xml:space="preserve"> </w:t>
      </w:r>
      <w:r w:rsidR="00C2084D">
        <w:rPr>
          <w:rFonts w:hint="eastAsia"/>
        </w:rPr>
        <w:t>distinctive features. First</w:t>
      </w:r>
      <w:r w:rsidR="00C2084D">
        <w:t>, u</w:t>
      </w:r>
      <w:r w:rsidR="00C2084D" w:rsidRPr="0075481B">
        <w:t xml:space="preserve">nlike X, StockTwits, or Seeking Alpha, users on Reddit can view all posts on the front page without needing to subscribe to or follow individual accounts. This unrestricted access enhances the spread of posts, making Reddit an ideal platform for studying the dissemination of </w:t>
      </w:r>
      <w:r w:rsidR="00C2084D">
        <w:rPr>
          <w:rFonts w:hint="eastAsia"/>
        </w:rPr>
        <w:t>investor</w:t>
      </w:r>
      <w:r w:rsidR="00C2084D" w:rsidRPr="0075481B">
        <w:t xml:space="preserve"> opinions</w:t>
      </w:r>
      <w:r w:rsidR="00C2084D">
        <w:t>.</w:t>
      </w:r>
      <w:r w:rsidR="00C2084D">
        <w:rPr>
          <w:rFonts w:hint="eastAsia"/>
        </w:rPr>
        <w:t xml:space="preserve"> Second, </w:t>
      </w:r>
      <w:r w:rsidR="00C2084D">
        <w:t>c</w:t>
      </w:r>
      <w:r w:rsidR="00C2084D" w:rsidRPr="00423575">
        <w:t xml:space="preserve">omments on X or StockTwits can be accessed independently of the original post, whereas comments on Reddit can only be viewed through the original post. This thread-based structure </w:t>
      </w:r>
      <w:r w:rsidR="00C2084D">
        <w:rPr>
          <w:rFonts w:hint="eastAsia"/>
        </w:rPr>
        <w:t>enables</w:t>
      </w:r>
      <w:r w:rsidR="00C2084D" w:rsidRPr="00423575">
        <w:t xml:space="preserve"> investors to engage in focused discussions, further </w:t>
      </w:r>
      <w:r w:rsidR="00C2084D">
        <w:t>allowing them to influence</w:t>
      </w:r>
      <w:r w:rsidR="00C2084D" w:rsidRPr="00423575">
        <w:t xml:space="preserve"> one another.</w:t>
      </w:r>
      <w:r w:rsidR="00C2084D">
        <w:rPr>
          <w:rFonts w:hint="eastAsia"/>
        </w:rPr>
        <w:t xml:space="preserve"> </w:t>
      </w:r>
      <w:r>
        <w:lastRenderedPageBreak/>
        <w:t>That is</w:t>
      </w:r>
      <w:r w:rsidR="00C2084D">
        <w:rPr>
          <w:rFonts w:hint="eastAsia"/>
        </w:rPr>
        <w:t xml:space="preserve">, these features may </w:t>
      </w:r>
      <w:r w:rsidR="00C2084D">
        <w:t>make</w:t>
      </w:r>
      <w:r w:rsidR="00C2084D">
        <w:rPr>
          <w:rFonts w:hint="eastAsia"/>
        </w:rPr>
        <w:t xml:space="preserve"> inexperienced new investors </w:t>
      </w:r>
      <w:r w:rsidR="00C2084D">
        <w:t>more susceptible to</w:t>
      </w:r>
      <w:r w:rsidR="00C2084D">
        <w:rPr>
          <w:rFonts w:hint="eastAsia"/>
        </w:rPr>
        <w:t xml:space="preserve"> be</w:t>
      </w:r>
      <w:r w:rsidR="00C2084D">
        <w:t>ing</w:t>
      </w:r>
      <w:r w:rsidR="00C2084D">
        <w:rPr>
          <w:rFonts w:hint="eastAsia"/>
        </w:rPr>
        <w:t xml:space="preserve"> influenced by opinions </w:t>
      </w:r>
      <w:r w:rsidR="00C2084D">
        <w:t>shared on</w:t>
      </w:r>
      <w:r w:rsidR="00C2084D">
        <w:rPr>
          <w:rFonts w:hint="eastAsia"/>
        </w:rPr>
        <w:t xml:space="preserve"> the forum.</w:t>
      </w:r>
      <w:r w:rsidRPr="002D3FEB">
        <w:rPr>
          <w:rStyle w:val="a6"/>
        </w:rPr>
        <w:footnoteReference w:id="5"/>
      </w:r>
    </w:p>
    <w:p w14:paraId="5BD1877F" w14:textId="41283B84" w:rsidR="006B32E7" w:rsidRDefault="006E1290" w:rsidP="006B32E7">
      <w:pPr>
        <w:spacing w:line="480" w:lineRule="auto"/>
        <w:ind w:firstLine="720"/>
        <w:jc w:val="both"/>
      </w:pPr>
      <w:r w:rsidRPr="002D3FEB">
        <w:t>W</w:t>
      </w:r>
      <w:r w:rsidR="00CD4D2A" w:rsidRPr="002D3FEB">
        <w:t>e collect all submissions</w:t>
      </w:r>
      <w:r w:rsidR="00655684" w:rsidRPr="002D3FEB">
        <w:t xml:space="preserve"> and comments</w:t>
      </w:r>
      <w:r w:rsidR="00CD4D2A" w:rsidRPr="002D3FEB">
        <w:t xml:space="preserve"> on this subreddit between January 1, 2020, and </w:t>
      </w:r>
      <w:r w:rsidR="005C5A8E">
        <w:rPr>
          <w:rFonts w:hint="eastAsia"/>
        </w:rPr>
        <w:t>December</w:t>
      </w:r>
      <w:r w:rsidR="005C5A8E" w:rsidRPr="002D3FEB">
        <w:t xml:space="preserve"> </w:t>
      </w:r>
      <w:r w:rsidR="005C5A8E">
        <w:rPr>
          <w:rFonts w:hint="eastAsia"/>
        </w:rPr>
        <w:t>31</w:t>
      </w:r>
      <w:r w:rsidR="00CD4D2A" w:rsidRPr="002D3FEB">
        <w:t xml:space="preserve">, </w:t>
      </w:r>
      <w:del w:id="176" w:author="Siyang Li" w:date="2026-08-05T16:08:00Z" w16du:dateUtc="2026-08-05T08:08:00Z">
        <w:r w:rsidR="000036D8" w:rsidRPr="002D3FEB" w:rsidDel="004F3703">
          <w:delText>202</w:delText>
        </w:r>
        <w:r w:rsidR="000036D8" w:rsidDel="004F3703">
          <w:rPr>
            <w:rFonts w:hint="eastAsia"/>
          </w:rPr>
          <w:delText>3</w:delText>
        </w:r>
      </w:del>
      <w:ins w:id="177" w:author="Siyang Li" w:date="2026-08-05T16:08:00Z" w16du:dateUtc="2026-08-05T08:08:00Z">
        <w:r w:rsidR="004F3703" w:rsidRPr="002D3FEB">
          <w:t>202</w:t>
        </w:r>
        <w:r w:rsidR="004F3703">
          <w:rPr>
            <w:rFonts w:hint="eastAsia"/>
          </w:rPr>
          <w:t>5</w:t>
        </w:r>
      </w:ins>
      <w:r w:rsidR="00CD4D2A" w:rsidRPr="002D3FEB">
        <w:t xml:space="preserve">. </w:t>
      </w:r>
      <w:r w:rsidR="005C0B25" w:rsidRPr="005C0B25">
        <w:t>Each submission, created by Reddit users, has its own web page with comments displayed beneath it. We assign each submission or comment to specific companies using tickers and collect unique Reddit IDs to identify authorship.</w:t>
      </w:r>
      <w:r w:rsidR="005A306F" w:rsidRPr="002D3FEB">
        <w:t xml:space="preserve"> </w:t>
      </w:r>
      <w:r w:rsidR="00E004EC">
        <w:rPr>
          <w:rFonts w:hint="eastAsia"/>
        </w:rPr>
        <w:t xml:space="preserve">We exclude </w:t>
      </w:r>
      <w:r w:rsidR="00E004EC">
        <w:t>bot accounts</w:t>
      </w:r>
      <w:r w:rsidR="00E004EC">
        <w:rPr>
          <w:rFonts w:hint="eastAsia"/>
        </w:rPr>
        <w:t xml:space="preserve"> and moderators from our sample since their posting behaviors </w:t>
      </w:r>
      <w:r w:rsidR="00E004EC" w:rsidRPr="00A463FF">
        <w:t>differ from those of</w:t>
      </w:r>
      <w:r w:rsidR="00E004EC">
        <w:rPr>
          <w:rFonts w:hint="eastAsia"/>
        </w:rPr>
        <w:t xml:space="preserve"> typical users.</w:t>
      </w:r>
      <w:r w:rsidR="00E004EC">
        <w:t xml:space="preserve"> </w:t>
      </w:r>
      <w:r w:rsidR="00654145" w:rsidRPr="002D3FEB">
        <w:t xml:space="preserve">Altogether, we have </w:t>
      </w:r>
      <w:del w:id="178" w:author="Siyang Li" w:date="2026-08-05T16:27:00Z" w16du:dateUtc="2026-08-05T08:27:00Z">
        <w:r w:rsidR="008E7362" w:rsidRPr="008E7362" w:rsidDel="00386082">
          <w:delText>10</w:delText>
        </w:r>
      </w:del>
      <w:ins w:id="179" w:author="Siyang Li" w:date="2026-08-05T16:27:00Z" w16du:dateUtc="2026-08-05T08:27:00Z">
        <w:r w:rsidR="00386082" w:rsidRPr="008E7362">
          <w:t>1</w:t>
        </w:r>
        <w:r w:rsidR="00386082">
          <w:rPr>
            <w:rFonts w:hint="eastAsia"/>
          </w:rPr>
          <w:t>2</w:t>
        </w:r>
      </w:ins>
      <w:r w:rsidR="008E7362">
        <w:rPr>
          <w:rFonts w:hint="eastAsia"/>
        </w:rPr>
        <w:t>,</w:t>
      </w:r>
      <w:del w:id="180" w:author="Siyang Li" w:date="2026-08-05T16:27:00Z" w16du:dateUtc="2026-08-05T08:27:00Z">
        <w:r w:rsidR="008E7362" w:rsidRPr="008E7362" w:rsidDel="00386082">
          <w:delText>274</w:delText>
        </w:r>
      </w:del>
      <w:ins w:id="181" w:author="Siyang Li" w:date="2026-08-05T16:27:00Z" w16du:dateUtc="2026-08-05T08:27:00Z">
        <w:r w:rsidR="00386082">
          <w:rPr>
            <w:rFonts w:hint="eastAsia"/>
          </w:rPr>
          <w:t>128</w:t>
        </w:r>
      </w:ins>
      <w:r w:rsidR="008E7362">
        <w:rPr>
          <w:rFonts w:hint="eastAsia"/>
        </w:rPr>
        <w:t>,</w:t>
      </w:r>
      <w:del w:id="182" w:author="Siyang Li" w:date="2026-08-05T16:27:00Z" w16du:dateUtc="2026-08-05T08:27:00Z">
        <w:r w:rsidR="008E7362" w:rsidRPr="008E7362" w:rsidDel="00386082">
          <w:delText>035</w:delText>
        </w:r>
        <w:r w:rsidR="00654145" w:rsidRPr="002D3FEB" w:rsidDel="00386082">
          <w:delText xml:space="preserve"> </w:delText>
        </w:r>
      </w:del>
      <w:ins w:id="183" w:author="Siyang Li" w:date="2026-08-05T16:27:00Z" w16du:dateUtc="2026-08-05T08:27:00Z">
        <w:r w:rsidR="00386082">
          <w:rPr>
            <w:rFonts w:hint="eastAsia"/>
          </w:rPr>
          <w:t>249</w:t>
        </w:r>
        <w:r w:rsidR="00386082" w:rsidRPr="002D3FEB">
          <w:t xml:space="preserve"> </w:t>
        </w:r>
      </w:ins>
      <w:r w:rsidR="00654145" w:rsidRPr="002D3FEB">
        <w:t>agent*stock*day observations from Reddit data.</w:t>
      </w:r>
      <w:r w:rsidR="006B32E7" w:rsidRPr="006B32E7">
        <w:rPr>
          <w:rFonts w:hint="eastAsia"/>
        </w:rPr>
        <w:t xml:space="preserve"> </w:t>
      </w:r>
    </w:p>
    <w:p w14:paraId="4579EF52" w14:textId="77777777" w:rsidR="00734A16" w:rsidRDefault="003F6A76" w:rsidP="00734A16">
      <w:pPr>
        <w:spacing w:line="480" w:lineRule="auto"/>
        <w:ind w:firstLine="720"/>
        <w:jc w:val="both"/>
        <w:rPr>
          <w:ins w:id="184" w:author="Siyang Li" w:date="2026-08-16T21:29:00Z" w16du:dateUtc="2026-08-16T13:29:00Z"/>
        </w:rPr>
      </w:pPr>
      <w:ins w:id="185" w:author="Siyang Li" w:date="2026-08-15T19:39:00Z">
        <w:r w:rsidRPr="003F6A76">
          <w:t>Classifying investors into the rational, fanatic, and naïve types in Pedersen (2022) is challenging because investor types are defined by latent beliefs and reasoning patterns that are not directly observable and must be inferred from a large amount of heterogeneous textual information in users’ posting histories. A reliable classification therefore requires jointly interpreting the context, sentiment dynamics, and economic reasoning embedded in users’ posts rather than relying on a small set of observable keywords or predefined rules. Large language models (LLMs) are well suited to this setting because they can capture rich contextual information and identify the underlying reasoning expressed in different language. We specifically employ GPT-5 given its strong ability to interpret complex economic text and infer underlying reasoning, as demonstrated by the growing use of GPT-based models in economics and finance (Lopez-Lira and Tang, 2026; Alsan and Neberai, 2026; Fedyk et al., 2026)</w:t>
        </w:r>
      </w:ins>
      <w:ins w:id="186" w:author="Siyang Li" w:date="2026-08-05T16:54:00Z">
        <w:r w:rsidR="00452B6D" w:rsidRPr="00452B6D">
          <w:t xml:space="preserve">. </w:t>
        </w:r>
      </w:ins>
    </w:p>
    <w:p w14:paraId="6FB213FC" w14:textId="22F5199B" w:rsidR="00F06E5D" w:rsidRDefault="00D92C2E">
      <w:pPr>
        <w:spacing w:line="480" w:lineRule="auto"/>
        <w:ind w:firstLine="720"/>
        <w:jc w:val="both"/>
        <w:rPr>
          <w:ins w:id="187" w:author="Siyang Li" w:date="2026-08-16T21:30:00Z" w16du:dateUtc="2026-08-16T13:30:00Z"/>
        </w:rPr>
        <w:pPrChange w:id="188" w:author="Siyang Li" w:date="2026-08-16T21:30:00Z" w16du:dateUtc="2026-08-16T13:30:00Z">
          <w:pPr>
            <w:spacing w:line="480" w:lineRule="auto"/>
            <w:jc w:val="both"/>
          </w:pPr>
        </w:pPrChange>
      </w:pPr>
      <w:ins w:id="189" w:author="Siyang Li" w:date="2026-08-05T18:34:00Z">
        <w:r w:rsidRPr="00D92C2E">
          <w:t xml:space="preserve">We first provide the LLM with the full characterization of rational, fanatic, and </w:t>
        </w:r>
      </w:ins>
      <w:ins w:id="190" w:author="Siyang Li" w:date="2026-08-11T17:59:00Z" w16du:dateUtc="2026-08-11T09:59:00Z">
        <w:r w:rsidR="00343DCA">
          <w:t>naïve</w:t>
        </w:r>
      </w:ins>
      <w:ins w:id="191" w:author="Siyang Li" w:date="2026-08-05T18:34:00Z">
        <w:r w:rsidRPr="00D92C2E">
          <w:t xml:space="preserve"> agents developed in the model section of Pedersen (2022). We then supply the model with the </w:t>
        </w:r>
        <w:r w:rsidRPr="00D92C2E">
          <w:lastRenderedPageBreak/>
          <w:t xml:space="preserve">complete posting history of each Reddit user and ask it to classify the user by applying these theoretical definitions to the content of the user’s posts. For each user, the model reports the assigned type, a confidence score, and the rationale for the classification, which </w:t>
        </w:r>
      </w:ins>
      <w:ins w:id="192" w:author="Siyang Li" w:date="2026-08-05T18:53:00Z" w16du:dateUtc="2026-08-05T10:53:00Z">
        <w:r w:rsidR="00D06553">
          <w:rPr>
            <w:rFonts w:hint="eastAsia"/>
          </w:rPr>
          <w:t xml:space="preserve">is </w:t>
        </w:r>
      </w:ins>
      <w:ins w:id="193" w:author="Siyang Li" w:date="2026-08-05T18:34:00Z">
        <w:r w:rsidRPr="00D92C2E">
          <w:t>categorize</w:t>
        </w:r>
      </w:ins>
      <w:ins w:id="194" w:author="Siyang Li" w:date="2026-08-05T18:53:00Z" w16du:dateUtc="2026-08-05T10:53:00Z">
        <w:r w:rsidR="00D06553">
          <w:rPr>
            <w:rFonts w:hint="eastAsia"/>
          </w:rPr>
          <w:t>d</w:t>
        </w:r>
      </w:ins>
      <w:ins w:id="195" w:author="Siyang Li" w:date="2026-08-05T18:34:00Z">
        <w:r w:rsidRPr="00D92C2E">
          <w:t xml:space="preserve"> into three dimensions: sentiment-based reasoning, information-based reasoning, and consideration of other investors’ opinions. Because observed posting behavior is substantially more complex than the stylized environment of the theoretical model, the boundaries between agent types may be inherently ambiguous. We therefore augment the theoretical definitions with additional classification rules designed to sharpen the distinctions across types and improve consistency in borderline cases.</w:t>
        </w:r>
      </w:ins>
      <w:ins w:id="196" w:author="Siyang Li" w:date="2026-08-18T11:45:00Z" w16du:dateUtc="2026-08-18T03:45:00Z">
        <w:r w:rsidR="00B1325B">
          <w:rPr>
            <w:rStyle w:val="a6"/>
          </w:rPr>
          <w:footnoteReference w:id="6"/>
        </w:r>
      </w:ins>
      <w:ins w:id="201" w:author="Siyang Li" w:date="2026-08-05T18:34:00Z">
        <w:r w:rsidRPr="00D92C2E">
          <w:t xml:space="preserve"> </w:t>
        </w:r>
      </w:ins>
    </w:p>
    <w:p w14:paraId="67DB706E" w14:textId="16CA7332" w:rsidR="00CD4D2A" w:rsidRPr="002D3FEB" w:rsidDel="001712FF" w:rsidRDefault="00287DC3">
      <w:pPr>
        <w:spacing w:line="480" w:lineRule="auto"/>
        <w:ind w:firstLine="720"/>
        <w:jc w:val="both"/>
        <w:rPr>
          <w:del w:id="202" w:author="Siyang Li" w:date="2026-08-05T16:31:00Z" w16du:dateUtc="2026-08-05T08:31:00Z"/>
        </w:rPr>
      </w:pPr>
      <w:ins w:id="203" w:author="Siyang Li" w:date="2026-08-05T19:56:00Z" w16du:dateUtc="2026-08-05T11:56:00Z">
        <w:r>
          <w:rPr>
            <w:rFonts w:hint="eastAsia"/>
          </w:rPr>
          <w:t>According to the results of classification,</w:t>
        </w:r>
      </w:ins>
      <w:del w:id="204" w:author="Siyang Li" w:date="2026-08-05T16:31:00Z" w16du:dateUtc="2026-08-05T08:31:00Z">
        <w:r w:rsidR="0030353C" w:rsidRPr="002D3FEB" w:rsidDel="001712FF">
          <w:delText>Adapting Pedersen’s definitions to our empirical data, we identify hardheaded agents on Reddit as users who express more opinions (so they can be heard) and whose tone</w:delText>
        </w:r>
        <w:r w:rsidR="0030353C" w:rsidRPr="002D3FEB" w:rsidDel="001712FF">
          <w:rPr>
            <w:rFonts w:hint="eastAsia"/>
          </w:rPr>
          <w:delText>s</w:delText>
        </w:r>
        <w:r w:rsidR="0030353C" w:rsidRPr="002D3FEB" w:rsidDel="001712FF">
          <w:delText xml:space="preserve"> remain stable over a period of time.</w:delText>
        </w:r>
        <w:r w:rsidR="006A2C37" w:rsidRPr="002D3FEB" w:rsidDel="001712FF">
          <w:delText xml:space="preserve"> </w:delText>
        </w:r>
        <w:r w:rsidR="00CD4D2A" w:rsidRPr="002D3FEB" w:rsidDel="001712FF">
          <w:delText xml:space="preserve">Specifically, we define that an agent </w:delText>
        </w:r>
        <w:r w:rsidR="00CD4D2A" w:rsidRPr="002D3FEB" w:rsidDel="001712FF">
          <w:rPr>
            <w:i/>
          </w:rPr>
          <w:delText>k</w:delText>
        </w:r>
        <w:r w:rsidR="00CD4D2A" w:rsidRPr="002D3FEB" w:rsidDel="001712FF">
          <w:delText xml:space="preserve"> is a hardheaded agent for firm </w:delText>
        </w:r>
        <w:r w:rsidR="00CD4D2A" w:rsidRPr="002D3FEB" w:rsidDel="001712FF">
          <w:rPr>
            <w:i/>
          </w:rPr>
          <w:delText>i</w:delText>
        </w:r>
        <w:r w:rsidR="00CD4D2A" w:rsidRPr="002D3FEB" w:rsidDel="001712FF">
          <w:delText xml:space="preserve"> </w:delText>
        </w:r>
        <w:r w:rsidR="00A6471F" w:rsidDel="001712FF">
          <w:rPr>
            <w:rFonts w:hint="eastAsia"/>
          </w:rPr>
          <w:delText>in the week</w:delText>
        </w:r>
        <w:r w:rsidR="00CD4D2A" w:rsidRPr="002D3FEB" w:rsidDel="001712FF">
          <w:delText xml:space="preserve"> </w:delText>
        </w:r>
        <w:r w:rsidR="00CD4D2A" w:rsidRPr="002D3FEB" w:rsidDel="001712FF">
          <w:rPr>
            <w:i/>
          </w:rPr>
          <w:delText>t</w:delText>
        </w:r>
        <w:r w:rsidR="000B3BBA" w:rsidRPr="002D3FEB" w:rsidDel="001712FF">
          <w:delText xml:space="preserve"> </w:delText>
        </w:r>
        <w:r w:rsidR="006A2C37" w:rsidRPr="002D3FEB" w:rsidDel="001712FF">
          <w:delText xml:space="preserve">if the following conditions are met: </w:delText>
        </w:r>
        <w:r w:rsidR="005A306F" w:rsidRPr="002D3FEB" w:rsidDel="001712FF">
          <w:delText>1) agent</w:delText>
        </w:r>
        <w:r w:rsidR="00CD4D2A" w:rsidRPr="002D3FEB" w:rsidDel="001712FF">
          <w:delText xml:space="preserve"> </w:delText>
        </w:r>
        <w:r w:rsidR="00CD4D2A" w:rsidRPr="002D3FEB" w:rsidDel="001712FF">
          <w:rPr>
            <w:i/>
          </w:rPr>
          <w:delText>k</w:delText>
        </w:r>
        <w:r w:rsidR="00CD4D2A" w:rsidRPr="002D3FEB" w:rsidDel="001712FF">
          <w:delText xml:space="preserve"> posts more submissions and comments about firm </w:delText>
        </w:r>
        <w:r w:rsidR="00CD4D2A" w:rsidRPr="002D3FEB" w:rsidDel="001712FF">
          <w:rPr>
            <w:i/>
          </w:rPr>
          <w:delText>i</w:delText>
        </w:r>
        <w:r w:rsidR="00CD4D2A" w:rsidRPr="002D3FEB" w:rsidDel="001712FF">
          <w:delText xml:space="preserve"> than 95% of all other agents </w:delText>
        </w:r>
        <w:r w:rsidR="005A306F" w:rsidRPr="002D3FEB" w:rsidDel="001712FF">
          <w:delText xml:space="preserve">over the </w:delText>
        </w:r>
        <w:r w:rsidR="00D34E4F" w:rsidDel="001712FF">
          <w:rPr>
            <w:rFonts w:hint="eastAsia"/>
          </w:rPr>
          <w:delText>week</w:delText>
        </w:r>
        <w:r w:rsidR="005A306F" w:rsidRPr="002D3FEB" w:rsidDel="001712FF">
          <w:delText xml:space="preserve">; 2) </w:delText>
        </w:r>
        <w:r w:rsidR="002379E6" w:rsidRPr="002D3FEB" w:rsidDel="001712FF">
          <w:delText xml:space="preserve">agent </w:delText>
        </w:r>
        <w:r w:rsidR="002379E6" w:rsidRPr="002D3FEB" w:rsidDel="001712FF">
          <w:rPr>
            <w:i/>
          </w:rPr>
          <w:delText>k</w:delText>
        </w:r>
        <w:r w:rsidR="002379E6" w:rsidRPr="002D3FEB" w:rsidDel="001712FF">
          <w:rPr>
            <w:iCs/>
          </w:rPr>
          <w:delText>’</w:delText>
        </w:r>
        <w:r w:rsidR="002379E6" w:rsidRPr="002D3FEB" w:rsidDel="001712FF">
          <w:rPr>
            <w:rFonts w:hint="eastAsia"/>
            <w:iCs/>
          </w:rPr>
          <w:delText>s</w:delText>
        </w:r>
        <w:r w:rsidR="005A306F" w:rsidRPr="002D3FEB" w:rsidDel="001712FF">
          <w:delText xml:space="preserve"> posts</w:delText>
        </w:r>
        <w:r w:rsidR="000B3BBA" w:rsidRPr="002D3FEB" w:rsidDel="001712FF">
          <w:delText xml:space="preserve"> have stable tones, with </w:delText>
        </w:r>
        <w:r w:rsidR="005A306F" w:rsidRPr="002D3FEB" w:rsidDel="001712FF">
          <w:delText>either non-positive or non-negative tone</w:delText>
        </w:r>
        <w:r w:rsidR="000B3BBA" w:rsidRPr="002D3FEB" w:rsidDel="001712FF">
          <w:delText>s</w:delText>
        </w:r>
        <w:r w:rsidR="005A306F" w:rsidRPr="002D3FEB" w:rsidDel="001712FF">
          <w:delText xml:space="preserve"> </w:delText>
        </w:r>
        <w:r w:rsidR="000B3BBA" w:rsidRPr="002D3FEB" w:rsidDel="001712FF">
          <w:delText xml:space="preserve">for at least </w:delText>
        </w:r>
        <w:r w:rsidR="006A6DF5" w:rsidRPr="002D3FEB" w:rsidDel="001712FF">
          <w:delText>75</w:delText>
        </w:r>
        <w:r w:rsidR="001A5E5A" w:rsidRPr="002D3FEB" w:rsidDel="001712FF">
          <w:rPr>
            <w:rFonts w:hint="eastAsia"/>
          </w:rPr>
          <w:delText>%</w:delText>
        </w:r>
        <w:r w:rsidR="001A5E5A" w:rsidRPr="002D3FEB" w:rsidDel="001712FF">
          <w:delText xml:space="preserve"> of </w:delText>
        </w:r>
        <w:r w:rsidR="009F45AA" w:rsidRPr="002D3FEB" w:rsidDel="001712FF">
          <w:rPr>
            <w:rFonts w:hint="eastAsia"/>
          </w:rPr>
          <w:delText>his</w:delText>
        </w:r>
        <w:r w:rsidR="009F45AA" w:rsidRPr="002D3FEB" w:rsidDel="001712FF">
          <w:delText xml:space="preserve"> </w:delText>
        </w:r>
        <w:r w:rsidR="001A5E5A" w:rsidRPr="002D3FEB" w:rsidDel="001712FF">
          <w:delText xml:space="preserve">posts during </w:delText>
        </w:r>
        <w:r w:rsidR="000B3BBA" w:rsidRPr="002D3FEB" w:rsidDel="001712FF">
          <w:delText xml:space="preserve">the </w:delText>
        </w:r>
        <w:r w:rsidR="00D34E4F" w:rsidDel="001712FF">
          <w:rPr>
            <w:rFonts w:hint="eastAsia"/>
          </w:rPr>
          <w:delText>week</w:delText>
        </w:r>
        <w:r w:rsidR="000B3BBA" w:rsidRPr="002D3FEB" w:rsidDel="001712FF">
          <w:delText>.</w:delText>
        </w:r>
        <w:r w:rsidR="00CD4D2A" w:rsidRPr="002D3FEB" w:rsidDel="001712FF">
          <w:delText xml:space="preserve"> </w:delText>
        </w:r>
        <w:r w:rsidR="009835DD" w:rsidDel="001712FF">
          <w:rPr>
            <w:rFonts w:hint="eastAsia"/>
          </w:rPr>
          <w:delText xml:space="preserve">Once agent </w:delText>
        </w:r>
        <w:r w:rsidR="009835DD" w:rsidRPr="000F08D2" w:rsidDel="001712FF">
          <w:rPr>
            <w:i/>
            <w:iCs/>
          </w:rPr>
          <w:delText>k</w:delText>
        </w:r>
        <w:r w:rsidR="009835DD" w:rsidDel="001712FF">
          <w:rPr>
            <w:rFonts w:hint="eastAsia"/>
          </w:rPr>
          <w:delText xml:space="preserve"> is identified as hardheaded for firm </w:delText>
        </w:r>
        <w:r w:rsidR="009835DD" w:rsidRPr="000F08D2" w:rsidDel="001712FF">
          <w:rPr>
            <w:i/>
            <w:iCs/>
          </w:rPr>
          <w:delText>i</w:delText>
        </w:r>
        <w:r w:rsidR="009835DD" w:rsidDel="001712FF">
          <w:rPr>
            <w:rFonts w:hint="eastAsia"/>
          </w:rPr>
          <w:delText xml:space="preserve">, </w:delText>
        </w:r>
        <w:r w:rsidR="00434075" w:rsidDel="001712FF">
          <w:delText>they</w:delText>
        </w:r>
        <w:r w:rsidR="009835DD" w:rsidDel="001712FF">
          <w:rPr>
            <w:rFonts w:hint="eastAsia"/>
          </w:rPr>
          <w:delText xml:space="preserve"> </w:delText>
        </w:r>
        <w:r w:rsidR="00434075" w:rsidDel="001712FF">
          <w:delText>remain</w:delText>
        </w:r>
        <w:r w:rsidR="009835DD" w:rsidDel="001712FF">
          <w:rPr>
            <w:rFonts w:hint="eastAsia"/>
          </w:rPr>
          <w:delText xml:space="preserve"> hardheaded for firm </w:delText>
        </w:r>
        <w:r w:rsidR="00434075" w:rsidRPr="00D931CA" w:rsidDel="001712FF">
          <w:rPr>
            <w:i/>
            <w:iCs/>
          </w:rPr>
          <w:delText>i</w:delText>
        </w:r>
        <w:r w:rsidR="00434075" w:rsidDel="001712FF">
          <w:delText xml:space="preserve"> for </w:delText>
        </w:r>
        <w:r w:rsidR="009835DD" w:rsidDel="001712FF">
          <w:rPr>
            <w:rFonts w:hint="eastAsia"/>
          </w:rPr>
          <w:delText xml:space="preserve">as long as </w:delText>
        </w:r>
        <w:r w:rsidR="00434075" w:rsidDel="001712FF">
          <w:delText>their</w:delText>
        </w:r>
        <w:r w:rsidR="009835DD" w:rsidDel="001712FF">
          <w:rPr>
            <w:rFonts w:hint="eastAsia"/>
          </w:rPr>
          <w:delText xml:space="preserve"> </w:delText>
        </w:r>
        <w:r w:rsidR="00434075" w:rsidDel="001712FF">
          <w:delText>tone</w:delText>
        </w:r>
        <w:r w:rsidR="009835DD" w:rsidDel="001712FF">
          <w:rPr>
            <w:rFonts w:hint="eastAsia"/>
          </w:rPr>
          <w:delText xml:space="preserve"> </w:delText>
        </w:r>
        <w:r w:rsidR="00434075" w:rsidDel="001712FF">
          <w:delText>remains stable</w:delText>
        </w:r>
        <w:r w:rsidR="0090642D" w:rsidDel="001712FF">
          <w:rPr>
            <w:rFonts w:hint="eastAsia"/>
          </w:rPr>
          <w:delText xml:space="preserve">, as specified in </w:delText>
        </w:r>
        <w:r w:rsidR="0090642D" w:rsidDel="001712FF">
          <w:delText>condition</w:delText>
        </w:r>
        <w:r w:rsidR="0090642D" w:rsidDel="001712FF">
          <w:rPr>
            <w:rFonts w:hint="eastAsia"/>
          </w:rPr>
          <w:delText xml:space="preserve"> (2)</w:delText>
        </w:r>
        <w:r w:rsidR="009835DD" w:rsidDel="001712FF">
          <w:rPr>
            <w:rFonts w:hint="eastAsia"/>
          </w:rPr>
          <w:delText>.</w:delText>
        </w:r>
        <w:r w:rsidR="00021086" w:rsidDel="001712FF">
          <w:rPr>
            <w:rStyle w:val="a6"/>
          </w:rPr>
          <w:footnoteReference w:id="7"/>
        </w:r>
      </w:del>
    </w:p>
    <w:p w14:paraId="5E7A58B6" w14:textId="6AF28857" w:rsidR="00531FCE" w:rsidRPr="002D3FEB" w:rsidDel="001712FF" w:rsidRDefault="00004592">
      <w:pPr>
        <w:spacing w:line="480" w:lineRule="auto"/>
        <w:ind w:firstLine="720"/>
        <w:jc w:val="both"/>
        <w:rPr>
          <w:del w:id="207" w:author="Siyang Li" w:date="2026-08-05T16:31:00Z" w16du:dateUtc="2026-08-05T08:31:00Z"/>
        </w:rPr>
      </w:pPr>
      <w:del w:id="208" w:author="Siyang Li" w:date="2026-08-05T16:31:00Z" w16du:dateUtc="2026-08-05T08:31:00Z">
        <w:r w:rsidRPr="00004592" w:rsidDel="001712FF">
          <w:delText xml:space="preserve">Rational investors base their views on fundamental, value-relevant information, while fanatic investors do not. We distinguish between them </w:delText>
        </w:r>
        <w:r w:rsidR="00D03A3C" w:rsidDel="001712FF">
          <w:delText>based on</w:delText>
        </w:r>
        <w:r w:rsidR="00D03A3C" w:rsidRPr="00004592" w:rsidDel="001712FF">
          <w:delText xml:space="preserve"> </w:delText>
        </w:r>
        <w:r w:rsidRPr="00004592" w:rsidDel="001712FF">
          <w:delText>whether they use value-relevant information in their posts, using a manually created dictionary of such words.</w:delText>
        </w:r>
        <w:r w:rsidRPr="002D3FEB" w:rsidDel="001712FF">
          <w:rPr>
            <w:rStyle w:val="a6"/>
          </w:rPr>
          <w:footnoteReference w:id="8"/>
        </w:r>
        <w:r w:rsidRPr="00004592" w:rsidDel="001712FF">
          <w:delText xml:space="preserve"> </w:delText>
        </w:r>
        <w:r w:rsidR="006B32E7" w:rsidDel="001712FF">
          <w:delText xml:space="preserve">For instance, </w:delText>
        </w:r>
        <w:r w:rsidDel="001712FF">
          <w:delText>“</w:delText>
        </w:r>
        <w:r w:rsidRPr="00004592" w:rsidDel="001712FF">
          <w:delText>YOLO</w:delText>
        </w:r>
        <w:r w:rsidDel="001712FF">
          <w:delText>”</w:delText>
        </w:r>
        <w:r w:rsidRPr="00004592" w:rsidDel="001712FF">
          <w:delText xml:space="preserve"> (You Only Live Once) is often used on Reddit to describe bold, risky investments. </w:delText>
        </w:r>
        <w:r w:rsidR="00230F26" w:rsidDel="001712FF">
          <w:delText>Pedersen (2022) also discusses how social media investors use YOLO to signal stubborn and extreme views.</w:delText>
        </w:r>
        <w:r w:rsidRPr="00004592" w:rsidDel="001712FF">
          <w:delText xml:space="preserve"> Thus, we define rational agents as hardheaded agents who use at least one value-relevant word and do not mention </w:delText>
        </w:r>
        <w:r w:rsidDel="001712FF">
          <w:delText>“</w:delText>
        </w:r>
        <w:r w:rsidRPr="00004592" w:rsidDel="001712FF">
          <w:delText>YOLO</w:delText>
        </w:r>
        <w:r w:rsidDel="001712FF">
          <w:delText>”</w:delText>
        </w:r>
        <w:r w:rsidRPr="00004592" w:rsidDel="001712FF">
          <w:delText xml:space="preserve"> in their posts for the week. </w:delText>
        </w:r>
        <w:r w:rsidR="006B32E7" w:rsidDel="001712FF">
          <w:delText>The other h</w:delText>
        </w:r>
        <w:r w:rsidRPr="00004592" w:rsidDel="001712FF">
          <w:delText>ardheaded agents are classified as fanatics. Reddit users who are not hardheaded are classified as naïve investors.</w:delText>
        </w:r>
        <w:r w:rsidR="00CD4D2A" w:rsidRPr="002D3FEB" w:rsidDel="001712FF">
          <w:delText xml:space="preserve"> </w:delText>
        </w:r>
      </w:del>
    </w:p>
    <w:p w14:paraId="6DB9CC24" w14:textId="019838BC" w:rsidR="00CD4D2A" w:rsidDel="00937DDE" w:rsidRDefault="00D375D1">
      <w:pPr>
        <w:spacing w:line="480" w:lineRule="auto"/>
        <w:ind w:firstLine="720"/>
        <w:jc w:val="both"/>
        <w:rPr>
          <w:del w:id="211" w:author="Siyang Li" w:date="2026-08-05T20:20:00Z" w16du:dateUtc="2026-08-05T12:20:00Z"/>
        </w:rPr>
      </w:pPr>
      <w:del w:id="212" w:author="Siyang Li" w:date="2026-08-05T19:03:00Z" w16du:dateUtc="2026-08-05T11:03:00Z">
        <w:r w:rsidDel="001B5250">
          <w:delText>We</w:delText>
        </w:r>
        <w:r w:rsidR="00CD4D2A" w:rsidRPr="002D3FEB" w:rsidDel="001B5250">
          <w:delText xml:space="preserve"> create </w:delText>
        </w:r>
        <w:r w:rsidR="00531FCE" w:rsidRPr="002D3FEB" w:rsidDel="001B5250">
          <w:delText xml:space="preserve">indicator </w:delText>
        </w:r>
        <w:r w:rsidR="00CD4D2A" w:rsidRPr="002D3FEB" w:rsidDel="001B5250">
          <w:delText xml:space="preserve">variables for </w:delText>
        </w:r>
        <w:r w:rsidR="004C57BE" w:rsidDel="001B5250">
          <w:delText>rational, fanatic</w:delText>
        </w:r>
        <w:r w:rsidR="00CD4D2A" w:rsidRPr="002D3FEB" w:rsidDel="001B5250">
          <w:delText xml:space="preserve">, and naïve agents, which equal 1 if the Reddit user belongs to </w:delText>
        </w:r>
        <w:r w:rsidDel="001B5250">
          <w:delText>the</w:delText>
        </w:r>
        <w:r w:rsidRPr="002D3FEB" w:rsidDel="001B5250">
          <w:delText xml:space="preserve"> </w:delText>
        </w:r>
        <w:r w:rsidR="00CD4D2A" w:rsidRPr="002D3FEB" w:rsidDel="001B5250">
          <w:delText>respective agent category</w:delText>
        </w:r>
        <w:r w:rsidR="00C1634C" w:rsidRPr="002D3FEB" w:rsidDel="001B5250">
          <w:delText>,</w:delText>
        </w:r>
        <w:r w:rsidR="00CD4D2A" w:rsidRPr="002D3FEB" w:rsidDel="001B5250">
          <w:delText xml:space="preserve"> and 0 otherwise. </w:delText>
        </w:r>
        <w:r w:rsidR="007A7504" w:rsidRPr="007A7504" w:rsidDel="001B5250">
          <w:delText xml:space="preserve">Table 1 Panel A shows </w:delText>
        </w:r>
      </w:del>
      <w:del w:id="213" w:author="Siyang Li" w:date="2026-08-05T19:56:00Z" w16du:dateUtc="2026-08-05T11:56:00Z">
        <w:r w:rsidR="007A7504" w:rsidRPr="007A7504" w:rsidDel="00287DC3">
          <w:delText>that</w:delText>
        </w:r>
      </w:del>
      <w:r w:rsidR="007A7504" w:rsidRPr="007A7504">
        <w:t xml:space="preserve"> 2.</w:t>
      </w:r>
      <w:ins w:id="214" w:author="Siyang Li" w:date="2026-08-05T19:04:00Z" w16du:dateUtc="2026-08-05T11:04:00Z">
        <w:r w:rsidR="0011134E">
          <w:rPr>
            <w:rFonts w:hint="eastAsia"/>
          </w:rPr>
          <w:t>96</w:t>
        </w:r>
      </w:ins>
      <w:del w:id="215" w:author="Siyang Li" w:date="2026-08-05T19:04:00Z" w16du:dateUtc="2026-08-05T11:04:00Z">
        <w:r w:rsidR="007A7504" w:rsidRPr="007A7504" w:rsidDel="0011134E">
          <w:delText>57</w:delText>
        </w:r>
      </w:del>
      <w:r w:rsidR="007A7504" w:rsidRPr="007A7504">
        <w:t xml:space="preserve">% of agents are rational, </w:t>
      </w:r>
      <w:del w:id="216" w:author="Siyang Li" w:date="2026-08-05T19:04:00Z" w16du:dateUtc="2026-08-05T11:04:00Z">
        <w:r w:rsidR="007A7504" w:rsidRPr="007A7504" w:rsidDel="0011134E">
          <w:delText>6.80</w:delText>
        </w:r>
      </w:del>
      <w:ins w:id="217" w:author="Siyang Li" w:date="2026-08-05T19:04:00Z" w16du:dateUtc="2026-08-05T11:04:00Z">
        <w:r w:rsidR="0011134E">
          <w:rPr>
            <w:rFonts w:hint="eastAsia"/>
          </w:rPr>
          <w:t>5.86</w:t>
        </w:r>
      </w:ins>
      <w:r w:rsidR="007A7504" w:rsidRPr="007A7504">
        <w:t>% are fanatics, and 9</w:t>
      </w:r>
      <w:ins w:id="218" w:author="Siyang Li" w:date="2026-08-05T19:03:00Z" w16du:dateUtc="2026-08-05T11:03:00Z">
        <w:r w:rsidR="0011134E">
          <w:rPr>
            <w:rFonts w:hint="eastAsia"/>
          </w:rPr>
          <w:t>1.18</w:t>
        </w:r>
      </w:ins>
      <w:del w:id="219" w:author="Siyang Li" w:date="2026-08-05T19:03:00Z" w16du:dateUtc="2026-08-05T11:03:00Z">
        <w:r w:rsidR="007A7504" w:rsidRPr="007A7504" w:rsidDel="0011134E">
          <w:delText>0.63</w:delText>
        </w:r>
      </w:del>
      <w:r w:rsidR="007A7504" w:rsidRPr="007A7504">
        <w:t xml:space="preserve">% are naïve investors, indicating </w:t>
      </w:r>
      <w:r w:rsidR="00EB5467">
        <w:t xml:space="preserve">that </w:t>
      </w:r>
      <w:r w:rsidR="007A7504" w:rsidRPr="007A7504">
        <w:t>most Reddit users on r/wallstreetbets behave like naïve investors.</w:t>
      </w:r>
      <w:r w:rsidR="003A62DB">
        <w:rPr>
          <w:rFonts w:hint="eastAsia"/>
        </w:rPr>
        <w:t xml:space="preserve"> </w:t>
      </w:r>
      <w:r>
        <w:t xml:space="preserve">To </w:t>
      </w:r>
      <w:r w:rsidR="006D7D0A" w:rsidRPr="007A7504">
        <w:t>validate our measure</w:t>
      </w:r>
      <w:r>
        <w:t>, we look at specific individual</w:t>
      </w:r>
      <w:r w:rsidR="00B00C0E">
        <w:t>s</w:t>
      </w:r>
      <w:r>
        <w:t xml:space="preserve"> who are known to be fanatics.</w:t>
      </w:r>
      <w:r w:rsidR="00381EFC">
        <w:rPr>
          <w:rFonts w:hint="eastAsia"/>
        </w:rPr>
        <w:t xml:space="preserve"> </w:t>
      </w:r>
      <w:r w:rsidR="009050C5" w:rsidRPr="007A7504">
        <w:t xml:space="preserve">Pedersen (2022) </w:t>
      </w:r>
      <w:r w:rsidR="00566F44">
        <w:rPr>
          <w:rFonts w:hint="eastAsia"/>
        </w:rPr>
        <w:t>uses</w:t>
      </w:r>
      <w:r w:rsidR="009050C5" w:rsidRPr="007A7504">
        <w:t xml:space="preserve"> Keith Gill as a</w:t>
      </w:r>
      <w:r w:rsidR="00566F44">
        <w:rPr>
          <w:rFonts w:hint="eastAsia"/>
        </w:rPr>
        <w:t xml:space="preserve">n example of </w:t>
      </w:r>
      <w:r w:rsidR="00EB5467">
        <w:t>a fanatic</w:t>
      </w:r>
      <w:r w:rsidR="00EB5467" w:rsidRPr="007A7504">
        <w:t xml:space="preserve"> </w:t>
      </w:r>
      <w:r w:rsidR="009050C5" w:rsidRPr="007A7504">
        <w:t>for his unwavering belief in GameStop.</w:t>
      </w:r>
      <w:r w:rsidR="003A62DB">
        <w:rPr>
          <w:rFonts w:hint="eastAsia"/>
        </w:rPr>
        <w:t xml:space="preserve"> We </w:t>
      </w:r>
      <w:r w:rsidR="00B00C0E">
        <w:t>confirm</w:t>
      </w:r>
      <w:r w:rsidR="003A62DB">
        <w:rPr>
          <w:rFonts w:hint="eastAsia"/>
        </w:rPr>
        <w:t xml:space="preserve"> that </w:t>
      </w:r>
      <w:r w:rsidR="002A1F0B">
        <w:rPr>
          <w:rFonts w:hint="eastAsia"/>
        </w:rPr>
        <w:t xml:space="preserve">Keith Gill </w:t>
      </w:r>
      <w:r w:rsidR="005A7488">
        <w:rPr>
          <w:rFonts w:hint="eastAsia"/>
        </w:rPr>
        <w:t xml:space="preserve">is </w:t>
      </w:r>
      <w:r w:rsidR="00B00C0E">
        <w:t>classified</w:t>
      </w:r>
      <w:r w:rsidR="005A7488">
        <w:rPr>
          <w:rFonts w:hint="eastAsia"/>
        </w:rPr>
        <w:t xml:space="preserve"> as </w:t>
      </w:r>
      <w:r w:rsidR="00B00C0E">
        <w:t>a fanatic</w:t>
      </w:r>
      <w:r w:rsidR="005A7488">
        <w:rPr>
          <w:rFonts w:hint="eastAsia"/>
        </w:rPr>
        <w:t xml:space="preserve"> </w:t>
      </w:r>
      <w:del w:id="220" w:author="Siyang Li" w:date="2026-08-05T19:07:00Z" w16du:dateUtc="2026-08-05T11:07:00Z">
        <w:r w:rsidR="005A7488" w:rsidDel="00704979">
          <w:rPr>
            <w:rFonts w:hint="eastAsia"/>
          </w:rPr>
          <w:delText>for GameStop</w:delText>
        </w:r>
        <w:r w:rsidR="00A96F33" w:rsidDel="00704979">
          <w:rPr>
            <w:rFonts w:hint="eastAsia"/>
          </w:rPr>
          <w:delText xml:space="preserve"> for </w:delText>
        </w:r>
        <w:r w:rsidR="00BD5610" w:rsidDel="00704979">
          <w:rPr>
            <w:rFonts w:hint="eastAsia"/>
          </w:rPr>
          <w:delText>94.38%</w:delText>
        </w:r>
        <w:r w:rsidR="00A96F33" w:rsidDel="00704979">
          <w:rPr>
            <w:rFonts w:hint="eastAsia"/>
          </w:rPr>
          <w:delText xml:space="preserve"> of the time</w:delText>
        </w:r>
        <w:r w:rsidR="00B00C0E" w:rsidDel="00704979">
          <w:delText xml:space="preserve"> </w:delText>
        </w:r>
      </w:del>
      <w:r w:rsidR="00B00C0E">
        <w:t>during our sample period</w:t>
      </w:r>
      <w:r w:rsidR="00381EFC">
        <w:rPr>
          <w:rFonts w:hint="eastAsia"/>
        </w:rPr>
        <w:t xml:space="preserve">, </w:t>
      </w:r>
      <w:r w:rsidR="006E63AE" w:rsidRPr="007A7504">
        <w:t>supporting</w:t>
      </w:r>
      <w:r w:rsidR="00381EFC">
        <w:rPr>
          <w:rFonts w:hint="eastAsia"/>
        </w:rPr>
        <w:t xml:space="preserve"> our </w:t>
      </w:r>
      <w:r w:rsidR="00B00C0E">
        <w:t>measurement</w:t>
      </w:r>
      <w:r w:rsidR="00953ED0">
        <w:t xml:space="preserve"> approach</w:t>
      </w:r>
      <w:r w:rsidR="00A96F33">
        <w:rPr>
          <w:rFonts w:hint="eastAsia"/>
        </w:rPr>
        <w:t>.</w:t>
      </w:r>
      <w:ins w:id="221" w:author="Siyang Li" w:date="2026-08-05T19:51:00Z" w16du:dateUtc="2026-08-05T11:51:00Z">
        <w:r w:rsidR="00580851">
          <w:rPr>
            <w:rFonts w:hint="eastAsia"/>
          </w:rPr>
          <w:t xml:space="preserve"> </w:t>
        </w:r>
      </w:ins>
      <w:ins w:id="222" w:author="Siyang Li" w:date="2026-08-05T20:02:00Z">
        <w:r w:rsidR="00DE644C" w:rsidRPr="00DE644C">
          <w:t>As an additional validation, we examine the reasoning categories reported by the LLM. The distribution of these rationales closely accords with the theoretical characterization of each investor type: 98% of fanatic classifications are based on sentiment, whereas 100% of rational classifications are based on information.</w:t>
        </w:r>
      </w:ins>
      <w:ins w:id="223" w:author="Siyang Li" w:date="2026-08-16T21:20:00Z" w16du:dateUtc="2026-08-16T13:20:00Z">
        <w:r w:rsidR="00830A57">
          <w:rPr>
            <w:rFonts w:hint="eastAsia"/>
          </w:rPr>
          <w:t xml:space="preserve"> </w:t>
        </w:r>
      </w:ins>
    </w:p>
    <w:p w14:paraId="0EB368BE" w14:textId="77777777" w:rsidR="00BC3829" w:rsidRDefault="00BC3829" w:rsidP="00BC3829">
      <w:pPr>
        <w:spacing w:line="480" w:lineRule="auto"/>
        <w:ind w:firstLine="720"/>
        <w:jc w:val="both"/>
        <w:rPr>
          <w:ins w:id="224" w:author="Siyang Li" w:date="2026-08-25T21:56:00Z" w16du:dateUtc="2026-08-25T13:56:00Z"/>
        </w:rPr>
      </w:pPr>
    </w:p>
    <w:p w14:paraId="4EE86549" w14:textId="6B0A8C40" w:rsidR="008B1D81" w:rsidRPr="007153F9" w:rsidDel="007153F9" w:rsidRDefault="00BB7443">
      <w:pPr>
        <w:spacing w:line="480" w:lineRule="auto"/>
        <w:ind w:firstLine="720"/>
        <w:jc w:val="both"/>
        <w:rPr>
          <w:del w:id="225" w:author="Siyang Li" w:date="2026-08-05T20:19:00Z" w16du:dateUtc="2026-08-05T12:19:00Z"/>
        </w:rPr>
      </w:pPr>
      <w:r w:rsidRPr="00BB7443">
        <w:t>We measure each agent’s beliefs using the tone of their submissions and comments</w:t>
      </w:r>
      <w:ins w:id="226" w:author="Siyang Li" w:date="2026-08-05T20:16:00Z" w16du:dateUtc="2026-08-05T12:16:00Z">
        <w:r w:rsidR="0040759F">
          <w:rPr>
            <w:rFonts w:hint="eastAsia"/>
          </w:rPr>
          <w:t>. Specifically,</w:t>
        </w:r>
      </w:ins>
      <w:del w:id="227" w:author="Siyang Li" w:date="2026-08-05T20:16:00Z" w16du:dateUtc="2026-08-05T12:16:00Z">
        <w:r w:rsidRPr="00BB7443" w:rsidDel="0040759F">
          <w:delText>,</w:delText>
        </w:r>
      </w:del>
      <w:del w:id="228" w:author="Siyang Li" w:date="2026-08-05T20:15:00Z" w16du:dateUtc="2026-08-05T12:15:00Z">
        <w:r w:rsidRPr="00BB7443" w:rsidDel="006E521C">
          <w:delText xml:space="preserve"> identified using the</w:delText>
        </w:r>
        <w:r w:rsidDel="006E521C">
          <w:rPr>
            <w:rFonts w:hint="eastAsia"/>
          </w:rPr>
          <w:delText xml:space="preserve"> </w:delText>
        </w:r>
      </w:del>
      <w:del w:id="229" w:author="Siyang Li" w:date="2026-08-05T20:12:00Z" w16du:dateUtc="2026-08-05T12:12:00Z">
        <w:r w:rsidDel="00333D9D">
          <w:rPr>
            <w:rFonts w:hint="eastAsia"/>
          </w:rPr>
          <w:delText>modified</w:delText>
        </w:r>
        <w:r w:rsidRPr="00BB7443" w:rsidDel="00333D9D">
          <w:delText xml:space="preserve"> Loughran and McDonald (LM) dictionary</w:delText>
        </w:r>
      </w:del>
      <w:del w:id="230" w:author="Siyang Li" w:date="2026-08-05T20:15:00Z" w16du:dateUtc="2026-08-05T12:15:00Z">
        <w:r w:rsidRPr="00BB7443" w:rsidDel="006E521C">
          <w:delText>.</w:delText>
        </w:r>
      </w:del>
      <w:r w:rsidRPr="00BB7443">
        <w:t xml:space="preserve"> </w:t>
      </w:r>
      <w:ins w:id="231" w:author="Siyang Li" w:date="2026-08-05T20:15:00Z">
        <w:r w:rsidR="0069295C" w:rsidRPr="0069295C">
          <w:t xml:space="preserve">we use the LLM to classify the </w:t>
        </w:r>
      </w:ins>
      <w:ins w:id="232" w:author="Siyang Li" w:date="2026-08-05T20:15:00Z" w16du:dateUtc="2026-08-05T12:15:00Z">
        <w:r w:rsidR="00D25902">
          <w:rPr>
            <w:rFonts w:hint="eastAsia"/>
          </w:rPr>
          <w:t>tone</w:t>
        </w:r>
      </w:ins>
      <w:ins w:id="233" w:author="Siyang Li" w:date="2026-08-05T20:15:00Z">
        <w:r w:rsidR="0069295C" w:rsidRPr="0069295C">
          <w:t xml:space="preserve"> of each post as positive, negative, or neutral. We assign a tone score</w:t>
        </w:r>
      </w:ins>
      <w:ins w:id="234" w:author="Siyang Li" w:date="2026-08-05T20:17:00Z" w16du:dateUtc="2026-08-05T12:17:00Z">
        <w:r w:rsidR="00943F69">
          <w:rPr>
            <w:rFonts w:hint="eastAsia"/>
          </w:rPr>
          <w:t xml:space="preserve"> (</w:t>
        </w:r>
      </w:ins>
      <m:oMath>
        <m:sSub>
          <m:sSubPr>
            <m:ctrlPr>
              <w:ins w:id="235" w:author="Siyang Li" w:date="2026-08-05T20:17:00Z" w16du:dateUtc="2026-08-05T12:17:00Z">
                <w:rPr>
                  <w:rFonts w:ascii="Cambria Math" w:hAnsi="Cambria Math"/>
                  <w:i/>
                </w:rPr>
              </w:ins>
            </m:ctrlPr>
          </m:sSubPr>
          <m:e>
            <m:r>
              <w:ins w:id="236" w:author="Siyang Li" w:date="2026-08-05T20:18:00Z" w16du:dateUtc="2026-08-05T12:18:00Z">
                <w:rPr>
                  <w:rFonts w:ascii="Cambria Math" w:hAnsi="Cambria Math"/>
                </w:rPr>
                <m:t>Post</m:t>
              </w:ins>
            </m:r>
            <m:r>
              <w:ins w:id="237" w:author="Siyang Li" w:date="2026-08-05T20:17:00Z" w16du:dateUtc="2026-08-05T12:17:00Z">
                <w:rPr>
                  <w:rFonts w:ascii="Cambria Math" w:hAnsi="Cambria Math"/>
                </w:rPr>
                <m:t>Tone</m:t>
              </w:ins>
            </m:r>
          </m:e>
          <m:sub>
            <m:r>
              <w:ins w:id="238" w:author="Siyang Li" w:date="2026-08-05T20:17:00Z" w16du:dateUtc="2026-08-05T12:17:00Z">
                <w:rPr>
                  <w:rFonts w:ascii="Cambria Math" w:hAnsi="Cambria Math"/>
                </w:rPr>
                <m:t>imd</m:t>
              </w:ins>
            </m:r>
          </m:sub>
        </m:sSub>
      </m:oMath>
      <w:ins w:id="239" w:author="Siyang Li" w:date="2026-08-05T20:17:00Z" w16du:dateUtc="2026-08-05T12:17:00Z">
        <w:r w:rsidR="00943F69">
          <w:rPr>
            <w:rFonts w:hint="eastAsia"/>
          </w:rPr>
          <w:t>)</w:t>
        </w:r>
      </w:ins>
      <w:ins w:id="240" w:author="Siyang Li" w:date="2026-08-05T20:15:00Z">
        <w:r w:rsidR="0069295C" w:rsidRPr="0069295C">
          <w:t xml:space="preserve"> of 1 to positive posts, −1 to negative posts, and 0 to neutral posts</w:t>
        </w:r>
      </w:ins>
      <w:ins w:id="241" w:author="Siyang Li" w:date="2026-08-05T20:18:00Z" w16du:dateUtc="2026-08-05T12:18:00Z">
        <w:r w:rsidR="00FC424E">
          <w:rPr>
            <w:rFonts w:hint="eastAsia"/>
          </w:rPr>
          <w:t xml:space="preserve"> fo</w:t>
        </w:r>
      </w:ins>
      <w:del w:id="242" w:author="Siyang Li" w:date="2026-08-05T20:16:00Z" w16du:dateUtc="2026-08-05T12:16:00Z">
        <w:r w:rsidRPr="00BB7443" w:rsidDel="00934954">
          <w:delText xml:space="preserve">Since r/wallstreetbets has its own lingo (e.g., emojis, slang, memes), we modify the LM dictionary to better capture this language. Our modified LM dictionary includes a custom Reddit dictionary of the 1,000 most frequently used words and 100 most frequently used emojis on r/wallstreetbets, each </w:delText>
        </w:r>
        <w:r w:rsidDel="00934954">
          <w:delText>manually</w:delText>
        </w:r>
        <w:r w:rsidRPr="002D3FEB" w:rsidDel="00934954">
          <w:delText xml:space="preserve"> </w:delText>
        </w:r>
        <w:r w:rsidRPr="00BB7443" w:rsidDel="00934954">
          <w:delText>categorized as positive, neutral, or negative based on context.</w:delText>
        </w:r>
        <w:r w:rsidR="00ED1F42" w:rsidRPr="002D3FEB" w:rsidDel="00934954">
          <w:rPr>
            <w:rStyle w:val="a6"/>
          </w:rPr>
          <w:footnoteReference w:id="9"/>
        </w:r>
        <w:r w:rsidR="0031727E" w:rsidRPr="002D3FEB" w:rsidDel="00934954">
          <w:delText xml:space="preserve"> </w:delText>
        </w:r>
      </w:del>
      <w:del w:id="245" w:author="Siyang Li" w:date="2026-08-05T20:18:00Z" w16du:dateUtc="2026-08-05T12:18:00Z">
        <w:r w:rsidR="00421CB0" w:rsidDel="00FC424E">
          <w:rPr>
            <w:rFonts w:hint="eastAsia"/>
          </w:rPr>
          <w:delText>F</w:delText>
        </w:r>
        <w:r w:rsidR="00CD4D2A" w:rsidRPr="002D3FEB" w:rsidDel="00FC424E">
          <w:delText>o</w:delText>
        </w:r>
      </w:del>
      <w:r w:rsidR="00CD4D2A" w:rsidRPr="002D3FEB">
        <w:t xml:space="preserve">r firm </w:t>
      </w:r>
      <w:r w:rsidR="00CD4D2A" w:rsidRPr="002D3FEB">
        <w:rPr>
          <w:i/>
        </w:rPr>
        <w:t>i</w:t>
      </w:r>
      <w:r w:rsidR="00CD4D2A" w:rsidRPr="002D3FEB">
        <w:t xml:space="preserve"> on day </w:t>
      </w:r>
      <w:r w:rsidR="0042221B">
        <w:rPr>
          <w:rFonts w:hint="eastAsia"/>
          <w:i/>
        </w:rPr>
        <w:t>d</w:t>
      </w:r>
      <w:r w:rsidR="00CD4D2A" w:rsidRPr="002D3FEB">
        <w:t>, for each submission</w:t>
      </w:r>
      <w:r w:rsidR="00655684" w:rsidRPr="002D3FEB">
        <w:t>/comment</w:t>
      </w:r>
      <w:r w:rsidR="00CD4D2A" w:rsidRPr="002D3FEB">
        <w:t xml:space="preserve"> </w:t>
      </w:r>
      <w:r w:rsidR="00CA18EF" w:rsidRPr="002D3FEB">
        <w:rPr>
          <w:i/>
        </w:rPr>
        <w:t>m</w:t>
      </w:r>
      <w:ins w:id="246" w:author="Siyang Li" w:date="2026-08-05T20:19:00Z" w16du:dateUtc="2026-08-05T12:19:00Z">
        <w:r w:rsidR="00E771B3">
          <w:rPr>
            <w:rFonts w:hint="eastAsia"/>
          </w:rPr>
          <w:t>.</w:t>
        </w:r>
      </w:ins>
      <w:del w:id="247" w:author="Siyang Li" w:date="2026-08-05T20:19:00Z" w16du:dateUtc="2026-08-05T12:19:00Z">
        <w:r w:rsidR="00CD4D2A" w:rsidRPr="002D3FEB" w:rsidDel="00E771B3">
          <w:delText>,</w:delText>
        </w:r>
        <w:r w:rsidR="00CD4D2A" w:rsidRPr="002D3FEB" w:rsidDel="007153F9">
          <w:delText xml:space="preserve"> </w:delText>
        </w:r>
        <w:r w:rsidR="00CD4D2A" w:rsidRPr="002D3FEB" w:rsidDel="0074207C">
          <w:delText>we first compute,</w:delText>
        </w:r>
      </w:del>
    </w:p>
    <w:p w14:paraId="3CE79AD4" w14:textId="7087E366" w:rsidR="00CD4D2A" w:rsidRPr="002D3FEB" w:rsidDel="00447432" w:rsidRDefault="007153F9">
      <w:pPr>
        <w:spacing w:line="480" w:lineRule="auto"/>
        <w:ind w:firstLine="720"/>
        <w:jc w:val="both"/>
        <w:rPr>
          <w:del w:id="248" w:author="Siyang Li" w:date="2026-08-05T20:19:00Z" w16du:dateUtc="2026-08-05T12:19:00Z"/>
        </w:rPr>
        <w:pPrChange w:id="249" w:author="Siyang Li" w:date="2026-08-25T21:56:00Z" w16du:dateUtc="2026-08-25T13:56:00Z">
          <w:pPr>
            <w:tabs>
              <w:tab w:val="right" w:pos="9120"/>
            </w:tabs>
            <w:spacing w:line="480" w:lineRule="auto"/>
            <w:ind w:firstLineChars="200" w:firstLine="480"/>
            <w:jc w:val="both"/>
          </w:pPr>
        </w:pPrChange>
      </w:pPr>
      <w:ins w:id="250" w:author="Siyang Li" w:date="2026-08-05T20:20:00Z" w16du:dateUtc="2026-08-05T12:20:00Z">
        <w:r>
          <w:rPr>
            <w:rFonts w:hint="eastAsia"/>
          </w:rPr>
          <w:t xml:space="preserve"> </w:t>
        </w:r>
      </w:ins>
      <m:oMath>
        <m:sSub>
          <m:sSubPr>
            <m:ctrlPr>
              <w:del w:id="251" w:author="Siyang Li" w:date="2026-08-05T20:19:00Z" w16du:dateUtc="2026-08-05T12:19:00Z">
                <w:rPr>
                  <w:rFonts w:ascii="Cambria Math" w:hAnsi="Cambria Math"/>
                  <w:i/>
                </w:rPr>
              </w:del>
            </m:ctrlPr>
          </m:sSubPr>
          <m:e>
            <m:r>
              <w:del w:id="252" w:author="Siyang Li" w:date="2026-08-05T20:19:00Z" w16du:dateUtc="2026-08-05T12:19:00Z">
                <w:rPr>
                  <w:rFonts w:ascii="Cambria Math" w:hAnsi="Cambria Math"/>
                </w:rPr>
                <m:t>SubmissionTone</m:t>
              </w:del>
            </m:r>
          </m:e>
          <m:sub>
            <m:r>
              <w:del w:id="253" w:author="Siyang Li" w:date="2026-08-05T20:19:00Z" w16du:dateUtc="2026-08-05T12:19:00Z">
                <w:rPr>
                  <w:rFonts w:ascii="Cambria Math" w:hAnsi="Cambria Math"/>
                </w:rPr>
                <m:t>imd</m:t>
              </w:del>
            </m:r>
          </m:sub>
        </m:sSub>
        <m:r>
          <w:del w:id="254" w:author="Siyang Li" w:date="2026-08-05T20:19:00Z" w16du:dateUtc="2026-08-05T12:19:00Z">
            <w:rPr>
              <w:rFonts w:ascii="Cambria Math" w:hAnsi="Cambria Math"/>
            </w:rPr>
            <m:t>=</m:t>
          </w:del>
        </m:r>
        <m:f>
          <m:fPr>
            <m:ctrlPr>
              <w:del w:id="255" w:author="Siyang Li" w:date="2026-08-05T20:19:00Z" w16du:dateUtc="2026-08-05T12:19:00Z">
                <w:rPr>
                  <w:rFonts w:ascii="Cambria Math" w:hAnsi="Cambria Math"/>
                  <w:i/>
                </w:rPr>
              </w:del>
            </m:ctrlPr>
          </m:fPr>
          <m:num>
            <m:sSub>
              <m:sSubPr>
                <m:ctrlPr>
                  <w:del w:id="256" w:author="Siyang Li" w:date="2026-08-05T20:19:00Z" w16du:dateUtc="2026-08-05T12:19:00Z">
                    <w:rPr>
                      <w:rFonts w:ascii="Cambria Math" w:hAnsi="Cambria Math"/>
                      <w:i/>
                    </w:rPr>
                  </w:del>
                </m:ctrlPr>
              </m:sSubPr>
              <m:e>
                <m:r>
                  <w:del w:id="257" w:author="Siyang Li" w:date="2026-08-05T20:19:00Z" w16du:dateUtc="2026-08-05T12:19:00Z">
                    <w:rPr>
                      <w:rFonts w:ascii="Cambria Math" w:hAnsi="Cambria Math"/>
                    </w:rPr>
                    <m:t># of positive words/emojis</m:t>
                  </w:del>
                </m:r>
              </m:e>
              <m:sub>
                <m:r>
                  <w:del w:id="258" w:author="Siyang Li" w:date="2026-08-05T20:19:00Z" w16du:dateUtc="2026-08-05T12:19:00Z">
                    <w:rPr>
                      <w:rFonts w:ascii="Cambria Math" w:hAnsi="Cambria Math"/>
                    </w:rPr>
                    <m:t>imd</m:t>
                  </w:del>
                </m:r>
              </m:sub>
            </m:sSub>
            <m:r>
              <w:del w:id="259" w:author="Siyang Li" w:date="2026-08-05T20:19:00Z" w16du:dateUtc="2026-08-05T12:19:00Z">
                <w:rPr>
                  <w:rFonts w:ascii="Cambria Math" w:hAnsi="Cambria Math"/>
                </w:rPr>
                <m:t xml:space="preserve">- </m:t>
              </w:del>
            </m:r>
            <m:sSub>
              <m:sSubPr>
                <m:ctrlPr>
                  <w:del w:id="260" w:author="Siyang Li" w:date="2026-08-05T20:19:00Z" w16du:dateUtc="2026-08-05T12:19:00Z">
                    <w:rPr>
                      <w:rFonts w:ascii="Cambria Math" w:hAnsi="Cambria Math"/>
                      <w:i/>
                    </w:rPr>
                  </w:del>
                </m:ctrlPr>
              </m:sSubPr>
              <m:e>
                <m:r>
                  <w:del w:id="261" w:author="Siyang Li" w:date="2026-08-05T20:19:00Z" w16du:dateUtc="2026-08-05T12:19:00Z">
                    <w:rPr>
                      <w:rFonts w:ascii="Cambria Math" w:hAnsi="Cambria Math"/>
                    </w:rPr>
                    <m:t># of negative words/emojis</m:t>
                  </w:del>
                </m:r>
              </m:e>
              <m:sub>
                <m:r>
                  <w:del w:id="262" w:author="Siyang Li" w:date="2026-08-05T20:19:00Z" w16du:dateUtc="2026-08-05T12:19:00Z">
                    <w:rPr>
                      <w:rFonts w:ascii="Cambria Math" w:hAnsi="Cambria Math"/>
                    </w:rPr>
                    <m:t>imd</m:t>
                  </w:del>
                </m:r>
              </m:sub>
            </m:sSub>
          </m:num>
          <m:den>
            <m:sSub>
              <m:sSubPr>
                <m:ctrlPr>
                  <w:del w:id="263" w:author="Siyang Li" w:date="2026-08-05T20:19:00Z" w16du:dateUtc="2026-08-05T12:19:00Z">
                    <w:rPr>
                      <w:rFonts w:ascii="Cambria Math" w:hAnsi="Cambria Math"/>
                      <w:i/>
                    </w:rPr>
                  </w:del>
                </m:ctrlPr>
              </m:sSubPr>
              <m:e>
                <m:r>
                  <w:del w:id="264" w:author="Siyang Li" w:date="2026-08-05T20:19:00Z" w16du:dateUtc="2026-08-05T12:19:00Z">
                    <w:rPr>
                      <w:rFonts w:ascii="Cambria Math" w:hAnsi="Cambria Math"/>
                    </w:rPr>
                    <m:t>total # of words/emojis</m:t>
                  </w:del>
                </m:r>
              </m:e>
              <m:sub>
                <m:r>
                  <w:del w:id="265" w:author="Siyang Li" w:date="2026-08-05T20:19:00Z" w16du:dateUtc="2026-08-05T12:19:00Z">
                    <w:rPr>
                      <w:rFonts w:ascii="Cambria Math" w:hAnsi="Cambria Math"/>
                    </w:rPr>
                    <m:t>imd</m:t>
                  </w:del>
                </m:r>
              </m:sub>
            </m:sSub>
          </m:den>
        </m:f>
      </m:oMath>
      <w:del w:id="266" w:author="Siyang Li" w:date="2026-08-05T20:19:00Z" w16du:dateUtc="2026-08-05T12:19:00Z">
        <w:r w:rsidR="00531FCE" w:rsidRPr="002D3FEB" w:rsidDel="00447432">
          <w:delText>.</w:delText>
        </w:r>
        <w:r w:rsidR="00F01287" w:rsidDel="00447432">
          <w:rPr>
            <w:rFonts w:hint="eastAsia"/>
          </w:rPr>
          <w:delText xml:space="preserve"> </w:delText>
        </w:r>
        <w:r w:rsidR="002C5237" w:rsidDel="00447432">
          <w:tab/>
        </w:r>
        <w:r w:rsidR="00F01287" w:rsidDel="00447432">
          <w:rPr>
            <w:rFonts w:hint="eastAsia"/>
          </w:rPr>
          <w:delText>(3)</w:delText>
        </w:r>
      </w:del>
    </w:p>
    <w:p w14:paraId="1C2B8B63" w14:textId="7166F431" w:rsidR="00CD4D2A" w:rsidRPr="002D3FEB" w:rsidRDefault="00ED1F42">
      <w:pPr>
        <w:spacing w:line="480" w:lineRule="auto"/>
        <w:ind w:firstLine="720"/>
        <w:jc w:val="both"/>
        <w:pPrChange w:id="267" w:author="Siyang Li" w:date="2026-08-25T21:56:00Z" w16du:dateUtc="2026-08-25T13:56:00Z">
          <w:pPr>
            <w:spacing w:line="480" w:lineRule="auto"/>
            <w:jc w:val="both"/>
          </w:pPr>
        </w:pPrChange>
      </w:pPr>
      <w:r w:rsidRPr="002D3FEB">
        <w:t>T</w:t>
      </w:r>
      <w:r w:rsidR="005E578F" w:rsidRPr="002D3FEB">
        <w:t xml:space="preserve">he </w:t>
      </w:r>
      <w:del w:id="268" w:author="Siyang Li" w:date="2026-08-05T20:19:00Z" w16du:dateUtc="2026-08-05T12:19:00Z">
        <w:r w:rsidRPr="002D3FEB" w:rsidDel="007153F9">
          <w:delText xml:space="preserve">submission </w:delText>
        </w:r>
      </w:del>
      <w:ins w:id="269" w:author="Siyang Li" w:date="2026-08-05T20:19:00Z" w16du:dateUtc="2026-08-05T12:19:00Z">
        <w:r w:rsidR="007153F9">
          <w:rPr>
            <w:rFonts w:hint="eastAsia"/>
          </w:rPr>
          <w:t>post</w:t>
        </w:r>
        <w:r w:rsidR="007153F9" w:rsidRPr="002D3FEB">
          <w:t xml:space="preserve"> </w:t>
        </w:r>
      </w:ins>
      <w:r w:rsidR="005E578F" w:rsidRPr="002D3FEB">
        <w:t xml:space="preserve">tone ranges between -1 and 1, </w:t>
      </w:r>
      <w:r w:rsidR="005E578F" w:rsidRPr="002D3FEB">
        <w:lastRenderedPageBreak/>
        <w:t xml:space="preserve">and higher tone indicates more positive views. </w:t>
      </w:r>
      <w:r w:rsidR="00EE3AAD">
        <w:rPr>
          <w:rFonts w:hint="eastAsia"/>
        </w:rPr>
        <w:t>F</w:t>
      </w:r>
      <w:r w:rsidR="00531FCE" w:rsidRPr="002D3FEB">
        <w:t>or firm-level tone across agent</w:t>
      </w:r>
      <w:r w:rsidR="00876A6E" w:rsidRPr="002D3FEB">
        <w:t xml:space="preserve"> types</w:t>
      </w:r>
      <w:r w:rsidR="00531FCE" w:rsidRPr="002D3FEB">
        <w:t xml:space="preserve">, </w:t>
      </w:r>
      <w:r w:rsidR="00CD4D2A" w:rsidRPr="002D3FEB">
        <w:t>we average across</w:t>
      </w:r>
      <w:r w:rsidR="00EE3AAD" w:rsidRPr="00EE3AAD">
        <w:t xml:space="preserve"> </w:t>
      </w:r>
      <w:r w:rsidR="00EE3AAD" w:rsidRPr="002D3FEB">
        <w:t>all submissions/comments (</w:t>
      </w:r>
      <m:oMath>
        <m:sSub>
          <m:sSubPr>
            <m:ctrlPr>
              <w:rPr>
                <w:rFonts w:ascii="Cambria Math" w:hAnsi="Cambria Math"/>
                <w:i/>
              </w:rPr>
            </m:ctrlPr>
          </m:sSubPr>
          <m:e>
            <m:r>
              <w:rPr>
                <w:rFonts w:ascii="Cambria Math" w:hAnsi="Cambria Math"/>
              </w:rPr>
              <m:t>M</m:t>
            </m:r>
          </m:e>
          <m:sub>
            <m:r>
              <w:rPr>
                <w:rFonts w:ascii="Cambria Math" w:hAnsi="Cambria Math"/>
              </w:rPr>
              <m:t>ikd</m:t>
            </m:r>
          </m:sub>
        </m:sSub>
        <m:r>
          <w:rPr>
            <w:rFonts w:ascii="Cambria Math" w:hAnsi="Cambria Math"/>
          </w:rPr>
          <m:t>)</m:t>
        </m:r>
      </m:oMath>
      <w:r w:rsidR="00EE3AAD" w:rsidRPr="002D3FEB">
        <w:t xml:space="preserve"> of an agent </w:t>
      </w:r>
      <w:r w:rsidR="00EE3AAD" w:rsidRPr="002D3FEB">
        <w:rPr>
          <w:i/>
        </w:rPr>
        <w:t>k</w:t>
      </w:r>
      <w:r w:rsidR="00CD4D2A" w:rsidRPr="002D3FEB">
        <w:t xml:space="preserve"> </w:t>
      </w:r>
      <w:r w:rsidR="00EE3AAD">
        <w:rPr>
          <w:rFonts w:hint="eastAsia"/>
        </w:rPr>
        <w:t xml:space="preserve">for </w:t>
      </w:r>
      <w:r w:rsidR="00CD4D2A" w:rsidRPr="002D3FEB">
        <w:t>all agents (</w:t>
      </w:r>
      <m:oMath>
        <m:sSub>
          <m:sSubPr>
            <m:ctrlPr>
              <w:rPr>
                <w:rFonts w:ascii="Cambria Math" w:hAnsi="Cambria Math"/>
                <w:i/>
              </w:rPr>
            </m:ctrlPr>
          </m:sSubPr>
          <m:e>
            <m:r>
              <w:rPr>
                <w:rFonts w:ascii="Cambria Math" w:hAnsi="Cambria Math"/>
              </w:rPr>
              <m:t>K</m:t>
            </m:r>
          </m:e>
          <m:sub>
            <m:r>
              <w:rPr>
                <w:rFonts w:ascii="Cambria Math" w:hAnsi="Cambria Math"/>
              </w:rPr>
              <m:t>ild</m:t>
            </m:r>
          </m:sub>
        </m:sSub>
      </m:oMath>
      <w:r w:rsidR="00CD4D2A" w:rsidRPr="002D3FEB">
        <w:t xml:space="preserve">) </w:t>
      </w:r>
      <w:r w:rsidR="0031727E" w:rsidRPr="002D3FEB">
        <w:t xml:space="preserve">within each </w:t>
      </w:r>
      <w:r w:rsidR="00CD4D2A" w:rsidRPr="002D3FEB">
        <w:t xml:space="preserve">agent </w:t>
      </w:r>
      <w:r w:rsidR="00876A6E" w:rsidRPr="002D3FEB">
        <w:t xml:space="preserve">type </w:t>
      </w:r>
      <w:r w:rsidR="0031727E" w:rsidRPr="002D3FEB">
        <w:rPr>
          <w:i/>
        </w:rPr>
        <w:t>l</w:t>
      </w:r>
      <w:r w:rsidR="0031727E" w:rsidRPr="002D3FEB">
        <w:t xml:space="preserve"> </w:t>
      </w:r>
      <w:r w:rsidR="00CD4D2A" w:rsidRPr="002D3FEB">
        <w:t xml:space="preserve">for </w:t>
      </w:r>
      <w:r w:rsidR="00087B76" w:rsidRPr="002D3FEB">
        <w:t xml:space="preserve">the </w:t>
      </w:r>
      <w:r w:rsidR="00CD4D2A" w:rsidRPr="002D3FEB">
        <w:t xml:space="preserve">stock </w:t>
      </w:r>
      <w:r w:rsidR="00CD4D2A" w:rsidRPr="002D3FEB">
        <w:rPr>
          <w:i/>
        </w:rPr>
        <w:t>i</w:t>
      </w:r>
      <w:r w:rsidR="00CD4D2A" w:rsidRPr="002D3FEB">
        <w:t xml:space="preserve"> on </w:t>
      </w:r>
      <w:r w:rsidR="00CD4D2A" w:rsidRPr="0042221B">
        <w:t>day</w:t>
      </w:r>
      <w:r w:rsidR="00CD4D2A" w:rsidRPr="002D3FEB">
        <w:t xml:space="preserve"> </w:t>
      </w:r>
      <w:r w:rsidR="0042221B">
        <w:rPr>
          <w:rFonts w:hint="eastAsia"/>
          <w:i/>
        </w:rPr>
        <w:t>d</w:t>
      </w:r>
      <w:r w:rsidR="00CD4D2A" w:rsidRPr="002D3FEB">
        <w:t>:</w:t>
      </w:r>
    </w:p>
    <w:p w14:paraId="54CE8797" w14:textId="29EF4C7C" w:rsidR="00D57F3D" w:rsidRPr="002D3FEB" w:rsidRDefault="00CE47AB" w:rsidP="002C5237">
      <w:pPr>
        <w:tabs>
          <w:tab w:val="right" w:pos="9120"/>
        </w:tabs>
        <w:spacing w:line="480" w:lineRule="auto"/>
        <w:ind w:firstLine="720"/>
        <w:jc w:val="both"/>
      </w:pPr>
      <m:oMath>
        <m:r>
          <w:rPr>
            <w:rFonts w:ascii="Cambria Math" w:hAnsi="Cambria Math"/>
          </w:rPr>
          <m:t>Agent</m:t>
        </m:r>
        <m:sSub>
          <m:sSubPr>
            <m:ctrlPr>
              <w:rPr>
                <w:rFonts w:ascii="Cambria Math" w:hAnsi="Cambria Math"/>
                <w:i/>
              </w:rPr>
            </m:ctrlPr>
          </m:sSubPr>
          <m:e>
            <m:r>
              <w:rPr>
                <w:rFonts w:ascii="Cambria Math" w:hAnsi="Cambria Math"/>
              </w:rPr>
              <m:t>Tone</m:t>
            </m:r>
          </m:e>
          <m:sub>
            <m:r>
              <w:rPr>
                <w:rFonts w:ascii="Cambria Math" w:hAnsi="Cambria Math"/>
              </w:rPr>
              <m:t>ild</m:t>
            </m:r>
          </m:sub>
        </m:sSub>
        <m:r>
          <w:rPr>
            <w:rFonts w:ascii="Cambria Math" w:hAnsi="Cambria Math"/>
          </w:rPr>
          <m:t>=</m:t>
        </m:r>
        <m:f>
          <m:fPr>
            <m:ctrlPr>
              <w:rPr>
                <w:rFonts w:ascii="Cambria Math" w:hAnsi="Cambria Math"/>
                <w:i/>
              </w:rPr>
            </m:ctrlPr>
          </m:fPr>
          <m:num>
            <m:r>
              <w:rPr>
                <w:rFonts w:ascii="Cambria Math" w:hAnsi="Cambria Math"/>
              </w:rPr>
              <m:t>1</m:t>
            </m:r>
          </m:num>
          <m:den>
            <m:nary>
              <m:naryPr>
                <m:chr m:val="∑"/>
                <m:limLoc m:val="subSup"/>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K</m:t>
                    </m:r>
                  </m:e>
                  <m:sub>
                    <m:r>
                      <w:rPr>
                        <w:rFonts w:ascii="Cambria Math" w:hAnsi="Cambria Math"/>
                      </w:rPr>
                      <m:t>ild</m:t>
                    </m:r>
                  </m:sub>
                </m:sSub>
              </m:sup>
              <m:e>
                <m:sSub>
                  <m:sSubPr>
                    <m:ctrlPr>
                      <w:rPr>
                        <w:rFonts w:ascii="Cambria Math" w:hAnsi="Cambria Math"/>
                        <w:i/>
                      </w:rPr>
                    </m:ctrlPr>
                  </m:sSubPr>
                  <m:e>
                    <m:r>
                      <w:rPr>
                        <w:rFonts w:ascii="Cambria Math" w:hAnsi="Cambria Math"/>
                      </w:rPr>
                      <m:t>M</m:t>
                    </m:r>
                  </m:e>
                  <m:sub>
                    <m:r>
                      <w:rPr>
                        <w:rFonts w:ascii="Cambria Math" w:hAnsi="Cambria Math"/>
                      </w:rPr>
                      <m:t>ikd</m:t>
                    </m:r>
                  </m:sub>
                </m:sSub>
              </m:e>
            </m:nary>
          </m:den>
        </m:f>
        <m:nary>
          <m:naryPr>
            <m:chr m:val="∑"/>
            <m:limLoc m:val="undOvr"/>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K</m:t>
                </m:r>
              </m:e>
              <m:sub>
                <m:r>
                  <w:rPr>
                    <w:rFonts w:ascii="Cambria Math" w:hAnsi="Cambria Math"/>
                  </w:rPr>
                  <m:t>ild</m:t>
                </m:r>
              </m:sub>
            </m:sSub>
          </m:sup>
          <m:e>
            <m:r>
              <w:rPr>
                <w:rFonts w:ascii="Cambria Math" w:hAnsi="Cambria Math"/>
              </w:rPr>
              <m:t>(</m:t>
            </m:r>
            <m:nary>
              <m:naryPr>
                <m:chr m:val="∑"/>
                <m:limLoc m:val="subSup"/>
                <m:ctrlPr>
                  <w:rPr>
                    <w:rFonts w:ascii="Cambria Math" w:hAnsi="Cambria Math"/>
                    <w:i/>
                  </w:rPr>
                </m:ctrlPr>
              </m:naryPr>
              <m:sub>
                <m:r>
                  <w:rPr>
                    <w:rFonts w:ascii="Cambria Math" w:hAnsi="Cambria Math"/>
                  </w:rPr>
                  <m:t>m=1</m:t>
                </m:r>
              </m:sub>
              <m:sup>
                <m:sSub>
                  <m:sSubPr>
                    <m:ctrlPr>
                      <w:rPr>
                        <w:rFonts w:ascii="Cambria Math" w:hAnsi="Cambria Math"/>
                        <w:i/>
                      </w:rPr>
                    </m:ctrlPr>
                  </m:sSubPr>
                  <m:e>
                    <m:r>
                      <w:rPr>
                        <w:rFonts w:ascii="Cambria Math" w:hAnsi="Cambria Math"/>
                      </w:rPr>
                      <m:t>M</m:t>
                    </m:r>
                  </m:e>
                  <m:sub>
                    <m:r>
                      <w:rPr>
                        <w:rFonts w:ascii="Cambria Math" w:hAnsi="Cambria Math"/>
                      </w:rPr>
                      <m:t>ikd</m:t>
                    </m:r>
                  </m:sub>
                </m:sSub>
              </m:sup>
              <m:e>
                <m:sSub>
                  <m:sSubPr>
                    <m:ctrlPr>
                      <w:rPr>
                        <w:rFonts w:ascii="Cambria Math" w:hAnsi="Cambria Math"/>
                        <w:i/>
                      </w:rPr>
                    </m:ctrlPr>
                  </m:sSubPr>
                  <m:e>
                    <m:r>
                      <w:del w:id="270" w:author="Siyang Li" w:date="2026-08-05T20:20:00Z" w16du:dateUtc="2026-08-05T12:20:00Z">
                        <w:rPr>
                          <w:rFonts w:ascii="Cambria Math" w:hAnsi="Cambria Math"/>
                        </w:rPr>
                        <m:t>Submission</m:t>
                      </w:del>
                    </m:r>
                    <m:r>
                      <w:ins w:id="271" w:author="Siyang Li" w:date="2026-08-05T20:20:00Z" w16du:dateUtc="2026-08-05T12:20:00Z">
                        <w:rPr>
                          <w:rFonts w:ascii="Cambria Math" w:hAnsi="Cambria Math"/>
                        </w:rPr>
                        <m:t>Post</m:t>
                      </w:ins>
                    </m:r>
                    <m:r>
                      <w:rPr>
                        <w:rFonts w:ascii="Cambria Math" w:hAnsi="Cambria Math"/>
                      </w:rPr>
                      <m:t>Tone</m:t>
                    </m:r>
                  </m:e>
                  <m:sub>
                    <m:r>
                      <w:rPr>
                        <w:rFonts w:ascii="Cambria Math" w:hAnsi="Cambria Math"/>
                      </w:rPr>
                      <m:t>imd</m:t>
                    </m:r>
                  </m:sub>
                </m:sSub>
                <m:r>
                  <w:rPr>
                    <w:rFonts w:ascii="Cambria Math" w:hAnsi="Cambria Math"/>
                  </w:rPr>
                  <m:t>).</m:t>
                </m:r>
              </m:e>
            </m:nary>
          </m:e>
        </m:nary>
      </m:oMath>
      <w:r w:rsidR="00D57F3D">
        <w:rPr>
          <w:rFonts w:hint="eastAsia"/>
        </w:rPr>
        <w:t xml:space="preserve"> </w:t>
      </w:r>
      <w:r w:rsidR="00D57F3D">
        <w:tab/>
      </w:r>
      <w:r w:rsidR="00D57F3D" w:rsidRPr="002D3FEB">
        <w:t>(3</w:t>
      </w:r>
      <w:del w:id="272" w:author="Siyang Li" w:date="2026-08-05T21:26:00Z" w16du:dateUtc="2026-08-05T13:26:00Z">
        <w:r w:rsidR="00D57F3D" w:rsidDel="00C64665">
          <w:delText>’</w:delText>
        </w:r>
      </w:del>
      <w:r w:rsidR="00D57F3D" w:rsidRPr="002D3FEB">
        <w:t>)</w:t>
      </w:r>
    </w:p>
    <w:p w14:paraId="1F024FBD" w14:textId="6EBAD525" w:rsidR="003E53D8" w:rsidRDefault="006B32E7" w:rsidP="003E53D8">
      <w:pPr>
        <w:tabs>
          <w:tab w:val="right" w:pos="9120"/>
        </w:tabs>
        <w:spacing w:line="480" w:lineRule="auto"/>
        <w:jc w:val="both"/>
      </w:pPr>
      <w:r>
        <w:rPr>
          <w:rFonts w:hint="eastAsia"/>
        </w:rPr>
        <w:t>Since not every firm ha</w:t>
      </w:r>
      <w:r>
        <w:t>s</w:t>
      </w:r>
      <w:r>
        <w:rPr>
          <w:rFonts w:hint="eastAsia"/>
        </w:rPr>
        <w:t xml:space="preserve"> social media posts every day</w:t>
      </w:r>
      <w:r>
        <w:t xml:space="preserve">, we </w:t>
      </w:r>
      <w:r>
        <w:rPr>
          <w:rFonts w:hint="eastAsia"/>
        </w:rPr>
        <w:t xml:space="preserve">average agent tones across all days of a week </w:t>
      </w:r>
      <w:r w:rsidRPr="000F08D2">
        <w:rPr>
          <w:i/>
          <w:iCs/>
        </w:rPr>
        <w:t>t</w:t>
      </w:r>
      <w:r>
        <w:rPr>
          <w:rFonts w:hint="eastAsia"/>
          <w:i/>
          <w:iCs/>
        </w:rPr>
        <w:t xml:space="preserve"> </w:t>
      </w:r>
      <w:r w:rsidRPr="002D3FEB">
        <w:t>and compute agent-type*stock*</w:t>
      </w:r>
      <w:r>
        <w:rPr>
          <w:rFonts w:hint="eastAsia"/>
        </w:rPr>
        <w:t>week</w:t>
      </w:r>
      <w:r w:rsidRPr="002D3FEB">
        <w:t xml:space="preserve"> level variables</w:t>
      </w:r>
      <w:r>
        <w:t>.</w:t>
      </w:r>
      <w:r>
        <w:rPr>
          <w:rStyle w:val="a6"/>
        </w:rPr>
        <w:footnoteReference w:id="10"/>
      </w:r>
      <w:r>
        <w:t xml:space="preserve"> </w:t>
      </w:r>
      <w:del w:id="273" w:author="Siyang Li" w:date="2026-08-05T20:31:00Z" w16du:dateUtc="2026-08-05T12:31:00Z">
        <w:r w:rsidR="00EC5257" w:rsidRPr="002D3FEB" w:rsidDel="002C7031">
          <w:rPr>
            <w:rStyle w:val="a6"/>
          </w:rPr>
          <w:footnoteReference w:id="11"/>
        </w:r>
        <w:r w:rsidR="004533BA" w:rsidDel="002C7031">
          <w:rPr>
            <w:rFonts w:hint="eastAsia"/>
          </w:rPr>
          <w:delText xml:space="preserve"> </w:delText>
        </w:r>
      </w:del>
      <w:r w:rsidR="003E53D8" w:rsidRPr="002D3FEB">
        <w:t>Following this method, we compute</w:t>
      </w:r>
      <w:r w:rsidR="00250129">
        <w:rPr>
          <w:rFonts w:hint="eastAsia"/>
        </w:rPr>
        <w:t xml:space="preserve"> </w:t>
      </w:r>
      <m:oMath>
        <m:sSub>
          <m:sSubPr>
            <m:ctrlPr>
              <w:rPr>
                <w:rFonts w:ascii="Cambria Math" w:hAnsi="Cambria Math"/>
                <w:i/>
              </w:rPr>
            </m:ctrlPr>
          </m:sSubPr>
          <m:e>
            <m:r>
              <w:rPr>
                <w:rFonts w:ascii="Cambria Math" w:hAnsi="Cambria Math"/>
              </w:rPr>
              <m:t>FanaticTone</m:t>
            </m:r>
          </m:e>
          <m:sub>
            <m:r>
              <w:rPr>
                <w:rFonts w:ascii="Cambria Math" w:hAnsi="Cambria Math"/>
              </w:rPr>
              <m:t>it</m:t>
            </m:r>
          </m:sub>
        </m:sSub>
      </m:oMath>
      <w:r w:rsidR="00250129" w:rsidRPr="002D3FEB">
        <w:t>,</w:t>
      </w:r>
      <w:r w:rsidR="003E53D8" w:rsidRPr="002D3FEB">
        <w:t xml:space="preserve"> </w:t>
      </w:r>
      <m:oMath>
        <m:sSub>
          <m:sSubPr>
            <m:ctrlPr>
              <w:rPr>
                <w:rFonts w:ascii="Cambria Math" w:hAnsi="Cambria Math"/>
                <w:i/>
              </w:rPr>
            </m:ctrlPr>
          </m:sSubPr>
          <m:e>
            <m:r>
              <w:rPr>
                <w:rFonts w:ascii="Cambria Math" w:hAnsi="Cambria Math"/>
              </w:rPr>
              <m:t>RationalTone</m:t>
            </m:r>
          </m:e>
          <m:sub>
            <m:r>
              <w:rPr>
                <w:rFonts w:ascii="Cambria Math" w:hAnsi="Cambria Math"/>
              </w:rPr>
              <m:t>it</m:t>
            </m:r>
          </m:sub>
        </m:sSub>
      </m:oMath>
      <w:r w:rsidR="003E53D8" w:rsidRPr="002D3FEB">
        <w:t>,</w:t>
      </w:r>
      <w:r w:rsidR="00C93F09">
        <w:rPr>
          <w:rFonts w:hint="eastAsia"/>
        </w:rPr>
        <w:t xml:space="preserve"> a</w:t>
      </w:r>
      <w:r w:rsidR="003E53D8" w:rsidRPr="002D3FEB">
        <w:t xml:space="preserve">nd </w:t>
      </w:r>
      <m:oMath>
        <m:sSub>
          <m:sSubPr>
            <m:ctrlPr>
              <w:rPr>
                <w:rFonts w:ascii="Cambria Math" w:hAnsi="Cambria Math"/>
                <w:i/>
              </w:rPr>
            </m:ctrlPr>
          </m:sSubPr>
          <m:e>
            <m:r>
              <w:rPr>
                <w:rFonts w:ascii="Cambria Math" w:hAnsi="Cambria Math"/>
              </w:rPr>
              <m:t>NaiveTone</m:t>
            </m:r>
          </m:e>
          <m:sub>
            <m:r>
              <w:rPr>
                <w:rFonts w:ascii="Cambria Math" w:hAnsi="Cambria Math"/>
              </w:rPr>
              <m:t>it</m:t>
            </m:r>
          </m:sub>
        </m:sSub>
      </m:oMath>
      <w:r w:rsidR="004533BA">
        <w:rPr>
          <w:rFonts w:hint="eastAsia"/>
        </w:rPr>
        <w:t xml:space="preserve"> for stock </w:t>
      </w:r>
      <w:r w:rsidR="004533BA" w:rsidRPr="000F08D2">
        <w:rPr>
          <w:i/>
          <w:iCs/>
        </w:rPr>
        <w:t>i</w:t>
      </w:r>
      <w:r w:rsidR="004533BA">
        <w:rPr>
          <w:rFonts w:hint="eastAsia"/>
        </w:rPr>
        <w:t xml:space="preserve"> on week </w:t>
      </w:r>
      <w:r w:rsidR="004533BA" w:rsidRPr="000F08D2">
        <w:rPr>
          <w:i/>
          <w:iCs/>
        </w:rPr>
        <w:t>t</w:t>
      </w:r>
      <w:r w:rsidR="003E53D8" w:rsidRPr="002D3FEB">
        <w:t xml:space="preserve">. </w:t>
      </w:r>
    </w:p>
    <w:p w14:paraId="40580E6E" w14:textId="5B208723" w:rsidR="004B5899" w:rsidRPr="002D3FEB" w:rsidRDefault="00C47F88" w:rsidP="00B75651">
      <w:pPr>
        <w:spacing w:line="480" w:lineRule="auto"/>
        <w:ind w:firstLine="720"/>
        <w:jc w:val="both"/>
      </w:pPr>
      <w:r w:rsidRPr="002D3FEB">
        <w:t xml:space="preserve">The importance of </w:t>
      </w:r>
      <w:r w:rsidR="00F60A54" w:rsidRPr="002D3FEB">
        <w:t xml:space="preserve">an </w:t>
      </w:r>
      <w:r w:rsidRPr="002D3FEB">
        <w:t>agent in the social network is measured by her influence</w:t>
      </w:r>
      <w:r w:rsidR="00A348BB">
        <w:rPr>
          <w:rFonts w:hint="eastAsia"/>
        </w:rPr>
        <w:t>,</w:t>
      </w:r>
      <w:r w:rsidR="00C1306B" w:rsidRPr="002D3FEB">
        <w:rPr>
          <w:rFonts w:eastAsia="等线"/>
          <w:iCs/>
          <w:color w:val="000000"/>
        </w:rPr>
        <w:t xml:space="preserve"> define</w:t>
      </w:r>
      <w:r w:rsidR="00A348BB">
        <w:rPr>
          <w:rFonts w:eastAsia="等线" w:hint="eastAsia"/>
          <w:iCs/>
          <w:color w:val="000000"/>
        </w:rPr>
        <w:t>d</w:t>
      </w:r>
      <w:r w:rsidR="00C1306B" w:rsidRPr="002D3FEB">
        <w:rPr>
          <w:rFonts w:eastAsia="等线"/>
          <w:iCs/>
          <w:color w:val="000000"/>
        </w:rPr>
        <w:t xml:space="preserve"> </w:t>
      </w:r>
      <w:r w:rsidR="00A348BB">
        <w:rPr>
          <w:rFonts w:eastAsia="等线" w:hint="eastAsia"/>
          <w:iCs/>
          <w:color w:val="000000"/>
        </w:rPr>
        <w:t>by</w:t>
      </w:r>
      <w:r w:rsidR="00C1306B" w:rsidRPr="002D3FEB">
        <w:rPr>
          <w:rFonts w:eastAsia="等线"/>
          <w:iCs/>
          <w:color w:val="000000"/>
        </w:rPr>
        <w:t xml:space="preserve"> </w:t>
      </w:r>
      <w:r w:rsidRPr="002D3FEB">
        <w:t>how much attention the agent attracts from other users.</w:t>
      </w:r>
      <w:r w:rsidR="00A348BB">
        <w:rPr>
          <w:rStyle w:val="a6"/>
          <w:rFonts w:eastAsia="等线"/>
          <w:iCs/>
          <w:color w:val="000000"/>
        </w:rPr>
        <w:footnoteReference w:id="12"/>
      </w:r>
      <w:r w:rsidRPr="002D3FEB">
        <w:t xml:space="preserve"> W</w:t>
      </w:r>
      <w:r w:rsidR="00CD4D2A" w:rsidRPr="002D3FEB">
        <w:t>e</w:t>
      </w:r>
      <w:r w:rsidRPr="002D3FEB">
        <w:t xml:space="preserve"> </w:t>
      </w:r>
      <w:r w:rsidR="0056330D">
        <w:rPr>
          <w:rFonts w:hint="eastAsia"/>
        </w:rPr>
        <w:t>define</w:t>
      </w:r>
      <w:r w:rsidR="00CD4D2A" w:rsidRPr="002D3FEB">
        <w:t xml:space="preserve"> social networks for every firm-</w:t>
      </w:r>
      <w:r w:rsidR="00FE10CB">
        <w:rPr>
          <w:rFonts w:hint="eastAsia"/>
        </w:rPr>
        <w:t>week</w:t>
      </w:r>
      <w:r w:rsidR="00FE10CB" w:rsidRPr="002D3FEB">
        <w:t xml:space="preserve"> </w:t>
      </w:r>
      <w:r w:rsidR="00CD4D2A" w:rsidRPr="002D3FEB">
        <w:t>pair in our sample. The social network for firm</w:t>
      </w:r>
      <w:r w:rsidR="00CD4D2A" w:rsidRPr="002D3FEB">
        <w:rPr>
          <w:i/>
        </w:rPr>
        <w:t xml:space="preserve"> i</w:t>
      </w:r>
      <w:r w:rsidR="00CD4D2A" w:rsidRPr="002D3FEB">
        <w:t xml:space="preserve"> on </w:t>
      </w:r>
      <w:r w:rsidR="00953752">
        <w:rPr>
          <w:rFonts w:hint="eastAsia"/>
        </w:rPr>
        <w:t>week</w:t>
      </w:r>
      <w:r w:rsidR="00953752" w:rsidRPr="002D3FEB">
        <w:t xml:space="preserve"> </w:t>
      </w:r>
      <w:r w:rsidR="00953752">
        <w:rPr>
          <w:rFonts w:hint="eastAsia"/>
          <w:i/>
        </w:rPr>
        <w:t>t</w:t>
      </w:r>
      <w:r w:rsidR="006B7FDE" w:rsidRPr="002D3FEB">
        <w:t xml:space="preserve"> </w:t>
      </w:r>
      <w:r w:rsidR="00375833">
        <w:rPr>
          <w:rFonts w:hint="eastAsia"/>
        </w:rPr>
        <w:t>includes</w:t>
      </w:r>
      <w:r w:rsidR="00CD4D2A" w:rsidRPr="002D3FEB">
        <w:t xml:space="preserve"> all Reddit users </w:t>
      </w:r>
      <w:r w:rsidR="00375833">
        <w:rPr>
          <w:rFonts w:hint="eastAsia"/>
        </w:rPr>
        <w:t>discussing</w:t>
      </w:r>
      <w:r w:rsidR="00CD4D2A" w:rsidRPr="002D3FEB">
        <w:t xml:space="preserve"> firm </w:t>
      </w:r>
      <w:r w:rsidR="00CD4D2A" w:rsidRPr="002D3FEB">
        <w:rPr>
          <w:i/>
        </w:rPr>
        <w:t>i</w:t>
      </w:r>
      <w:r w:rsidR="00CD4D2A" w:rsidRPr="002D3FEB">
        <w:t xml:space="preserve"> </w:t>
      </w:r>
      <w:r w:rsidR="00133F9F">
        <w:t>during</w:t>
      </w:r>
      <w:r w:rsidR="00133F9F" w:rsidRPr="002D3FEB">
        <w:t xml:space="preserve"> </w:t>
      </w:r>
      <w:r w:rsidR="00953752">
        <w:rPr>
          <w:rFonts w:hint="eastAsia"/>
        </w:rPr>
        <w:t>week</w:t>
      </w:r>
      <w:r w:rsidR="00953752" w:rsidRPr="002D3FEB">
        <w:t xml:space="preserve"> </w:t>
      </w:r>
      <w:r w:rsidR="00953752">
        <w:rPr>
          <w:rFonts w:hint="eastAsia"/>
          <w:i/>
        </w:rPr>
        <w:t>t</w:t>
      </w:r>
      <w:r w:rsidR="00CD4D2A" w:rsidRPr="002D3FEB">
        <w:t xml:space="preserve">. User </w:t>
      </w:r>
      <w:r w:rsidR="00CD4D2A" w:rsidRPr="002D3FEB">
        <w:rPr>
          <w:i/>
        </w:rPr>
        <w:t>k</w:t>
      </w:r>
      <w:r w:rsidR="00CD4D2A" w:rsidRPr="002D3FEB">
        <w:t xml:space="preserve"> is connected to user </w:t>
      </w:r>
      <w:r w:rsidR="00CD4D2A" w:rsidRPr="002D3FEB">
        <w:rPr>
          <w:i/>
        </w:rPr>
        <w:t>j</w:t>
      </w:r>
      <w:r w:rsidR="00CD4D2A" w:rsidRPr="002D3FEB">
        <w:t xml:space="preserve"> if </w:t>
      </w:r>
      <w:r w:rsidR="00CD4D2A" w:rsidRPr="002D3FEB">
        <w:rPr>
          <w:i/>
        </w:rPr>
        <w:t>k</w:t>
      </w:r>
      <w:r w:rsidR="00CD4D2A" w:rsidRPr="002D3FEB">
        <w:t xml:space="preserve"> captures </w:t>
      </w:r>
      <w:r w:rsidR="00CD4D2A" w:rsidRPr="002D3FEB">
        <w:rPr>
          <w:i/>
        </w:rPr>
        <w:t>j</w:t>
      </w:r>
      <w:r w:rsidR="00CD4D2A" w:rsidRPr="002D3FEB">
        <w:t xml:space="preserve">’s attention. Since we do not have data on </w:t>
      </w:r>
      <w:r w:rsidR="00133F9F">
        <w:t xml:space="preserve">who </w:t>
      </w:r>
      <w:r w:rsidR="00EB5467">
        <w:t xml:space="preserve">views </w:t>
      </w:r>
      <w:r w:rsidR="00CD4D2A" w:rsidRPr="002D3FEB">
        <w:rPr>
          <w:i/>
        </w:rPr>
        <w:t>k</w:t>
      </w:r>
      <w:r w:rsidR="00CD4D2A" w:rsidRPr="002D3FEB">
        <w:t xml:space="preserve">’s </w:t>
      </w:r>
      <w:r w:rsidR="00655684" w:rsidRPr="002D3FEB">
        <w:t>submission</w:t>
      </w:r>
      <w:r w:rsidR="00CC1688" w:rsidRPr="002D3FEB">
        <w:rPr>
          <w:rFonts w:hint="eastAsia"/>
        </w:rPr>
        <w:t>s</w:t>
      </w:r>
      <w:r w:rsidR="00655684" w:rsidRPr="002D3FEB">
        <w:t xml:space="preserve"> or comments</w:t>
      </w:r>
      <w:r w:rsidR="00CD4D2A" w:rsidRPr="002D3FEB">
        <w:t xml:space="preserve">, we use </w:t>
      </w:r>
      <w:r w:rsidR="00DC5DCF" w:rsidRPr="002D3FEB">
        <w:t>the number</w:t>
      </w:r>
      <w:r w:rsidR="00910A91" w:rsidRPr="002D3FEB">
        <w:t xml:space="preserve"> of </w:t>
      </w:r>
      <w:r w:rsidR="00133F9F">
        <w:t>users who comment on</w:t>
      </w:r>
      <w:r w:rsidR="00133F9F" w:rsidRPr="002D3FEB">
        <w:t xml:space="preserve"> </w:t>
      </w:r>
      <w:r w:rsidR="00CD4D2A" w:rsidRPr="002D3FEB">
        <w:rPr>
          <w:i/>
        </w:rPr>
        <w:t>k</w:t>
      </w:r>
      <w:r w:rsidR="00CD4D2A" w:rsidRPr="002D3FEB">
        <w:t xml:space="preserve">’s </w:t>
      </w:r>
      <w:r w:rsidR="00910A91" w:rsidRPr="002D3FEB">
        <w:t>posts</w:t>
      </w:r>
      <w:r w:rsidR="00CD4D2A" w:rsidRPr="002D3FEB">
        <w:t xml:space="preserve"> as </w:t>
      </w:r>
      <w:r w:rsidR="00910A91" w:rsidRPr="002D3FEB">
        <w:t xml:space="preserve">a </w:t>
      </w:r>
      <w:r w:rsidR="00CD4D2A" w:rsidRPr="002D3FEB">
        <w:t xml:space="preserve">proxy for </w:t>
      </w:r>
      <w:r w:rsidR="00F60A54" w:rsidRPr="002D3FEB">
        <w:t xml:space="preserve">how many </w:t>
      </w:r>
      <w:r w:rsidR="00CD4D2A" w:rsidRPr="002D3FEB">
        <w:t>users pa</w:t>
      </w:r>
      <w:r w:rsidR="00910A91" w:rsidRPr="002D3FEB">
        <w:t>y</w:t>
      </w:r>
      <w:r w:rsidR="00CD4D2A" w:rsidRPr="002D3FEB">
        <w:t xml:space="preserve"> attention to </w:t>
      </w:r>
      <w:r w:rsidR="00CD4D2A" w:rsidRPr="002D3FEB">
        <w:rPr>
          <w:i/>
        </w:rPr>
        <w:t>k</w:t>
      </w:r>
      <w:r w:rsidR="00C1306B" w:rsidRPr="002D3FEB">
        <w:t xml:space="preserve">, </w:t>
      </w:r>
      <w:r w:rsidR="00F60A54" w:rsidRPr="002D3FEB">
        <w:t>which is also</w:t>
      </w:r>
      <w:r w:rsidR="00C1306B" w:rsidRPr="002D3FEB">
        <w:t xml:space="preserve"> the influence measure of agent </w:t>
      </w:r>
      <w:r w:rsidR="00C1306B" w:rsidRPr="002D3FEB">
        <w:rPr>
          <w:i/>
        </w:rPr>
        <w:t>k</w:t>
      </w:r>
      <w:r w:rsidR="00C1306B" w:rsidRPr="002D3FEB">
        <w:t xml:space="preserve">. </w:t>
      </w:r>
      <w:r w:rsidR="00DC206E" w:rsidRPr="002D3FEB">
        <w:t>A</w:t>
      </w:r>
      <w:r w:rsidR="00CD4D2A" w:rsidRPr="002D3FEB">
        <w:t xml:space="preserve"> higher </w:t>
      </w:r>
      <w:r w:rsidR="00C1306B" w:rsidRPr="002D3FEB">
        <w:t xml:space="preserve">value </w:t>
      </w:r>
      <w:r w:rsidR="00B060BD" w:rsidRPr="002D3FEB">
        <w:t xml:space="preserve">of </w:t>
      </w:r>
      <w:r w:rsidR="00C1306B" w:rsidRPr="002D3FEB">
        <w:t xml:space="preserve">the </w:t>
      </w:r>
      <w:r w:rsidR="00CD4D2A" w:rsidRPr="002D3FEB">
        <w:t xml:space="preserve">influence </w:t>
      </w:r>
      <w:r w:rsidR="00C1306B" w:rsidRPr="002D3FEB">
        <w:t xml:space="preserve">variable </w:t>
      </w:r>
      <w:r w:rsidR="00CD4D2A" w:rsidRPr="002D3FEB">
        <w:t>means the agent has more direct comment</w:t>
      </w:r>
      <w:r w:rsidR="00910A91" w:rsidRPr="002D3FEB">
        <w:t>e</w:t>
      </w:r>
      <w:r w:rsidR="00CD4D2A" w:rsidRPr="002D3FEB">
        <w:t>rs and thus attracts more people’s attention.</w:t>
      </w:r>
      <w:r w:rsidR="004B5899" w:rsidRPr="002D3FEB">
        <w:rPr>
          <w:rStyle w:val="a6"/>
        </w:rPr>
        <w:footnoteReference w:id="13"/>
      </w:r>
      <w:r w:rsidR="004B5899" w:rsidRPr="002D3FEB">
        <w:t xml:space="preserve"> </w:t>
      </w:r>
    </w:p>
    <w:p w14:paraId="49B5136E" w14:textId="2CE6F467" w:rsidR="00C12593" w:rsidRPr="002D3FEB" w:rsidRDefault="004B5899" w:rsidP="00C12593">
      <w:pPr>
        <w:spacing w:line="480" w:lineRule="auto"/>
        <w:ind w:firstLine="720"/>
        <w:jc w:val="both"/>
      </w:pPr>
      <w:r w:rsidRPr="002D3FEB">
        <w:t>To compute agent-type</w:t>
      </w:r>
      <w:r w:rsidR="00EB5467">
        <w:t>*</w:t>
      </w:r>
      <w:r w:rsidRPr="002D3FEB">
        <w:t>stock</w:t>
      </w:r>
      <w:r w:rsidR="00EB5467">
        <w:t>*</w:t>
      </w:r>
      <w:r w:rsidR="00614AA9">
        <w:rPr>
          <w:rFonts w:hint="eastAsia"/>
        </w:rPr>
        <w:t>week</w:t>
      </w:r>
      <w:r w:rsidR="00EB5467">
        <w:t xml:space="preserve"> </w:t>
      </w:r>
      <w:r w:rsidRPr="002D3FEB">
        <w:t xml:space="preserve">level </w:t>
      </w:r>
      <w:r w:rsidR="00F97805" w:rsidRPr="002D3FEB">
        <w:t>influence measures</w:t>
      </w:r>
      <w:r w:rsidRPr="002D3FEB">
        <w:t>, we sum across the number of commenters of all agents (</w:t>
      </w:r>
      <m:oMath>
        <m:sSub>
          <m:sSubPr>
            <m:ctrlPr>
              <w:rPr>
                <w:rFonts w:ascii="Cambria Math" w:hAnsi="Cambria Math"/>
                <w:i/>
              </w:rPr>
            </m:ctrlPr>
          </m:sSubPr>
          <m:e>
            <m:r>
              <w:rPr>
                <w:rFonts w:ascii="Cambria Math" w:hAnsi="Cambria Math"/>
              </w:rPr>
              <m:t>K</m:t>
            </m:r>
          </m:e>
          <m:sub>
            <m:r>
              <w:rPr>
                <w:rFonts w:ascii="Cambria Math" w:hAnsi="Cambria Math"/>
              </w:rPr>
              <m:t>ilt</m:t>
            </m:r>
          </m:sub>
        </m:sSub>
        <m:r>
          <w:rPr>
            <w:rFonts w:ascii="Cambria Math" w:hAnsi="Cambria Math"/>
          </w:rPr>
          <m:t>)</m:t>
        </m:r>
      </m:oMath>
      <w:r w:rsidRPr="002D3FEB">
        <w:t xml:space="preserve"> belonging to an agent group </w:t>
      </w:r>
      <w:r w:rsidRPr="002D3FEB">
        <w:rPr>
          <w:i/>
        </w:rPr>
        <w:t>l</w:t>
      </w:r>
      <w:r w:rsidRPr="002D3FEB">
        <w:t xml:space="preserve"> for every stock </w:t>
      </w:r>
      <w:r w:rsidRPr="002D3FEB">
        <w:rPr>
          <w:i/>
        </w:rPr>
        <w:t>i</w:t>
      </w:r>
      <w:r w:rsidRPr="002D3FEB">
        <w:t xml:space="preserve"> on </w:t>
      </w:r>
      <w:r w:rsidR="00614AA9">
        <w:rPr>
          <w:rFonts w:hint="eastAsia"/>
        </w:rPr>
        <w:t>week</w:t>
      </w:r>
      <w:r w:rsidR="00614AA9" w:rsidRPr="002D3FEB">
        <w:t xml:space="preserve"> </w:t>
      </w:r>
      <w:r w:rsidRPr="002D3FEB">
        <w:rPr>
          <w:i/>
        </w:rPr>
        <w:t>t</w:t>
      </w:r>
      <w:r w:rsidR="00B52FD8" w:rsidRPr="002D3FEB">
        <w:rPr>
          <w:rFonts w:hint="eastAsia"/>
          <w:i/>
        </w:rPr>
        <w:t xml:space="preserve"> </w:t>
      </w:r>
      <w:r w:rsidR="00B52FD8" w:rsidRPr="002D3FEB">
        <w:rPr>
          <w:iCs/>
        </w:rPr>
        <w:t>as</w:t>
      </w:r>
      <w:r w:rsidR="00B52FD8" w:rsidRPr="002D3FEB">
        <w:rPr>
          <w:rFonts w:hint="eastAsia"/>
          <w:i/>
        </w:rPr>
        <w:t xml:space="preserve"> </w:t>
      </w:r>
      <m:oMath>
        <m:sSub>
          <m:sSubPr>
            <m:ctrlPr>
              <w:rPr>
                <w:rFonts w:ascii="Cambria Math" w:hAnsi="Cambria Math"/>
                <w:i/>
                <w:iCs/>
              </w:rPr>
            </m:ctrlPr>
          </m:sSubPr>
          <m:e>
            <m:r>
              <w:rPr>
                <w:rFonts w:ascii="Cambria Math" w:hAnsi="Cambria Math"/>
              </w:rPr>
              <m:t>NCommenter</m:t>
            </m:r>
          </m:e>
          <m:sub>
            <m:r>
              <w:rPr>
                <w:rFonts w:ascii="Cambria Math" w:hAnsi="Cambria Math"/>
              </w:rPr>
              <m:t>ilt</m:t>
            </m:r>
          </m:sub>
        </m:sSub>
        <m:r>
          <w:rPr>
            <w:rFonts w:ascii="Cambria Math" w:hAnsi="Cambria Math"/>
          </w:rPr>
          <m:t>=</m:t>
        </m:r>
        <m:nary>
          <m:naryPr>
            <m:chr m:val="∑"/>
            <m:limLoc m:val="undOvr"/>
            <m:ctrlPr>
              <w:rPr>
                <w:rFonts w:ascii="Cambria Math" w:hAnsi="Cambria Math"/>
                <w:i/>
                <w:iCs/>
              </w:rPr>
            </m:ctrlPr>
          </m:naryPr>
          <m:sub>
            <m:r>
              <w:rPr>
                <w:rFonts w:ascii="Cambria Math" w:hAnsi="Cambria Math"/>
              </w:rPr>
              <m:t>k=1</m:t>
            </m:r>
          </m:sub>
          <m:sup>
            <m:sSub>
              <m:sSubPr>
                <m:ctrlPr>
                  <w:rPr>
                    <w:rFonts w:ascii="Cambria Math" w:hAnsi="Cambria Math"/>
                    <w:i/>
                    <w:iCs/>
                  </w:rPr>
                </m:ctrlPr>
              </m:sSubPr>
              <m:e>
                <m:r>
                  <w:rPr>
                    <w:rFonts w:ascii="Cambria Math" w:hAnsi="Cambria Math"/>
                  </w:rPr>
                  <m:t>K</m:t>
                </m:r>
              </m:e>
              <m:sub>
                <m:r>
                  <w:rPr>
                    <w:rFonts w:ascii="Cambria Math" w:hAnsi="Cambria Math"/>
                  </w:rPr>
                  <m:t>ilt</m:t>
                </m:r>
              </m:sub>
            </m:sSub>
          </m:sup>
          <m:e>
            <m:sSub>
              <m:sSubPr>
                <m:ctrlPr>
                  <w:rPr>
                    <w:rFonts w:ascii="Cambria Math" w:hAnsi="Cambria Math"/>
                    <w:i/>
                    <w:iCs/>
                  </w:rPr>
                </m:ctrlPr>
              </m:sSubPr>
              <m:e>
                <m:r>
                  <w:rPr>
                    <w:rFonts w:ascii="Cambria Math" w:hAnsi="Cambria Math"/>
                  </w:rPr>
                  <m:t>NCommenter</m:t>
                </m:r>
              </m:e>
              <m:sub>
                <m:r>
                  <w:rPr>
                    <w:rFonts w:ascii="Cambria Math" w:hAnsi="Cambria Math"/>
                  </w:rPr>
                  <m:t>ikt</m:t>
                </m:r>
              </m:sub>
            </m:sSub>
          </m:e>
        </m:nary>
      </m:oMath>
      <w:r w:rsidR="00CB5E0B" w:rsidRPr="002D3FEB">
        <w:rPr>
          <w:rFonts w:hint="eastAsia"/>
          <w:iCs/>
        </w:rPr>
        <w:t>.</w:t>
      </w:r>
      <w:r w:rsidRPr="002D3FEB">
        <w:t xml:space="preserve"> W</w:t>
      </w:r>
      <w:r w:rsidR="00DC206E" w:rsidRPr="002D3FEB">
        <w:t xml:space="preserve">e normalize </w:t>
      </w:r>
      <w:r w:rsidR="00C12593" w:rsidRPr="002D3FEB">
        <w:t>this</w:t>
      </w:r>
      <w:r w:rsidRPr="002D3FEB">
        <w:t xml:space="preserve"> </w:t>
      </w:r>
      <w:r w:rsidR="00DC206E" w:rsidRPr="002D3FEB">
        <w:t xml:space="preserve">variable </w:t>
      </w:r>
      <w:r w:rsidR="00C12593" w:rsidRPr="002D3FEB">
        <w:t xml:space="preserve">to compute our influence measure </w:t>
      </w:r>
      <w:r w:rsidR="00DC206E" w:rsidRPr="002D3FEB">
        <w:t xml:space="preserve">in two steps. </w:t>
      </w:r>
      <w:r w:rsidR="00EB5467">
        <w:t>First</w:t>
      </w:r>
      <w:r w:rsidR="00DC206E" w:rsidRPr="002D3FEB">
        <w:t xml:space="preserve">, we compute the natural logarithm of one plus the raw measure, </w:t>
      </w:r>
      <w:r w:rsidR="00D91AA4" w:rsidRPr="002D3FEB">
        <w:t xml:space="preserve">to </w:t>
      </w:r>
      <w:r w:rsidR="00D91AA4" w:rsidRPr="002D3FEB">
        <w:lastRenderedPageBreak/>
        <w:t>address the skewness in its distribution</w:t>
      </w:r>
      <w:r w:rsidR="00DC206E" w:rsidRPr="002D3FEB">
        <w:t xml:space="preserve">. </w:t>
      </w:r>
      <w:r w:rsidR="00EB5467">
        <w:t>Second</w:t>
      </w:r>
      <w:r w:rsidR="00DC206E" w:rsidRPr="002D3FEB">
        <w:t>, w</w:t>
      </w:r>
      <w:r w:rsidR="00CA18EF" w:rsidRPr="002D3FEB">
        <w:t xml:space="preserve">e transform the logged number to </w:t>
      </w:r>
      <w:r w:rsidR="00DC5DCF" w:rsidRPr="002D3FEB">
        <w:t>a</w:t>
      </w:r>
      <w:r w:rsidRPr="002D3FEB">
        <w:t xml:space="preserve"> domain of [0,1] for ease of interpretation</w:t>
      </w:r>
      <w:r w:rsidR="00C12593" w:rsidRPr="002D3FEB">
        <w:t xml:space="preserve">. That is, for an agent group </w:t>
      </w:r>
      <w:r w:rsidR="00C12593" w:rsidRPr="002D3FEB">
        <w:rPr>
          <w:i/>
        </w:rPr>
        <w:t>l</w:t>
      </w:r>
      <w:r w:rsidR="00C12593" w:rsidRPr="002D3FEB">
        <w:t xml:space="preserve"> for every stock </w:t>
      </w:r>
      <w:r w:rsidR="00C12593" w:rsidRPr="002D3FEB">
        <w:rPr>
          <w:i/>
        </w:rPr>
        <w:t>i</w:t>
      </w:r>
      <w:r w:rsidR="00C12593" w:rsidRPr="002D3FEB">
        <w:t xml:space="preserve"> on </w:t>
      </w:r>
      <w:r w:rsidR="002A1209">
        <w:rPr>
          <w:rFonts w:hint="eastAsia"/>
        </w:rPr>
        <w:t>week</w:t>
      </w:r>
      <w:r w:rsidR="002A1209" w:rsidRPr="002D3FEB">
        <w:t xml:space="preserve"> </w:t>
      </w:r>
      <w:r w:rsidR="00C12593" w:rsidRPr="002D3FEB">
        <w:rPr>
          <w:i/>
        </w:rPr>
        <w:t>t,</w:t>
      </w:r>
      <w:r w:rsidR="00C12593" w:rsidRPr="002D3FEB">
        <w:t xml:space="preserve"> influence is calculated as, </w:t>
      </w:r>
      <w:r w:rsidR="00C12593" w:rsidRPr="002D3FEB">
        <w:rPr>
          <w:i/>
        </w:rPr>
        <w:t xml:space="preserve"> </w:t>
      </w:r>
      <w:r w:rsidR="00C12593" w:rsidRPr="002D3FEB">
        <w:t xml:space="preserve"> </w:t>
      </w:r>
    </w:p>
    <w:p w14:paraId="79A8DE94" w14:textId="1A95F428" w:rsidR="008102BB" w:rsidRPr="002D3FEB" w:rsidRDefault="00000000" w:rsidP="00C234E0">
      <w:pPr>
        <w:tabs>
          <w:tab w:val="right" w:pos="9120"/>
        </w:tabs>
        <w:spacing w:line="480" w:lineRule="auto"/>
        <w:ind w:firstLine="720"/>
        <w:jc w:val="both"/>
        <w:rPr>
          <w:rFonts w:ascii="Cambria Math" w:hAnsi="Cambria Math"/>
        </w:rPr>
      </w:pPr>
      <m:oMath>
        <m:sSub>
          <m:sSubPr>
            <m:ctrlPr>
              <w:rPr>
                <w:rFonts w:ascii="Cambria Math" w:hAnsi="Cambria Math"/>
                <w:i/>
              </w:rPr>
            </m:ctrlPr>
          </m:sSubPr>
          <m:e>
            <m:r>
              <w:rPr>
                <w:rFonts w:ascii="Cambria Math" w:hAnsi="Cambria Math"/>
              </w:rPr>
              <m:t>Influence</m:t>
            </m:r>
          </m:e>
          <m:sub>
            <m:r>
              <w:rPr>
                <w:rFonts w:ascii="Cambria Math" w:hAnsi="Cambria Math"/>
              </w:rPr>
              <m:t>ilt</m:t>
            </m:r>
          </m:sub>
        </m:sSub>
        <m:r>
          <w:rPr>
            <w:rFonts w:ascii="Cambria Math" w:hAnsi="Cambria Math"/>
          </w:rPr>
          <m:t>=</m:t>
        </m:r>
        <m:f>
          <m:fPr>
            <m:ctrlPr>
              <w:rPr>
                <w:rFonts w:ascii="Cambria Math" w:hAnsi="Cambria Math"/>
                <w:i/>
              </w:rPr>
            </m:ctrlPr>
          </m:fPr>
          <m:num>
            <m:r>
              <w:rPr>
                <w:rFonts w:ascii="Cambria Math" w:hAnsi="Cambria Math"/>
              </w:rPr>
              <m:t>log(1+</m:t>
            </m:r>
            <m:sSub>
              <m:sSubPr>
                <m:ctrlPr>
                  <w:rPr>
                    <w:rFonts w:ascii="Cambria Math" w:hAnsi="Cambria Math"/>
                    <w:i/>
                  </w:rPr>
                </m:ctrlPr>
              </m:sSubPr>
              <m:e>
                <m:r>
                  <w:rPr>
                    <w:rFonts w:ascii="Cambria Math" w:hAnsi="Cambria Math"/>
                  </w:rPr>
                  <m:t>NCommenter</m:t>
                </m:r>
              </m:e>
              <m:sub>
                <m:r>
                  <w:rPr>
                    <w:rFonts w:ascii="Cambria Math" w:hAnsi="Cambria Math"/>
                  </w:rPr>
                  <m:t>ilt</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i</m:t>
                    </m:r>
                  </m:lim>
                </m:limLow>
              </m:fName>
              <m:e>
                <m:r>
                  <w:rPr>
                    <w:rFonts w:ascii="Cambria Math" w:hAnsi="Cambria Math"/>
                  </w:rPr>
                  <m:t>{log(1+</m:t>
                </m:r>
                <m:sSub>
                  <m:sSubPr>
                    <m:ctrlPr>
                      <w:rPr>
                        <w:rFonts w:ascii="Cambria Math" w:hAnsi="Cambria Math"/>
                        <w:i/>
                      </w:rPr>
                    </m:ctrlPr>
                  </m:sSubPr>
                  <m:e>
                    <m:r>
                      <w:rPr>
                        <w:rFonts w:ascii="Cambria Math" w:hAnsi="Cambria Math"/>
                      </w:rPr>
                      <m:t>NCommenter</m:t>
                    </m:r>
                  </m:e>
                  <m:sub>
                    <m:r>
                      <w:rPr>
                        <w:rFonts w:ascii="Cambria Math" w:hAnsi="Cambria Math"/>
                      </w:rPr>
                      <m:t>ilt</m:t>
                    </m:r>
                  </m:sub>
                </m:sSub>
                <m:r>
                  <w:rPr>
                    <w:rFonts w:ascii="Cambria Math" w:hAnsi="Cambria Math"/>
                  </w:rPr>
                  <m:t>)}</m:t>
                </m:r>
              </m:e>
            </m:func>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i</m:t>
                    </m:r>
                  </m:lim>
                </m:limLow>
              </m:fName>
              <m:e>
                <m:r>
                  <w:rPr>
                    <w:rFonts w:ascii="Cambria Math" w:hAnsi="Cambria Math"/>
                  </w:rPr>
                  <m:t>{log(1+</m:t>
                </m:r>
                <m:sSub>
                  <m:sSubPr>
                    <m:ctrlPr>
                      <w:rPr>
                        <w:rFonts w:ascii="Cambria Math" w:hAnsi="Cambria Math"/>
                        <w:i/>
                      </w:rPr>
                    </m:ctrlPr>
                  </m:sSubPr>
                  <m:e>
                    <m:r>
                      <w:rPr>
                        <w:rFonts w:ascii="Cambria Math" w:hAnsi="Cambria Math"/>
                      </w:rPr>
                      <m:t>NCommenter</m:t>
                    </m:r>
                  </m:e>
                  <m:sub>
                    <m:r>
                      <w:rPr>
                        <w:rFonts w:ascii="Cambria Math" w:hAnsi="Cambria Math"/>
                      </w:rPr>
                      <m:t>ilt</m:t>
                    </m:r>
                  </m:sub>
                </m:sSub>
                <m:r>
                  <w:rPr>
                    <w:rFonts w:ascii="Cambria Math" w:hAnsi="Cambria Math"/>
                  </w:rPr>
                  <m:t>)}</m:t>
                </m:r>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i</m:t>
                    </m:r>
                  </m:lim>
                </m:limLow>
              </m:fName>
              <m:e>
                <m:r>
                  <w:rPr>
                    <w:rFonts w:ascii="Cambria Math" w:hAnsi="Cambria Math"/>
                  </w:rPr>
                  <m:t>{log(1+</m:t>
                </m:r>
                <m:sSub>
                  <m:sSubPr>
                    <m:ctrlPr>
                      <w:rPr>
                        <w:rFonts w:ascii="Cambria Math" w:hAnsi="Cambria Math"/>
                        <w:i/>
                      </w:rPr>
                    </m:ctrlPr>
                  </m:sSubPr>
                  <m:e>
                    <m:r>
                      <w:rPr>
                        <w:rFonts w:ascii="Cambria Math" w:hAnsi="Cambria Math"/>
                      </w:rPr>
                      <m:t>NCommenter</m:t>
                    </m:r>
                  </m:e>
                  <m:sub>
                    <m:r>
                      <w:rPr>
                        <w:rFonts w:ascii="Cambria Math" w:hAnsi="Cambria Math"/>
                      </w:rPr>
                      <m:t>ilt</m:t>
                    </m:r>
                  </m:sub>
                </m:sSub>
                <m:r>
                  <w:rPr>
                    <w:rFonts w:ascii="Cambria Math" w:hAnsi="Cambria Math"/>
                  </w:rPr>
                  <m:t>)}</m:t>
                </m:r>
              </m:e>
            </m:func>
          </m:den>
        </m:f>
        <m:r>
          <w:rPr>
            <w:rFonts w:ascii="Cambria Math" w:hAnsi="Cambria Math"/>
          </w:rPr>
          <m:t xml:space="preserve"> </m:t>
        </m:r>
      </m:oMath>
      <w:r w:rsidR="00C12593" w:rsidRPr="002D3FEB">
        <w:rPr>
          <w:rFonts w:ascii="Cambria Math" w:hAnsi="Cambria Math"/>
          <w:i/>
        </w:rPr>
        <w:t xml:space="preserve">. </w:t>
      </w:r>
      <w:r w:rsidR="00C12593" w:rsidRPr="002D3FEB">
        <w:rPr>
          <w:rFonts w:ascii="Cambria Math" w:hAnsi="Cambria Math"/>
        </w:rPr>
        <w:tab/>
      </w:r>
      <w:r w:rsidR="00332E6B" w:rsidRPr="002D3FEB">
        <w:rPr>
          <w:rFonts w:ascii="Cambria Math" w:hAnsi="Cambria Math" w:hint="eastAsia"/>
        </w:rPr>
        <w:t xml:space="preserve">        </w:t>
      </w:r>
      <w:r w:rsidR="00C12593" w:rsidRPr="002D3FEB">
        <w:t>(4)</w:t>
      </w:r>
    </w:p>
    <w:p w14:paraId="6841FEC0" w14:textId="7A89A307" w:rsidR="004B5899" w:rsidRPr="002D3FEB" w:rsidRDefault="00E612DE" w:rsidP="00C234E0">
      <w:pPr>
        <w:spacing w:line="480" w:lineRule="auto"/>
        <w:jc w:val="both"/>
      </w:pPr>
      <w:r w:rsidRPr="00E612DE">
        <w:t>A higher value of this measure indicates that this agent type for a firm receives more attention from all agent types, thereby exerting higher influence in the social network.</w:t>
      </w:r>
      <w:ins w:id="278" w:author="Siyang Li" w:date="2026-08-16T21:06:00Z" w16du:dateUtc="2026-08-16T13:06:00Z">
        <w:r w:rsidR="0015068C">
          <w:rPr>
            <w:rFonts w:hint="eastAsia"/>
          </w:rPr>
          <w:t xml:space="preserve"> </w:t>
        </w:r>
      </w:ins>
      <w:ins w:id="279" w:author="Siyang Li" w:date="2026-08-16T21:06:00Z">
        <w:r w:rsidR="0015068C" w:rsidRPr="0015068C">
          <w:t>We note that this measure may capture investor attention as well as social influence, since follow-up comments reflect subsequent engagement but do not necessarily imply direct influence by the original poster.</w:t>
        </w:r>
      </w:ins>
      <w:ins w:id="280" w:author="Siyang Li" w:date="2026-08-16T21:52:00Z" w16du:dateUtc="2026-08-16T13:52:00Z">
        <w:r w:rsidR="008D3680">
          <w:rPr>
            <w:rFonts w:hint="eastAsia"/>
          </w:rPr>
          <w:t xml:space="preserve"> </w:t>
        </w:r>
      </w:ins>
      <w:ins w:id="281" w:author="Siyang Li" w:date="2026-08-16T21:52:00Z">
        <w:r w:rsidR="008D3680" w:rsidRPr="008D3680">
          <w:t xml:space="preserve">We </w:t>
        </w:r>
      </w:ins>
      <w:ins w:id="282" w:author="Siyang Li" w:date="2026-08-16T21:52:00Z" w16du:dateUtc="2026-08-16T13:52:00Z">
        <w:r w:rsidR="008D3680">
          <w:rPr>
            <w:rFonts w:hint="eastAsia"/>
          </w:rPr>
          <w:t xml:space="preserve">also </w:t>
        </w:r>
      </w:ins>
      <w:ins w:id="283" w:author="Siyang Li" w:date="2026-08-16T21:52:00Z">
        <w:r w:rsidR="008D3680" w:rsidRPr="008D3680">
          <w:t xml:space="preserve">acknowledge that </w:t>
        </w:r>
      </w:ins>
      <w:ins w:id="284" w:author="Siyang Li" w:date="2026-08-16T21:52:00Z" w16du:dateUtc="2026-08-16T13:52:00Z">
        <w:r w:rsidR="009148C9">
          <w:rPr>
            <w:rFonts w:hint="eastAsia"/>
          </w:rPr>
          <w:t>this measure</w:t>
        </w:r>
      </w:ins>
      <w:ins w:id="285" w:author="Siyang Li" w:date="2026-08-16T21:52:00Z">
        <w:r w:rsidR="008D3680" w:rsidRPr="008D3680">
          <w:t xml:space="preserve"> may capture transient engagement driven by prevailing market conditions.</w:t>
        </w:r>
      </w:ins>
      <w:ins w:id="286" w:author="Siyang Li" w:date="2026-08-16T21:39:00Z" w16du:dateUtc="2026-08-16T13:39:00Z">
        <w:r w:rsidR="00673DC2">
          <w:rPr>
            <w:rFonts w:hint="eastAsia"/>
          </w:rPr>
          <w:t xml:space="preserve"> </w:t>
        </w:r>
      </w:ins>
      <w:del w:id="287" w:author="Siyang Li" w:date="2026-08-16T21:53:00Z" w16du:dateUtc="2026-08-16T13:53:00Z">
        <w:r w:rsidRPr="00E612DE" w:rsidDel="0093463E">
          <w:delText xml:space="preserve"> </w:delText>
        </w:r>
      </w:del>
      <w:r w:rsidRPr="00E612DE">
        <w:t>For cross-sectional comparisons, we split our sample firms each week into high-influence and low-influence networks. Firms are classified as high-influence if their overall influence (total number of commenters) is above the 90th percentile of all firms for that week; others are classified as low-influence.</w:t>
      </w:r>
      <w:r w:rsidR="00017D34" w:rsidRPr="002D3FEB">
        <w:t xml:space="preserve"> </w:t>
      </w:r>
      <w:del w:id="288" w:author="Siyang Li" w:date="2026-08-09T14:23:00Z" w16du:dateUtc="2026-08-09T06:23:00Z">
        <w:r w:rsidR="00BB06AA" w:rsidRPr="002D3FEB" w:rsidDel="006F44DB">
          <w:rPr>
            <w:rStyle w:val="a6"/>
          </w:rPr>
          <w:footnoteReference w:id="14"/>
        </w:r>
      </w:del>
    </w:p>
    <w:p w14:paraId="2C38ECCE" w14:textId="0413AF1D" w:rsidR="007044BB" w:rsidRDefault="00ED0E5F" w:rsidP="006F6C52">
      <w:pPr>
        <w:spacing w:line="480" w:lineRule="auto"/>
        <w:ind w:firstLine="720"/>
        <w:jc w:val="both"/>
        <w:rPr>
          <w:ins w:id="291" w:author="Siyang Li" w:date="2026-08-18T20:44:00Z" w16du:dateUtc="2026-08-18T12:44:00Z"/>
        </w:rPr>
      </w:pPr>
      <w:r w:rsidRPr="00ED0E5F">
        <w:t xml:space="preserve">Table 1 Panel </w:t>
      </w:r>
      <w:del w:id="292" w:author="Siyang Li" w:date="2026-08-25T22:04:00Z" w16du:dateUtc="2026-08-25T14:04:00Z">
        <w:r w:rsidRPr="00ED0E5F" w:rsidDel="000001EB">
          <w:delText xml:space="preserve">B </w:delText>
        </w:r>
      </w:del>
      <w:ins w:id="293" w:author="Siyang Li" w:date="2026-08-25T22:04:00Z" w16du:dateUtc="2026-08-25T14:04:00Z">
        <w:r w:rsidR="000001EB">
          <w:rPr>
            <w:rFonts w:hint="eastAsia"/>
          </w:rPr>
          <w:t>A</w:t>
        </w:r>
        <w:r w:rsidR="000001EB" w:rsidRPr="00ED0E5F">
          <w:t xml:space="preserve"> </w:t>
        </w:r>
      </w:ins>
      <w:r w:rsidRPr="00ED0E5F">
        <w:t>presents summary statistics on social media activity. The average tones for rational, fanatic, and naïve agents are 0.</w:t>
      </w:r>
      <w:del w:id="294" w:author="Siyang Li" w:date="2026-08-05T21:48:00Z" w16du:dateUtc="2026-08-05T13:48:00Z">
        <w:r w:rsidRPr="00ED0E5F" w:rsidDel="000A3E8B">
          <w:delText>0016</w:delText>
        </w:r>
      </w:del>
      <w:ins w:id="295" w:author="Siyang Li" w:date="2026-08-05T21:48:00Z" w16du:dateUtc="2026-08-05T13:48:00Z">
        <w:r w:rsidR="000A3E8B" w:rsidRPr="00ED0E5F">
          <w:t>0</w:t>
        </w:r>
        <w:r w:rsidR="000A3E8B">
          <w:rPr>
            <w:rFonts w:hint="eastAsia"/>
          </w:rPr>
          <w:t>230</w:t>
        </w:r>
      </w:ins>
      <w:r w:rsidRPr="00ED0E5F">
        <w:t>, 0.</w:t>
      </w:r>
      <w:del w:id="296" w:author="Siyang Li" w:date="2026-08-05T21:48:00Z" w16du:dateUtc="2026-08-05T13:48:00Z">
        <w:r w:rsidRPr="00ED0E5F" w:rsidDel="000A3E8B">
          <w:delText>0025</w:delText>
        </w:r>
      </w:del>
      <w:ins w:id="297" w:author="Siyang Li" w:date="2026-08-05T21:48:00Z" w16du:dateUtc="2026-08-05T13:48:00Z">
        <w:r w:rsidR="000A3E8B" w:rsidRPr="00ED0E5F">
          <w:t>0</w:t>
        </w:r>
        <w:r w:rsidR="000A3E8B">
          <w:rPr>
            <w:rFonts w:hint="eastAsia"/>
          </w:rPr>
          <w:t>130</w:t>
        </w:r>
      </w:ins>
      <w:r w:rsidRPr="00ED0E5F">
        <w:t>, and 0.</w:t>
      </w:r>
      <w:del w:id="298" w:author="Siyang Li" w:date="2026-08-05T21:48:00Z" w16du:dateUtc="2026-08-05T13:48:00Z">
        <w:r w:rsidRPr="00ED0E5F" w:rsidDel="000A3E8B">
          <w:delText>0052</w:delText>
        </w:r>
      </w:del>
      <w:ins w:id="299" w:author="Siyang Li" w:date="2026-08-05T21:48:00Z" w16du:dateUtc="2026-08-05T13:48:00Z">
        <w:r w:rsidR="000A3E8B" w:rsidRPr="00ED0E5F">
          <w:t>0</w:t>
        </w:r>
        <w:r w:rsidR="000A3E8B">
          <w:rPr>
            <w:rFonts w:hint="eastAsia"/>
          </w:rPr>
          <w:t>691</w:t>
        </w:r>
      </w:ins>
      <w:r w:rsidRPr="00ED0E5F">
        <w:t xml:space="preserve">, respectively, indicating that naïve agents have the most positive tones, while </w:t>
      </w:r>
      <w:del w:id="300" w:author="Siyang Li" w:date="2026-08-05T21:49:00Z" w16du:dateUtc="2026-08-05T13:49:00Z">
        <w:r w:rsidRPr="00ED0E5F" w:rsidDel="00C8550B">
          <w:delText xml:space="preserve">rational </w:delText>
        </w:r>
      </w:del>
      <w:ins w:id="301" w:author="Siyang Li" w:date="2026-08-05T21:49:00Z" w16du:dateUtc="2026-08-05T13:49:00Z">
        <w:r w:rsidR="00C8550B">
          <w:rPr>
            <w:rFonts w:hint="eastAsia"/>
          </w:rPr>
          <w:t>fanatic</w:t>
        </w:r>
        <w:r w:rsidR="00C8550B" w:rsidRPr="00ED0E5F">
          <w:t xml:space="preserve"> </w:t>
        </w:r>
      </w:ins>
      <w:r w:rsidRPr="00ED0E5F">
        <w:t>investors have the least. The average influence values for rational, fanatic, and naïve agents are 0.</w:t>
      </w:r>
      <w:del w:id="302" w:author="Siyang Li" w:date="2026-08-05T21:49:00Z" w16du:dateUtc="2026-08-05T13:49:00Z">
        <w:r w:rsidRPr="00ED0E5F" w:rsidDel="00366A0E">
          <w:delText>0125</w:delText>
        </w:r>
      </w:del>
      <w:ins w:id="303" w:author="Siyang Li" w:date="2026-08-05T21:49:00Z" w16du:dateUtc="2026-08-05T13:49:00Z">
        <w:r w:rsidR="00366A0E" w:rsidRPr="00ED0E5F">
          <w:t>0</w:t>
        </w:r>
      </w:ins>
      <w:ins w:id="304" w:author="Siyang Li" w:date="2026-08-16T15:18:00Z" w16du:dateUtc="2026-08-16T07:18:00Z">
        <w:r w:rsidR="00E04D36">
          <w:rPr>
            <w:rFonts w:hint="eastAsia"/>
          </w:rPr>
          <w:t>203</w:t>
        </w:r>
      </w:ins>
      <w:r w:rsidRPr="00ED0E5F">
        <w:t>, 0.</w:t>
      </w:r>
      <w:del w:id="305" w:author="Siyang Li" w:date="2026-08-05T21:49:00Z" w16du:dateUtc="2026-08-05T13:49:00Z">
        <w:r w:rsidRPr="00ED0E5F" w:rsidDel="00366A0E">
          <w:delText>0147</w:delText>
        </w:r>
      </w:del>
      <w:ins w:id="306" w:author="Siyang Li" w:date="2026-08-05T21:49:00Z" w16du:dateUtc="2026-08-05T13:49:00Z">
        <w:r w:rsidR="00366A0E" w:rsidRPr="00ED0E5F">
          <w:t>0</w:t>
        </w:r>
      </w:ins>
      <w:ins w:id="307" w:author="Siyang Li" w:date="2026-08-16T15:18:00Z" w16du:dateUtc="2026-08-16T07:18:00Z">
        <w:r w:rsidR="00E04D36">
          <w:rPr>
            <w:rFonts w:hint="eastAsia"/>
          </w:rPr>
          <w:t>102</w:t>
        </w:r>
      </w:ins>
      <w:r w:rsidRPr="00ED0E5F">
        <w:t>, and 0.</w:t>
      </w:r>
      <w:del w:id="308" w:author="Siyang Li" w:date="2026-08-05T21:49:00Z" w16du:dateUtc="2026-08-05T13:49:00Z">
        <w:r w:rsidRPr="00ED0E5F" w:rsidDel="00366A0E">
          <w:delText>0202</w:delText>
        </w:r>
      </w:del>
      <w:ins w:id="309" w:author="Siyang Li" w:date="2026-08-05T21:49:00Z" w16du:dateUtc="2026-08-05T13:49:00Z">
        <w:r w:rsidR="00366A0E" w:rsidRPr="00ED0E5F">
          <w:t>0</w:t>
        </w:r>
      </w:ins>
      <w:ins w:id="310" w:author="Siyang Li" w:date="2026-08-16T15:18:00Z" w16du:dateUtc="2026-08-16T07:18:00Z">
        <w:r w:rsidR="00E04D36">
          <w:rPr>
            <w:rFonts w:hint="eastAsia"/>
          </w:rPr>
          <w:t>402</w:t>
        </w:r>
      </w:ins>
      <w:r w:rsidRPr="00ED0E5F">
        <w:t>, respectively, with naïve agents having the highest influence, possibly due to their larger numbers. Tone measures have low correlations</w:t>
      </w:r>
      <w:r w:rsidR="00EB5467">
        <w:t>,</w:t>
      </w:r>
      <w:r w:rsidR="000521B8">
        <w:t xml:space="preserve"> around </w:t>
      </w:r>
      <w:r w:rsidRPr="00ED0E5F">
        <w:t>0.</w:t>
      </w:r>
      <w:del w:id="311" w:author="Siyang Li" w:date="2026-08-05T21:52:00Z" w16du:dateUtc="2026-08-05T13:52:00Z">
        <w:r w:rsidRPr="00ED0E5F" w:rsidDel="00CC3256">
          <w:delText>27</w:delText>
        </w:r>
      </w:del>
      <w:ins w:id="312" w:author="Siyang Li" w:date="2026-08-05T21:52:00Z" w16du:dateUtc="2026-08-05T13:52:00Z">
        <w:r w:rsidR="00CC3256">
          <w:rPr>
            <w:rFonts w:hint="eastAsia"/>
          </w:rPr>
          <w:t>1</w:t>
        </w:r>
      </w:ins>
      <w:r w:rsidRPr="00ED0E5F">
        <w:t>, suggesting</w:t>
      </w:r>
      <w:r w:rsidR="00EB5467">
        <w:t xml:space="preserve"> that</w:t>
      </w:r>
      <w:r w:rsidRPr="00ED0E5F">
        <w:t xml:space="preserve"> differ</w:t>
      </w:r>
      <w:r w:rsidR="000521B8">
        <w:t>ent a</w:t>
      </w:r>
      <w:r w:rsidRPr="00ED0E5F">
        <w:t>gent groups</w:t>
      </w:r>
      <w:r w:rsidR="000521B8">
        <w:t xml:space="preserve"> have different views</w:t>
      </w:r>
      <w:r w:rsidRPr="00ED0E5F">
        <w:t>. Influence variables have high correlations</w:t>
      </w:r>
      <w:r w:rsidR="000521B8">
        <w:t>, mostly above 0.</w:t>
      </w:r>
      <w:del w:id="313" w:author="Siyang Li" w:date="2026-08-05T21:52:00Z" w16du:dateUtc="2026-08-05T13:52:00Z">
        <w:r w:rsidR="000521B8" w:rsidDel="00CC3256">
          <w:delText>70</w:delText>
        </w:r>
      </w:del>
      <w:ins w:id="314" w:author="Siyang Li" w:date="2026-08-18T22:25:00Z" w16du:dateUtc="2026-08-18T14:25:00Z">
        <w:r w:rsidR="0096043C">
          <w:rPr>
            <w:rFonts w:hint="eastAsia"/>
          </w:rPr>
          <w:t>6</w:t>
        </w:r>
      </w:ins>
      <w:ins w:id="315" w:author="Siyang Li" w:date="2026-08-05T21:52:00Z" w16du:dateUtc="2026-08-05T13:52:00Z">
        <w:r w:rsidR="00CC3256">
          <w:t>0</w:t>
        </w:r>
      </w:ins>
      <w:r w:rsidRPr="00ED0E5F">
        <w:t xml:space="preserve">, </w:t>
      </w:r>
      <w:ins w:id="316" w:author="Siyang Li" w:date="2026-08-05T21:54:00Z">
        <w:r w:rsidR="001C142D" w:rsidRPr="001C142D">
          <w:t>indicating substantial co</w:t>
        </w:r>
      </w:ins>
      <w:ins w:id="317" w:author="Siyang Li" w:date="2026-08-05T21:54:00Z" w16du:dateUtc="2026-08-05T13:54:00Z">
        <w:r w:rsidR="001C142D">
          <w:rPr>
            <w:rFonts w:hint="eastAsia"/>
          </w:rPr>
          <w:t>-</w:t>
        </w:r>
      </w:ins>
      <w:ins w:id="318" w:author="Siyang Li" w:date="2026-08-05T21:54:00Z">
        <w:r w:rsidR="001C142D" w:rsidRPr="001C142D">
          <w:t>movement in the influence of different investor groups</w:t>
        </w:r>
      </w:ins>
      <w:del w:id="319" w:author="Siyang Li" w:date="2026-08-05T21:54:00Z" w16du:dateUtc="2026-08-05T13:54:00Z">
        <w:r w:rsidRPr="00ED0E5F" w:rsidDel="001C142D">
          <w:delText xml:space="preserve">indicating </w:delText>
        </w:r>
        <w:r w:rsidR="00EB5467" w:rsidDel="001C142D">
          <w:delText xml:space="preserve">that </w:delText>
        </w:r>
        <w:r w:rsidRPr="00ED0E5F" w:rsidDel="001C142D">
          <w:delText>influence</w:delText>
        </w:r>
        <w:r w:rsidR="000521B8" w:rsidDel="001C142D">
          <w:delText xml:space="preserve"> </w:delText>
        </w:r>
        <w:r w:rsidRPr="00ED0E5F" w:rsidDel="001C142D">
          <w:delText>s</w:delText>
        </w:r>
        <w:r w:rsidR="000521B8" w:rsidDel="001C142D">
          <w:delText>tructures are stable</w:delText>
        </w:r>
        <w:r w:rsidRPr="00ED0E5F" w:rsidDel="001C142D">
          <w:delText xml:space="preserve"> across stocks and over time</w:delText>
        </w:r>
      </w:del>
      <w:r w:rsidRPr="00ED0E5F">
        <w:t>.</w:t>
      </w:r>
    </w:p>
    <w:p w14:paraId="07A5B81B" w14:textId="77777777" w:rsidR="00BC3829" w:rsidRDefault="007044BB" w:rsidP="007044BB">
      <w:pPr>
        <w:spacing w:line="480" w:lineRule="auto"/>
        <w:ind w:firstLine="720"/>
        <w:jc w:val="both"/>
        <w:rPr>
          <w:ins w:id="320" w:author="Siyang Li" w:date="2026-08-25T21:56:00Z" w16du:dateUtc="2026-08-25T13:56:00Z"/>
        </w:rPr>
      </w:pPr>
      <w:ins w:id="321" w:author="Siyang Li" w:date="2026-08-18T20:44:00Z">
        <w:r w:rsidRPr="007044BB">
          <w:t xml:space="preserve">To provide a heuristic understanding of the social media measures, we plot their time series in Figure 1. </w:t>
        </w:r>
      </w:ins>
      <w:ins w:id="322" w:author="Siyang Li" w:date="2026-08-18T20:47:00Z">
        <w:r w:rsidR="002400FB" w:rsidRPr="002400FB">
          <w:t xml:space="preserve">Panel A presents the weekly average post tone for each agent group. </w:t>
        </w:r>
      </w:ins>
      <w:ins w:id="323" w:author="Siyang Li" w:date="2026-08-18T20:48:00Z">
        <w:r w:rsidR="005A2307" w:rsidRPr="005A2307">
          <w:t xml:space="preserve">Fanatic agents </w:t>
        </w:r>
        <w:r w:rsidR="005A2307" w:rsidRPr="005A2307">
          <w:lastRenderedPageBreak/>
          <w:t xml:space="preserve">generally exhibit the most positive and volatile tone, </w:t>
        </w:r>
      </w:ins>
      <w:ins w:id="324" w:author="Siyang Li" w:date="2026-08-18T20:51:00Z">
        <w:r w:rsidR="003A3CF6" w:rsidRPr="003A3CF6">
          <w:t xml:space="preserve">whereas rational agents display </w:t>
        </w:r>
      </w:ins>
      <w:ins w:id="325" w:author="Siyang Li" w:date="2026-08-18T20:51:00Z" w16du:dateUtc="2026-08-18T12:51:00Z">
        <w:r w:rsidR="003A3CF6">
          <w:rPr>
            <w:rFonts w:hint="eastAsia"/>
          </w:rPr>
          <w:t>relatively</w:t>
        </w:r>
      </w:ins>
      <w:ins w:id="326" w:author="Siyang Li" w:date="2026-08-18T20:51:00Z">
        <w:r w:rsidR="003A3CF6" w:rsidRPr="003A3CF6">
          <w:t xml:space="preserve"> stable tone, with naïve tone lying between the two</w:t>
        </w:r>
      </w:ins>
      <w:ins w:id="327" w:author="Siyang Li" w:date="2026-08-18T20:48:00Z">
        <w:r w:rsidR="005A2307" w:rsidRPr="005A2307">
          <w:t>. Tone rises noticeably around early 2021 across all three groups, followed by a gradual decline through 2022–2023 and some recovery thereafter.</w:t>
        </w:r>
      </w:ins>
      <w:ins w:id="328" w:author="Siyang Li" w:date="2026-08-18T20:48:00Z" w16du:dateUtc="2026-08-18T12:48:00Z">
        <w:r w:rsidR="005A2307">
          <w:rPr>
            <w:rFonts w:hint="eastAsia"/>
          </w:rPr>
          <w:t xml:space="preserve"> </w:t>
        </w:r>
      </w:ins>
      <w:ins w:id="329" w:author="Siyang Li" w:date="2026-08-18T20:47:00Z">
        <w:r w:rsidR="002400FB" w:rsidRPr="002400FB">
          <w:t>Panel B presents the weekly average number of commenters per user for each agent group</w:t>
        </w:r>
      </w:ins>
      <w:ins w:id="330" w:author="Siyang Li" w:date="2026-08-18T20:44:00Z">
        <w:r w:rsidRPr="007044BB">
          <w:t>.</w:t>
        </w:r>
      </w:ins>
      <w:ins w:id="331" w:author="Siyang Li" w:date="2026-08-18T20:48:00Z" w16du:dateUtc="2026-08-18T12:48:00Z">
        <w:r w:rsidR="005A2307" w:rsidRPr="005A2307">
          <w:t xml:space="preserve"> </w:t>
        </w:r>
      </w:ins>
      <w:ins w:id="332" w:author="Siyang Li" w:date="2026-08-18T20:54:00Z" w16du:dateUtc="2026-08-18T12:54:00Z">
        <w:r w:rsidR="00091D01">
          <w:rPr>
            <w:rFonts w:hint="eastAsia"/>
          </w:rPr>
          <w:t>T</w:t>
        </w:r>
        <w:r w:rsidR="00091D01" w:rsidRPr="00091D01">
          <w:t xml:space="preserve">he number of commenters attracted by users’ posts </w:t>
        </w:r>
      </w:ins>
      <w:ins w:id="333" w:author="Siyang Li" w:date="2026-08-18T20:48:00Z">
        <w:r w:rsidR="005A2307" w:rsidRPr="005A2307">
          <w:t>is elevated in 2020–2021 and subsequently declines across all three groups, with fanatic agents generally attracting more commenters and exhibiting greater variation in later years. Overall, the figure reveals substantial common variation across agent groups, while fanatic agents tend to exhibit both more positive tone and greater user engagement.</w:t>
        </w:r>
      </w:ins>
    </w:p>
    <w:p w14:paraId="6D1A0377" w14:textId="404007F4" w:rsidR="00753226" w:rsidRPr="002D3FEB" w:rsidRDefault="005A52B9" w:rsidP="00BC3829">
      <w:pPr>
        <w:spacing w:line="480" w:lineRule="auto"/>
        <w:ind w:firstLine="720"/>
        <w:jc w:val="both"/>
      </w:pPr>
      <w:ins w:id="334" w:author="Siyang Li" w:date="2026-08-25T22:03:00Z">
        <w:r w:rsidRPr="005A52B9">
          <w:t xml:space="preserve">We also examine whether the classification captures economically meaningful investor types. Specifically, we test the relation between agent tone and firm fundamentals such as earnings surprises. Our expectation is that rational investors can positively predict firm fundamentals while others cannot. We measure earnings surprises using the market-adjusted cumulative abnormal return (CAR) over the window [-1,1] around the earnings announcement. Rational, fanatic, and naïve tone are calculated as the average tone over the period between the previous and current earnings announcements. We estimate </w:t>
        </w:r>
      </w:ins>
      <w:ins w:id="335" w:author="Siyang Li" w:date="2026-08-25T22:05:00Z" w16du:dateUtc="2026-08-25T14:05:00Z">
        <w:r w:rsidR="00507E61">
          <w:rPr>
            <w:rFonts w:hint="eastAsia"/>
          </w:rPr>
          <w:t xml:space="preserve">the </w:t>
        </w:r>
      </w:ins>
      <w:ins w:id="336" w:author="Siyang Li" w:date="2026-08-25T22:03:00Z">
        <w:r w:rsidRPr="005A52B9">
          <w:t>panel regression and the coefficients on rational tone, fanatic tone, and naive tone are 0.006 (t-stat=2.12), -0.002 (t-stat=-0.80) and -0.006 (t-stat=-2.60), respectively. The results show that only rational tone positively predicts future earnings surprises, suggesting that users classified as rational are more likely to express views that are aligned with subsequent firm fundamentals, consistent with the theoretical definition</w:t>
        </w:r>
      </w:ins>
      <w:ins w:id="337" w:author="Siyang Li" w:date="2026-08-25T21:56:00Z" w16du:dateUtc="2026-08-25T13:56:00Z">
        <w:r w:rsidR="00BC3829" w:rsidRPr="00937DDE">
          <w:t>.</w:t>
        </w:r>
        <w:r w:rsidR="00BC3829">
          <w:rPr>
            <w:rStyle w:val="a6"/>
          </w:rPr>
          <w:footnoteReference w:id="15"/>
        </w:r>
        <w:r w:rsidR="00BC3829" w:rsidRPr="00937DDE">
          <w:t xml:space="preserve"> </w:t>
        </w:r>
      </w:ins>
      <w:ins w:id="340" w:author="Siyang Li" w:date="2026-08-18T20:44:00Z">
        <w:r w:rsidR="007044BB" w:rsidRPr="007044BB">
          <w:t xml:space="preserve"> </w:t>
        </w:r>
      </w:ins>
      <w:r w:rsidR="00760234" w:rsidRPr="002D3FEB">
        <w:t xml:space="preserve"> </w:t>
      </w:r>
    </w:p>
    <w:p w14:paraId="3819031B" w14:textId="06BE8163" w:rsidR="00A61958" w:rsidRPr="002D3FEB" w:rsidDel="00C43366" w:rsidRDefault="007F650E" w:rsidP="007F5F12">
      <w:pPr>
        <w:spacing w:line="480" w:lineRule="auto"/>
        <w:ind w:firstLine="720"/>
        <w:jc w:val="both"/>
        <w:rPr>
          <w:del w:id="341" w:author="Siyang Li" w:date="2026-08-05T21:56:00Z" w16du:dateUtc="2026-08-05T13:56:00Z"/>
        </w:rPr>
      </w:pPr>
      <w:del w:id="342" w:author="Siyang Li" w:date="2026-08-05T21:56:00Z" w16du:dateUtc="2026-08-05T13:56:00Z">
        <w:r w:rsidRPr="007F650E" w:rsidDel="00C43366">
          <w:lastRenderedPageBreak/>
          <w:delText>To provide a heuristic understanding of the social media measures, we plot their time series in Figure 1. Panels A and B show the proportion of</w:delText>
        </w:r>
        <w:r w:rsidR="00EC2FA4" w:rsidDel="00C43366">
          <w:delText xml:space="preserve"> the</w:delText>
        </w:r>
        <w:r w:rsidRPr="007F650E" w:rsidDel="00C43366">
          <w:delText xml:space="preserve"> three user types over time, with a slight upward trend in fanatic agents from 2020 to 2021. Panels C and D </w:delText>
        </w:r>
        <w:r w:rsidR="000521B8" w:rsidDel="00C43366">
          <w:delText>provide</w:delText>
        </w:r>
        <w:r w:rsidRPr="007F650E" w:rsidDel="00C43366">
          <w:delText xml:space="preserve"> the average tones and </w:delText>
        </w:r>
        <w:r w:rsidR="00EC2FA4" w:rsidDel="00C43366">
          <w:delText xml:space="preserve">the </w:delText>
        </w:r>
        <w:r w:rsidRPr="007F650E" w:rsidDel="00C43366">
          <w:delText>number of commenters (our influence measure before normalization) for each user type. All user types show a dramatic increase in tone and</w:delText>
        </w:r>
        <w:r w:rsidR="00EC2FA4" w:rsidDel="00C43366">
          <w:delText xml:space="preserve"> the</w:delText>
        </w:r>
        <w:r w:rsidRPr="007F650E" w:rsidDel="00C43366">
          <w:delText xml:space="preserve"> number of commenters in January 2021, especially </w:delText>
        </w:r>
        <w:r w:rsidR="00EB5467" w:rsidDel="00C43366">
          <w:delText xml:space="preserve">among </w:delText>
        </w:r>
        <w:r w:rsidRPr="007F650E" w:rsidDel="00C43366">
          <w:delText xml:space="preserve">naïve agents. These patterns indicate a significant rise in social media activity and bullish sentiment in January 2021, coinciding with </w:delText>
        </w:r>
        <w:r w:rsidRPr="00233907" w:rsidDel="00C43366">
          <w:delText>the enormous upswing in GameStop’s price</w:delText>
        </w:r>
        <w:r w:rsidRPr="007F650E" w:rsidDel="00C43366">
          <w:delText>.</w:delText>
        </w:r>
        <w:r w:rsidR="00C13C80" w:rsidDel="00C43366">
          <w:rPr>
            <w:rFonts w:hint="eastAsia"/>
          </w:rPr>
          <w:delText xml:space="preserve"> </w:delText>
        </w:r>
      </w:del>
    </w:p>
    <w:p w14:paraId="16DD340C" w14:textId="68965D29" w:rsidR="00CD4D2A" w:rsidRPr="002D3FEB" w:rsidRDefault="004960AF" w:rsidP="00CD4D2A">
      <w:pPr>
        <w:keepNext/>
        <w:spacing w:line="480" w:lineRule="auto"/>
        <w:jc w:val="both"/>
        <w:rPr>
          <w:b/>
        </w:rPr>
      </w:pPr>
      <w:r w:rsidRPr="002D3FEB">
        <w:rPr>
          <w:b/>
        </w:rPr>
        <w:t>3</w:t>
      </w:r>
      <w:r w:rsidR="00CD4D2A" w:rsidRPr="002D3FEB">
        <w:rPr>
          <w:b/>
        </w:rPr>
        <w:t xml:space="preserve">.2 </w:t>
      </w:r>
      <w:r w:rsidR="009C549E" w:rsidRPr="002D3FEB">
        <w:rPr>
          <w:b/>
        </w:rPr>
        <w:t>D</w:t>
      </w:r>
      <w:r w:rsidR="00CD4D2A" w:rsidRPr="002D3FEB">
        <w:rPr>
          <w:b/>
        </w:rPr>
        <w:t xml:space="preserve">ata </w:t>
      </w:r>
      <w:r w:rsidR="009C549E" w:rsidRPr="002D3FEB">
        <w:rPr>
          <w:b/>
        </w:rPr>
        <w:t>for return</w:t>
      </w:r>
      <w:r w:rsidR="00644AA3" w:rsidRPr="002D3FEB">
        <w:rPr>
          <w:b/>
        </w:rPr>
        <w:t>s</w:t>
      </w:r>
      <w:r w:rsidR="009C549E" w:rsidRPr="002D3FEB">
        <w:rPr>
          <w:b/>
        </w:rPr>
        <w:t>, retail flow</w:t>
      </w:r>
      <w:r w:rsidR="00644AA3" w:rsidRPr="002D3FEB">
        <w:rPr>
          <w:b/>
        </w:rPr>
        <w:t>s</w:t>
      </w:r>
      <w:r w:rsidR="009C549E" w:rsidRPr="002D3FEB">
        <w:rPr>
          <w:b/>
        </w:rPr>
        <w:t>, and short</w:t>
      </w:r>
      <w:r w:rsidR="00644AA3" w:rsidRPr="002D3FEB">
        <w:rPr>
          <w:b/>
        </w:rPr>
        <w:t>ing</w:t>
      </w:r>
      <w:r w:rsidR="009C549E" w:rsidRPr="002D3FEB">
        <w:rPr>
          <w:b/>
        </w:rPr>
        <w:t xml:space="preserve"> flow</w:t>
      </w:r>
      <w:r w:rsidR="00644AA3" w:rsidRPr="002D3FEB">
        <w:rPr>
          <w:b/>
        </w:rPr>
        <w:t>s</w:t>
      </w:r>
    </w:p>
    <w:p w14:paraId="579BDACD" w14:textId="004771BA" w:rsidR="00CD4D2A" w:rsidRPr="002D3FEB" w:rsidRDefault="009A6691" w:rsidP="00F74A8D">
      <w:pPr>
        <w:spacing w:line="480" w:lineRule="auto"/>
        <w:ind w:firstLine="720"/>
        <w:jc w:val="both"/>
      </w:pPr>
      <w:r w:rsidRPr="002D3FEB">
        <w:t>S</w:t>
      </w:r>
      <w:r w:rsidR="005E578F" w:rsidRPr="002D3FEB">
        <w:t>tock</w:t>
      </w:r>
      <w:r w:rsidR="00A61958" w:rsidRPr="002D3FEB">
        <w:t xml:space="preserve"> data </w:t>
      </w:r>
      <w:r w:rsidRPr="002D3FEB">
        <w:t xml:space="preserve">are obtained </w:t>
      </w:r>
      <w:r w:rsidR="00A61958" w:rsidRPr="002D3FEB">
        <w:t xml:space="preserve">from CRSP. </w:t>
      </w:r>
      <w:r w:rsidR="002079EE" w:rsidRPr="002D3FEB">
        <w:t>We retain only common stocks (CRSP share code equal to 10 or 11)</w:t>
      </w:r>
      <w:r w:rsidR="00685CF6">
        <w:rPr>
          <w:rFonts w:hint="eastAsia"/>
        </w:rPr>
        <w:t xml:space="preserve"> listed on </w:t>
      </w:r>
      <w:r w:rsidR="00685CF6" w:rsidRPr="008F03FA">
        <w:t>NYSE, NYSE MKT, or N</w:t>
      </w:r>
      <w:r w:rsidR="00685CF6">
        <w:rPr>
          <w:rFonts w:hint="eastAsia"/>
        </w:rPr>
        <w:t>ASDAQ</w:t>
      </w:r>
      <w:r w:rsidR="002079EE" w:rsidRPr="002D3FEB">
        <w:t xml:space="preserve">. </w:t>
      </w:r>
      <w:r w:rsidR="008337B8" w:rsidRPr="002D3FEB">
        <w:t xml:space="preserve">We </w:t>
      </w:r>
      <w:r w:rsidR="002079EE" w:rsidRPr="002D3FEB">
        <w:t>cross-match the CRSP data with Reddit data using ticker symbols.</w:t>
      </w:r>
      <w:r w:rsidR="00CD4D2A" w:rsidRPr="002D3FEB">
        <w:t xml:space="preserve"> </w:t>
      </w:r>
      <w:r w:rsidR="00B20395" w:rsidRPr="00AE3F08">
        <w:t xml:space="preserve">To ensure sufficient Reddit discussion, we limit the sample to firms with </w:t>
      </w:r>
      <w:ins w:id="343" w:author="Siyang Li" w:date="2026-08-16T16:27:00Z" w16du:dateUtc="2026-08-16T08:27:00Z">
        <w:r w:rsidR="00865F7D" w:rsidRPr="00AE3F08">
          <w:t xml:space="preserve">submissions or comments </w:t>
        </w:r>
        <w:r w:rsidR="00865F7D">
          <w:rPr>
            <w:rFonts w:hint="eastAsia"/>
          </w:rPr>
          <w:t xml:space="preserve">in </w:t>
        </w:r>
      </w:ins>
      <w:r w:rsidR="00B20395" w:rsidRPr="00AE3F08">
        <w:t>at least 10</w:t>
      </w:r>
      <w:ins w:id="344" w:author="Siyang Li" w:date="2026-08-18T18:03:00Z" w16du:dateUtc="2026-08-18T10:03:00Z">
        <w:r w:rsidR="00723A05">
          <w:rPr>
            <w:rFonts w:hint="eastAsia"/>
          </w:rPr>
          <w:t xml:space="preserve"> </w:t>
        </w:r>
      </w:ins>
      <w:del w:id="345" w:author="Siyang Li" w:date="2026-08-16T16:25:00Z" w16du:dateUtc="2026-08-16T08:25:00Z">
        <w:r w:rsidR="00B20395" w:rsidRPr="00AE3F08" w:rsidDel="0074060A">
          <w:delText xml:space="preserve"> </w:delText>
        </w:r>
      </w:del>
      <w:ins w:id="346" w:author="Siyang Li" w:date="2026-08-16T16:25:00Z" w16du:dateUtc="2026-08-16T08:25:00Z">
        <w:r w:rsidR="000D02C7">
          <w:rPr>
            <w:rFonts w:hint="eastAsia"/>
          </w:rPr>
          <w:t>week</w:t>
        </w:r>
      </w:ins>
      <w:ins w:id="347" w:author="Siyang Li" w:date="2026-08-16T16:27:00Z" w16du:dateUtc="2026-08-16T08:27:00Z">
        <w:r w:rsidR="00865F7D">
          <w:rPr>
            <w:rFonts w:hint="eastAsia"/>
          </w:rPr>
          <w:t>s</w:t>
        </w:r>
      </w:ins>
      <w:ins w:id="348" w:author="Siyang Li" w:date="2026-08-16T16:25:00Z" w16du:dateUtc="2026-08-16T08:25:00Z">
        <w:r w:rsidR="000D02C7">
          <w:rPr>
            <w:rFonts w:hint="eastAsia"/>
          </w:rPr>
          <w:t xml:space="preserve"> </w:t>
        </w:r>
      </w:ins>
      <w:del w:id="349" w:author="Siyang Li" w:date="2026-08-16T16:27:00Z" w16du:dateUtc="2026-08-16T08:27:00Z">
        <w:r w:rsidR="00B20395" w:rsidRPr="00AE3F08" w:rsidDel="00865F7D">
          <w:delText xml:space="preserve">submissions or comments </w:delText>
        </w:r>
      </w:del>
      <w:r w:rsidR="00B20395" w:rsidRPr="00AE3F08">
        <w:t>during the sample period.</w:t>
      </w:r>
      <w:r w:rsidR="005E578F" w:rsidRPr="002D3FEB">
        <w:t xml:space="preserve"> </w:t>
      </w:r>
      <w:r w:rsidR="00AA66D3">
        <w:t>W</w:t>
      </w:r>
      <w:r w:rsidR="00E7173C" w:rsidRPr="002D3FEB">
        <w:t>e identify retail investors using sub</w:t>
      </w:r>
      <w:r w:rsidR="003D477D" w:rsidRPr="002D3FEB">
        <w:rPr>
          <w:rFonts w:hint="eastAsia"/>
        </w:rPr>
        <w:t>-</w:t>
      </w:r>
      <w:r w:rsidR="00E7173C" w:rsidRPr="002D3FEB">
        <w:t>penny price improvements in FINRA trade data</w:t>
      </w:r>
      <w:r w:rsidR="003E0C6D" w:rsidRPr="002D3FEB">
        <w:t xml:space="preserve"> following </w:t>
      </w:r>
      <w:r w:rsidR="00681861">
        <w:t>Barber et al. (2023)</w:t>
      </w:r>
      <w:r w:rsidR="00AA66D3">
        <w:t>,</w:t>
      </w:r>
      <w:r w:rsidR="004B2CCE">
        <w:t xml:space="preserve"> </w:t>
      </w:r>
      <w:r w:rsidR="00AA66D3">
        <w:t>and calculate the daily retail trading</w:t>
      </w:r>
      <w:r w:rsidR="009C682B">
        <w:t xml:space="preserve"> for stock </w:t>
      </w:r>
      <w:r w:rsidR="009C682B" w:rsidRPr="000F08D2">
        <w:rPr>
          <w:i/>
          <w:iCs/>
        </w:rPr>
        <w:t xml:space="preserve">i </w:t>
      </w:r>
      <w:r w:rsidR="009C682B">
        <w:t xml:space="preserve">on day </w:t>
      </w:r>
      <w:r w:rsidR="009C682B" w:rsidRPr="000F08D2">
        <w:rPr>
          <w:i/>
          <w:iCs/>
        </w:rPr>
        <w:t>d</w:t>
      </w:r>
      <w:r w:rsidR="00AA66D3" w:rsidRPr="000F08D2">
        <w:rPr>
          <w:i/>
          <w:iCs/>
        </w:rPr>
        <w:t xml:space="preserve"> </w:t>
      </w:r>
      <w:r w:rsidR="00AA66D3">
        <w:t xml:space="preserve">as </w:t>
      </w:r>
      <m:oMath>
        <m:f>
          <m:fPr>
            <m:ctrlPr>
              <w:rPr>
                <w:rFonts w:ascii="Cambria Math" w:hAnsi="Cambria Math"/>
                <w:i/>
              </w:rPr>
            </m:ctrlPr>
          </m:fPr>
          <m:num>
            <m:sSub>
              <m:sSubPr>
                <m:ctrlPr>
                  <w:rPr>
                    <w:rFonts w:ascii="Cambria Math" w:hAnsi="Cambria Math"/>
                    <w:i/>
                  </w:rPr>
                </m:ctrlPr>
              </m:sSubPr>
              <m:e>
                <m:r>
                  <w:rPr>
                    <w:rFonts w:ascii="Cambria Math" w:hAnsi="Cambria Math"/>
                  </w:rPr>
                  <m:t>TotalRetailBuyVolume</m:t>
                </m:r>
              </m:e>
              <m:sub>
                <m:r>
                  <w:rPr>
                    <w:rFonts w:ascii="Cambria Math" w:hAnsi="Cambria Math"/>
                  </w:rPr>
                  <m:t>id</m:t>
                </m:r>
              </m:sub>
            </m:sSub>
            <m:r>
              <w:rPr>
                <w:rFonts w:ascii="Cambria Math" w:hAnsi="Cambria Math"/>
              </w:rPr>
              <m:t>-</m:t>
            </m:r>
            <m:sSub>
              <m:sSubPr>
                <m:ctrlPr>
                  <w:rPr>
                    <w:rFonts w:ascii="Cambria Math" w:hAnsi="Cambria Math"/>
                    <w:i/>
                  </w:rPr>
                </m:ctrlPr>
              </m:sSubPr>
              <m:e>
                <m:r>
                  <w:rPr>
                    <w:rFonts w:ascii="Cambria Math" w:hAnsi="Cambria Math"/>
                  </w:rPr>
                  <m:t>TotalRetailSellVolume</m:t>
                </m:r>
              </m:e>
              <m:sub>
                <m:r>
                  <w:rPr>
                    <w:rFonts w:ascii="Cambria Math" w:hAnsi="Cambria Math"/>
                  </w:rPr>
                  <m:t>id</m:t>
                </m:r>
              </m:sub>
            </m:sSub>
          </m:num>
          <m:den>
            <m:sSub>
              <m:sSubPr>
                <m:ctrlPr>
                  <w:rPr>
                    <w:rFonts w:ascii="Cambria Math" w:hAnsi="Cambria Math"/>
                    <w:i/>
                  </w:rPr>
                </m:ctrlPr>
              </m:sSubPr>
              <m:e>
                <m:r>
                  <w:rPr>
                    <w:rFonts w:ascii="Cambria Math" w:hAnsi="Cambria Math"/>
                  </w:rPr>
                  <m:t>TotalRetailBuyVolume</m:t>
                </m:r>
              </m:e>
              <m:sub>
                <m:r>
                  <w:rPr>
                    <w:rFonts w:ascii="Cambria Math" w:hAnsi="Cambria Math"/>
                  </w:rPr>
                  <m:t>id</m:t>
                </m:r>
              </m:sub>
            </m:sSub>
            <m:r>
              <w:rPr>
                <w:rFonts w:ascii="Cambria Math" w:hAnsi="Cambria Math"/>
              </w:rPr>
              <m:t>+</m:t>
            </m:r>
            <m:sSub>
              <m:sSubPr>
                <m:ctrlPr>
                  <w:rPr>
                    <w:rFonts w:ascii="Cambria Math" w:hAnsi="Cambria Math"/>
                    <w:i/>
                  </w:rPr>
                </m:ctrlPr>
              </m:sSubPr>
              <m:e>
                <m:r>
                  <w:rPr>
                    <w:rFonts w:ascii="Cambria Math" w:hAnsi="Cambria Math"/>
                  </w:rPr>
                  <m:t>TotalRetailSellVolume</m:t>
                </m:r>
              </m:e>
              <m:sub>
                <m:r>
                  <w:rPr>
                    <w:rFonts w:ascii="Cambria Math" w:hAnsi="Cambria Math"/>
                  </w:rPr>
                  <m:t>id</m:t>
                </m:r>
              </m:sub>
            </m:sSub>
          </m:den>
        </m:f>
      </m:oMath>
      <w:r w:rsidR="00AA66D3">
        <w:t xml:space="preserve">. </w:t>
      </w:r>
      <w:r w:rsidR="005E578F" w:rsidRPr="002D3FEB">
        <w:t>For short</w:t>
      </w:r>
      <w:r w:rsidR="00462E21" w:rsidRPr="002D3FEB">
        <w:t xml:space="preserve"> </w:t>
      </w:r>
      <w:r w:rsidR="005E578F" w:rsidRPr="002D3FEB">
        <w:t xml:space="preserve">sellers, we </w:t>
      </w:r>
      <w:r w:rsidR="003E0C6D" w:rsidRPr="002D3FEB">
        <w:t>define</w:t>
      </w:r>
      <w:r w:rsidR="005E578F" w:rsidRPr="002D3FEB">
        <w:t xml:space="preserve"> their activity, following Boehmer</w:t>
      </w:r>
      <w:r w:rsidR="00110C22">
        <w:rPr>
          <w:rFonts w:hint="eastAsia"/>
        </w:rPr>
        <w:t xml:space="preserve"> et al.</w:t>
      </w:r>
      <w:r w:rsidR="005E578F" w:rsidRPr="002D3FEB">
        <w:t xml:space="preserve"> (</w:t>
      </w:r>
      <w:r w:rsidR="00110C22" w:rsidRPr="002D3FEB">
        <w:t>20</w:t>
      </w:r>
      <w:r w:rsidR="00110C22">
        <w:rPr>
          <w:rFonts w:hint="eastAsia"/>
        </w:rPr>
        <w:t>22</w:t>
      </w:r>
      <w:r w:rsidR="005E578F" w:rsidRPr="002D3FEB">
        <w:t xml:space="preserve">), using the </w:t>
      </w:r>
      <w:r w:rsidR="00795B7D" w:rsidRPr="00795B7D">
        <w:t>days</w:t>
      </w:r>
      <w:r w:rsidR="00795B7D">
        <w:rPr>
          <w:rFonts w:hint="eastAsia"/>
        </w:rPr>
        <w:t>-</w:t>
      </w:r>
      <w:r w:rsidR="00795B7D" w:rsidRPr="00795B7D">
        <w:t>to</w:t>
      </w:r>
      <w:r w:rsidR="00795B7D">
        <w:rPr>
          <w:rFonts w:hint="eastAsia"/>
        </w:rPr>
        <w:t>-</w:t>
      </w:r>
      <w:r w:rsidR="00795B7D" w:rsidRPr="00795B7D">
        <w:t>cover ratio (</w:t>
      </w:r>
      <w:r w:rsidR="00795B7D" w:rsidRPr="00795B7D">
        <w:rPr>
          <w:i/>
          <w:iCs/>
        </w:rPr>
        <w:t>DTCR</w:t>
      </w:r>
      <w:r w:rsidR="00795B7D" w:rsidRPr="00795B7D">
        <w:t>)</w:t>
      </w:r>
      <w:r w:rsidR="005E578F" w:rsidRPr="002D3FEB">
        <w:t xml:space="preserve"> </w:t>
      </w:r>
      <w:r w:rsidR="009C682B">
        <w:t xml:space="preserve">as the </w:t>
      </w:r>
      <w:r w:rsidR="00251FD7" w:rsidRPr="00251FD7">
        <w:t>total number of</w:t>
      </w:r>
      <w:r w:rsidR="00251FD7">
        <w:rPr>
          <w:rFonts w:hint="eastAsia"/>
        </w:rPr>
        <w:t xml:space="preserve"> </w:t>
      </w:r>
      <w:r w:rsidR="00251FD7" w:rsidRPr="00251FD7">
        <w:t>shares on loan</w:t>
      </w:r>
      <w:r w:rsidR="00891962" w:rsidRPr="00891962">
        <w:rPr>
          <w:iCs/>
        </w:rPr>
        <w:t xml:space="preserve"> </w:t>
      </w:r>
      <w:r w:rsidR="00891962" w:rsidRPr="005D1E84">
        <w:rPr>
          <w:iCs/>
        </w:rPr>
        <w:t>from IHS Markit</w:t>
      </w:r>
      <w:r w:rsidR="00251FD7" w:rsidRPr="00251FD7">
        <w:t xml:space="preserve"> scaled by the daily trading volume</w:t>
      </w:r>
      <w:r w:rsidR="00F74A8D">
        <w:t xml:space="preserve">, </w:t>
      </w:r>
      <w:r w:rsidR="009C682B">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QuantityOnLoan</m:t>
                </m:r>
              </m:e>
              <m:sub>
                <m:r>
                  <w:rPr>
                    <w:rFonts w:ascii="Cambria Math" w:hAnsi="Cambria Math"/>
                  </w:rPr>
                  <m:t>id</m:t>
                </m:r>
              </m:sub>
            </m:sSub>
          </m:num>
          <m:den>
            <m:sSub>
              <m:sSubPr>
                <m:ctrlPr>
                  <w:rPr>
                    <w:rFonts w:ascii="Cambria Math" w:hAnsi="Cambria Math"/>
                    <w:i/>
                  </w:rPr>
                </m:ctrlPr>
              </m:sSubPr>
              <m:e>
                <m:r>
                  <w:rPr>
                    <w:rFonts w:ascii="Cambria Math" w:hAnsi="Cambria Math"/>
                  </w:rPr>
                  <m:t>TradingVolume</m:t>
                </m:r>
              </m:e>
              <m:sub>
                <m:r>
                  <w:rPr>
                    <w:rFonts w:ascii="Cambria Math" w:hAnsi="Cambria Math"/>
                  </w:rPr>
                  <m:t>id</m:t>
                </m:r>
              </m:sub>
            </m:sSub>
          </m:den>
        </m:f>
      </m:oMath>
      <w:r w:rsidR="009C682B">
        <w:t xml:space="preserve">. We </w:t>
      </w:r>
      <w:del w:id="350" w:author="Siyang Li" w:date="2026-08-18T18:18:00Z" w16du:dateUtc="2026-08-18T10:18:00Z">
        <w:r w:rsidR="00715821" w:rsidDel="004454DC">
          <w:rPr>
            <w:rFonts w:hint="eastAsia"/>
          </w:rPr>
          <w:delText>scale the variable</w:delText>
        </w:r>
      </w:del>
      <w:ins w:id="351" w:author="Siyang Li" w:date="2026-08-18T18:18:00Z" w16du:dateUtc="2026-08-18T10:18:00Z">
        <w:r w:rsidR="004454DC">
          <w:rPr>
            <w:rFonts w:hint="eastAsia"/>
          </w:rPr>
          <w:t xml:space="preserve">divide </w:t>
        </w:r>
        <w:r w:rsidR="004454DC" w:rsidRPr="004454DC">
          <w:rPr>
            <w:i/>
            <w:iCs/>
            <w:rPrChange w:id="352" w:author="Siyang Li" w:date="2026-08-18T18:18:00Z" w16du:dateUtc="2026-08-18T10:18:00Z">
              <w:rPr/>
            </w:rPrChange>
          </w:rPr>
          <w:t>DTCR</w:t>
        </w:r>
      </w:ins>
      <w:r w:rsidR="00715821">
        <w:rPr>
          <w:rFonts w:hint="eastAsia"/>
        </w:rPr>
        <w:t xml:space="preserve"> by </w:t>
      </w:r>
      <w:del w:id="353" w:author="Siyang Li" w:date="2026-08-18T18:18:00Z" w16du:dateUtc="2026-08-18T10:18:00Z">
        <w:r w:rsidR="00715821" w:rsidDel="00012E21">
          <w:rPr>
            <w:rFonts w:hint="eastAsia"/>
          </w:rPr>
          <w:delText>dividing</w:delText>
        </w:r>
        <w:r w:rsidR="00E05DFB" w:rsidDel="00012E21">
          <w:delText xml:space="preserve"> it</w:delText>
        </w:r>
        <w:r w:rsidR="00715821" w:rsidDel="00012E21">
          <w:rPr>
            <w:rFonts w:hint="eastAsia"/>
          </w:rPr>
          <w:delText xml:space="preserve"> by </w:delText>
        </w:r>
      </w:del>
      <w:r w:rsidR="00715821">
        <w:rPr>
          <w:rFonts w:hint="eastAsia"/>
        </w:rPr>
        <w:t>10</w:t>
      </w:r>
      <w:del w:id="354" w:author="Siyang Li" w:date="2026-08-05T16:13:00Z" w16du:dateUtc="2026-08-05T08:13:00Z">
        <w:r w:rsidR="00E05DFB" w:rsidDel="002237B0">
          <w:delText>,</w:delText>
        </w:r>
      </w:del>
      <w:r w:rsidR="00715821">
        <w:rPr>
          <w:rFonts w:hint="eastAsia"/>
        </w:rPr>
        <w:t>0</w:t>
      </w:r>
      <w:ins w:id="355" w:author="Siyang Li" w:date="2026-08-18T18:18:00Z" w16du:dateUtc="2026-08-18T10:18:00Z">
        <w:r w:rsidR="00012E21">
          <w:rPr>
            <w:rFonts w:hint="eastAsia"/>
          </w:rPr>
          <w:t xml:space="preserve"> </w:t>
        </w:r>
      </w:ins>
      <w:ins w:id="356" w:author="Siyang Li" w:date="2026-08-18T18:19:00Z">
        <w:r w:rsidR="00012E21" w:rsidRPr="00012E21">
          <w:t>to make its scale comparable to the other variables</w:t>
        </w:r>
      </w:ins>
      <w:del w:id="357" w:author="Siyang Li" w:date="2026-08-05T16:13:00Z" w16du:dateUtc="2026-08-05T08:13:00Z">
        <w:r w:rsidR="00715821" w:rsidDel="002237B0">
          <w:rPr>
            <w:rFonts w:hint="eastAsia"/>
          </w:rPr>
          <w:delText>0</w:delText>
        </w:r>
        <w:r w:rsidR="0069323E" w:rsidDel="002237B0">
          <w:rPr>
            <w:rFonts w:hint="eastAsia"/>
          </w:rPr>
          <w:delText>0</w:delText>
        </w:r>
      </w:del>
      <w:r w:rsidR="004A1BCB">
        <w:rPr>
          <w:rFonts w:hint="eastAsia"/>
        </w:rPr>
        <w:t>.</w:t>
      </w:r>
      <w:r w:rsidR="00F74A8D">
        <w:t xml:space="preserve"> We calculate the weekly average of daily returns, daily retail trading, and daily shorting flows. </w:t>
      </w:r>
      <w:r w:rsidR="00F74A8D" w:rsidRPr="002D3FEB">
        <w:t xml:space="preserve">In total, </w:t>
      </w:r>
      <w:r w:rsidR="00F74A8D">
        <w:t>our</w:t>
      </w:r>
      <w:r w:rsidR="00F74A8D" w:rsidRPr="002D3FEB">
        <w:t xml:space="preserve"> sample has </w:t>
      </w:r>
      <w:del w:id="358" w:author="Siyang Li" w:date="2026-08-05T16:15:00Z" w16du:dateUtc="2026-08-05T08:15:00Z">
        <w:r w:rsidR="00F74A8D" w:rsidDel="001263E5">
          <w:rPr>
            <w:rFonts w:hint="eastAsia"/>
          </w:rPr>
          <w:delText>472</w:delText>
        </w:r>
      </w:del>
      <w:ins w:id="359" w:author="Siyang Li" w:date="2026-08-05T16:15:00Z" w16du:dateUtc="2026-08-05T08:15:00Z">
        <w:r w:rsidR="001263E5">
          <w:rPr>
            <w:rFonts w:hint="eastAsia"/>
          </w:rPr>
          <w:t>710</w:t>
        </w:r>
      </w:ins>
      <w:r w:rsidR="00F74A8D">
        <w:rPr>
          <w:rFonts w:hint="eastAsia"/>
        </w:rPr>
        <w:t>,</w:t>
      </w:r>
      <w:del w:id="360" w:author="Siyang Li" w:date="2026-08-05T16:15:00Z" w16du:dateUtc="2026-08-05T08:15:00Z">
        <w:r w:rsidR="00F74A8D" w:rsidDel="001263E5">
          <w:rPr>
            <w:rFonts w:hint="eastAsia"/>
          </w:rPr>
          <w:delText>765</w:delText>
        </w:r>
        <w:r w:rsidR="00F74A8D" w:rsidRPr="002D3FEB" w:rsidDel="001263E5">
          <w:delText xml:space="preserve"> </w:delText>
        </w:r>
      </w:del>
      <w:ins w:id="361" w:author="Siyang Li" w:date="2026-08-05T16:15:00Z" w16du:dateUtc="2026-08-05T08:15:00Z">
        <w:r w:rsidR="001263E5">
          <w:rPr>
            <w:rFonts w:hint="eastAsia"/>
          </w:rPr>
          <w:t>378</w:t>
        </w:r>
        <w:r w:rsidR="001263E5" w:rsidRPr="002D3FEB">
          <w:t xml:space="preserve"> </w:t>
        </w:r>
      </w:ins>
      <w:r w:rsidR="00F74A8D" w:rsidRPr="002D3FEB">
        <w:t>stock*</w:t>
      </w:r>
      <w:r w:rsidR="00F74A8D">
        <w:rPr>
          <w:rFonts w:hint="eastAsia"/>
        </w:rPr>
        <w:t>week</w:t>
      </w:r>
      <w:r w:rsidR="00F74A8D" w:rsidRPr="002D3FEB">
        <w:t xml:space="preserve"> observations.</w:t>
      </w:r>
      <w:r w:rsidR="00F74A8D">
        <w:t xml:space="preserve"> </w:t>
      </w:r>
    </w:p>
    <w:p w14:paraId="663AC9E3" w14:textId="6D3033AA" w:rsidR="00C3140C" w:rsidRPr="002D3FEB" w:rsidRDefault="00C3140C" w:rsidP="00C3140C">
      <w:pPr>
        <w:keepNext/>
        <w:spacing w:line="480" w:lineRule="auto"/>
        <w:jc w:val="both"/>
        <w:rPr>
          <w:b/>
        </w:rPr>
      </w:pPr>
      <w:r w:rsidRPr="002D3FEB">
        <w:rPr>
          <w:b/>
        </w:rPr>
        <w:t xml:space="preserve">3.3 </w:t>
      </w:r>
      <w:r w:rsidR="009E7CA8" w:rsidRPr="002D3FEB">
        <w:rPr>
          <w:b/>
        </w:rPr>
        <w:t>Empirical method</w:t>
      </w:r>
    </w:p>
    <w:p w14:paraId="1BC37CB7" w14:textId="64B8012A" w:rsidR="000E337D" w:rsidRDefault="000E337D" w:rsidP="009E2E2D">
      <w:pPr>
        <w:tabs>
          <w:tab w:val="right" w:pos="9120"/>
        </w:tabs>
        <w:spacing w:line="480" w:lineRule="auto"/>
        <w:ind w:firstLine="720"/>
        <w:jc w:val="both"/>
      </w:pPr>
      <w:r w:rsidRPr="002D3FEB">
        <w:t xml:space="preserve">In Pedersen’s model, agents’ views both </w:t>
      </w:r>
      <w:r w:rsidR="00D02EBA">
        <w:rPr>
          <w:rFonts w:hint="eastAsia"/>
        </w:rPr>
        <w:t>predict</w:t>
      </w:r>
      <w:r w:rsidR="00D02EBA" w:rsidRPr="002D3FEB">
        <w:t xml:space="preserve"> </w:t>
      </w:r>
      <w:r w:rsidRPr="002D3FEB">
        <w:t xml:space="preserve">and are </w:t>
      </w:r>
      <w:r w:rsidR="00D02EBA">
        <w:rPr>
          <w:rFonts w:hint="eastAsia"/>
        </w:rPr>
        <w:t>predicte</w:t>
      </w:r>
      <w:r w:rsidR="00D02EBA" w:rsidRPr="002D3FEB">
        <w:t xml:space="preserve">d </w:t>
      </w:r>
      <w:r w:rsidRPr="002D3FEB">
        <w:t xml:space="preserve">by other agents’ views; agents’ beliefs are </w:t>
      </w:r>
      <w:r w:rsidR="00D02EBA">
        <w:rPr>
          <w:rFonts w:hint="eastAsia"/>
        </w:rPr>
        <w:t>predicted</w:t>
      </w:r>
      <w:r w:rsidR="00D02EBA" w:rsidRPr="002D3FEB">
        <w:t xml:space="preserve"> </w:t>
      </w:r>
      <w:r w:rsidRPr="002D3FEB">
        <w:t xml:space="preserve">by stock prices and at the same time, have </w:t>
      </w:r>
      <w:r w:rsidR="00D02EBA">
        <w:rPr>
          <w:rFonts w:hint="eastAsia"/>
        </w:rPr>
        <w:t>predictive power</w:t>
      </w:r>
      <w:r w:rsidR="00D02EBA" w:rsidRPr="002D3FEB">
        <w:t xml:space="preserve"> </w:t>
      </w:r>
      <w:r w:rsidRPr="002D3FEB">
        <w:t xml:space="preserve">on prices; and </w:t>
      </w:r>
      <w:r w:rsidRPr="002D3FEB">
        <w:rPr>
          <w:rFonts w:hint="eastAsia"/>
        </w:rPr>
        <w:t>investors</w:t>
      </w:r>
      <w:r w:rsidRPr="002D3FEB">
        <w:t>’</w:t>
      </w:r>
      <w:r w:rsidRPr="002D3FEB">
        <w:rPr>
          <w:rFonts w:hint="eastAsia"/>
        </w:rPr>
        <w:t xml:space="preserve"> </w:t>
      </w:r>
      <w:r w:rsidRPr="002D3FEB">
        <w:t>trading</w:t>
      </w:r>
      <w:r w:rsidRPr="002D3FEB">
        <w:rPr>
          <w:rFonts w:hint="eastAsia"/>
        </w:rPr>
        <w:t xml:space="preserve"> behaviors</w:t>
      </w:r>
      <w:r w:rsidRPr="002D3FEB">
        <w:t xml:space="preserve"> are also interdependent with agents’ beliefs and stock returns.</w:t>
      </w:r>
      <w:r>
        <w:t xml:space="preserve"> </w:t>
      </w:r>
      <w:r w:rsidR="009A010A">
        <w:t xml:space="preserve">To </w:t>
      </w:r>
      <w:r>
        <w:t>estimate</w:t>
      </w:r>
      <w:r w:rsidR="009A010A">
        <w:t xml:space="preserve"> </w:t>
      </w:r>
      <w:r w:rsidR="00AB3155">
        <w:rPr>
          <w:rFonts w:hint="eastAsia"/>
        </w:rPr>
        <w:t>the dynamic interaction</w:t>
      </w:r>
      <w:r>
        <w:t>s</w:t>
      </w:r>
      <w:r w:rsidR="00AB3155">
        <w:rPr>
          <w:rFonts w:hint="eastAsia"/>
        </w:rPr>
        <w:t xml:space="preserve"> among agent tones, stock prices, and investors</w:t>
      </w:r>
      <w:r w:rsidR="00AB3155">
        <w:t>’</w:t>
      </w:r>
      <w:r w:rsidR="00AB3155">
        <w:rPr>
          <w:rFonts w:hint="eastAsia"/>
        </w:rPr>
        <w:t xml:space="preserve"> trading behaviors</w:t>
      </w:r>
      <w:r w:rsidR="009A010A">
        <w:t>, w</w:t>
      </w:r>
      <w:r w:rsidR="009A010A" w:rsidRPr="002D3FEB">
        <w:t xml:space="preserve">e </w:t>
      </w:r>
      <w:r w:rsidR="009A010A">
        <w:t xml:space="preserve">follow Hendershott et al. (2015) and </w:t>
      </w:r>
      <w:r w:rsidR="009A010A" w:rsidRPr="00D53D91">
        <w:t>Hollifield</w:t>
      </w:r>
      <w:r w:rsidR="009A010A">
        <w:t xml:space="preserve"> et al. (</w:t>
      </w:r>
      <w:r>
        <w:t xml:space="preserve">2017) and adopt the </w:t>
      </w:r>
      <w:r w:rsidRPr="002D3FEB">
        <w:t xml:space="preserve">panel vector autoregressions (PVAR) </w:t>
      </w:r>
      <w:r>
        <w:t>approach.</w:t>
      </w:r>
      <w:r>
        <w:rPr>
          <w:rStyle w:val="a6"/>
        </w:rPr>
        <w:footnoteReference w:id="16"/>
      </w:r>
      <w:r w:rsidR="009A010A">
        <w:t xml:space="preserve"> </w:t>
      </w:r>
      <w:r>
        <w:t xml:space="preserve">Compared to alternative empirical methods, such as Fama-MacBeth regression and panel regression, PVAR, with its matrix setup, is </w:t>
      </w:r>
      <w:r w:rsidR="0051750C">
        <w:t xml:space="preserve">more consistent </w:t>
      </w:r>
      <w:r w:rsidR="0051750C">
        <w:lastRenderedPageBreak/>
        <w:t xml:space="preserve">with the setup in Pedersen’s theory and </w:t>
      </w:r>
      <w:r>
        <w:t xml:space="preserve">better at capturing intricate interactions and dynamics for multiple moving </w:t>
      </w:r>
      <w:r w:rsidR="00EC2FA4">
        <w:t xml:space="preserve">components within </w:t>
      </w:r>
      <w:r>
        <w:t xml:space="preserve">a system simultaneously. </w:t>
      </w:r>
    </w:p>
    <w:p w14:paraId="03C9BA6F" w14:textId="2CED041C" w:rsidR="009A010A" w:rsidRDefault="000E337D" w:rsidP="009E2E2D">
      <w:pPr>
        <w:tabs>
          <w:tab w:val="right" w:pos="9120"/>
        </w:tabs>
        <w:spacing w:line="480" w:lineRule="auto"/>
        <w:ind w:firstLine="720"/>
        <w:jc w:val="both"/>
      </w:pPr>
      <w:r>
        <w:t xml:space="preserve">To be specific, we specify the PVAR system as follows, </w:t>
      </w:r>
      <w:r w:rsidR="009A010A">
        <w:t xml:space="preserve"> </w:t>
      </w:r>
    </w:p>
    <w:p w14:paraId="082E5462" w14:textId="1860BE32" w:rsidR="009A010A" w:rsidRPr="009A010A" w:rsidRDefault="00000000" w:rsidP="009A010A">
      <w:pPr>
        <w:tabs>
          <w:tab w:val="right" w:pos="9120"/>
        </w:tabs>
        <w:spacing w:line="480" w:lineRule="auto"/>
        <w:ind w:firstLine="720"/>
        <w:jc w:val="both"/>
      </w:pPr>
      <m:oMath>
        <m:sSub>
          <m:sSubPr>
            <m:ctrlPr>
              <w:rPr>
                <w:rFonts w:ascii="Cambria Math" w:hAnsi="Cambria Math"/>
                <w:bCs/>
                <w:i/>
              </w:rPr>
            </m:ctrlPr>
          </m:sSubPr>
          <m:e>
            <m:r>
              <w:rPr>
                <w:rFonts w:ascii="Cambria Math" w:hAnsi="Cambria Math"/>
              </w:rPr>
              <m:t>y</m:t>
            </m:r>
          </m:e>
          <m:sub>
            <m:r>
              <w:rPr>
                <w:rFonts w:ascii="Cambria Math" w:hAnsi="Cambria Math"/>
              </w:rPr>
              <m:t>i,t</m:t>
            </m:r>
          </m:sub>
        </m:sSub>
        <m:r>
          <w:rPr>
            <w:rFonts w:ascii="Cambria Math" w:hAnsi="Cambria Math"/>
          </w:rPr>
          <m:t>=</m:t>
        </m:r>
        <m:nary>
          <m:naryPr>
            <m:chr m:val="∑"/>
            <m:ctrlPr>
              <w:rPr>
                <w:rFonts w:ascii="Cambria Math" w:hAnsi="Cambria Math"/>
              </w:rPr>
            </m:ctrlPr>
          </m:naryPr>
          <m:sub>
            <m:r>
              <w:rPr>
                <w:rFonts w:ascii="Cambria Math" w:hAnsi="Cambria Math"/>
              </w:rPr>
              <m:t>l=1</m:t>
            </m:r>
            <m:ctrlPr>
              <w:rPr>
                <w:rFonts w:ascii="Cambria Math" w:hAnsi="Cambria Math"/>
                <w:i/>
              </w:rPr>
            </m:ctrlPr>
          </m:sub>
          <m:sup>
            <m:r>
              <w:rPr>
                <w:rFonts w:ascii="Cambria Math" w:hAnsi="Cambria Math"/>
              </w:rPr>
              <m:t>L</m:t>
            </m:r>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l</m:t>
                </m:r>
              </m:sub>
            </m:sSub>
            <m:sSub>
              <m:sSubPr>
                <m:ctrlPr>
                  <w:rPr>
                    <w:rFonts w:ascii="Cambria Math" w:hAnsi="Cambria Math"/>
                    <w:bCs/>
                    <w:i/>
                  </w:rPr>
                </m:ctrlPr>
              </m:sSubPr>
              <m:e>
                <m:r>
                  <w:rPr>
                    <w:rFonts w:ascii="Cambria Math" w:hAnsi="Cambria Math"/>
                  </w:rPr>
                  <m:t>y</m:t>
                </m:r>
              </m:e>
              <m:sub>
                <m:r>
                  <w:rPr>
                    <w:rFonts w:ascii="Cambria Math" w:hAnsi="Cambria Math"/>
                  </w:rPr>
                  <m:t>i,t-l</m:t>
                </m:r>
              </m:sub>
            </m:sSub>
            <m:ctrlPr>
              <w:rPr>
                <w:rFonts w:ascii="Cambria Math" w:hAnsi="Cambria Math"/>
                <w:i/>
              </w:rPr>
            </m:ctrlPr>
          </m:e>
        </m:nary>
        <m:r>
          <w:rPr>
            <w:rFonts w:ascii="Cambria Math" w:hAnsi="Cambria Math"/>
          </w:rPr>
          <m:t>+</m:t>
        </m:r>
        <m:sSub>
          <m:sSubPr>
            <m:ctrlPr>
              <w:rPr>
                <w:rFonts w:ascii="Cambria Math" w:hAnsi="Cambria Math"/>
                <w:bCs/>
                <w:i/>
              </w:rPr>
            </m:ctrlPr>
          </m:sSubPr>
          <m:e>
            <m:r>
              <w:rPr>
                <w:rFonts w:ascii="Cambria Math" w:hAnsi="Cambria Math"/>
              </w:rPr>
              <m:t>γ</m:t>
            </m:r>
          </m:e>
          <m:sub>
            <m:r>
              <w:rPr>
                <w:rFonts w:ascii="Cambria Math" w:hAnsi="Cambria Math"/>
              </w:rPr>
              <m:t>t</m:t>
            </m:r>
          </m:sub>
        </m:sSub>
        <m:r>
          <w:rPr>
            <w:rFonts w:ascii="Cambria Math" w:hAnsi="Cambria Math"/>
          </w:rPr>
          <m:t>+</m:t>
        </m:r>
        <m:sSub>
          <m:sSubPr>
            <m:ctrlPr>
              <w:rPr>
                <w:rFonts w:ascii="Cambria Math" w:hAnsi="Cambria Math"/>
                <w:bCs/>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bCs/>
                <w:i/>
              </w:rPr>
            </m:ctrlPr>
          </m:sSubPr>
          <m:e>
            <m:r>
              <m:rPr>
                <m:sty m:val="p"/>
              </m:rPr>
              <w:rPr>
                <w:rFonts w:ascii="Cambria Math" w:hAnsi="Cambria Math"/>
              </w:rPr>
              <m:t>ε</m:t>
            </m:r>
          </m:e>
          <m:sub>
            <m:r>
              <w:rPr>
                <w:rFonts w:ascii="Cambria Math" w:hAnsi="Cambria Math"/>
              </w:rPr>
              <m:t>i,t</m:t>
            </m:r>
          </m:sub>
        </m:sSub>
      </m:oMath>
      <w:r w:rsidR="009A010A">
        <w:t>.</w:t>
      </w:r>
      <w:r w:rsidR="009A010A" w:rsidRPr="009A010A" w:rsidDel="00DD19C9">
        <w:t xml:space="preserve"> </w:t>
      </w:r>
      <w:r w:rsidR="009A010A" w:rsidRPr="009A010A">
        <w:tab/>
        <w:t>(</w:t>
      </w:r>
      <w:r w:rsidR="009A010A" w:rsidRPr="009A010A">
        <w:rPr>
          <w:rFonts w:hint="eastAsia"/>
        </w:rPr>
        <w:t>5</w:t>
      </w:r>
      <w:r w:rsidR="009A010A" w:rsidRPr="009A010A">
        <w:t>)</w:t>
      </w:r>
    </w:p>
    <w:p w14:paraId="53FF04DB" w14:textId="787BBF6D" w:rsidR="00B70DDE" w:rsidRDefault="009A010A" w:rsidP="00101D99">
      <w:pPr>
        <w:spacing w:line="480" w:lineRule="auto"/>
        <w:jc w:val="both"/>
      </w:pPr>
      <w:r>
        <w:t>Here</w:t>
      </w:r>
      <w:r w:rsidRPr="002D3FEB">
        <w:rPr>
          <w:rFonts w:hint="eastAsia"/>
        </w:rPr>
        <w:t xml:space="preserve"> </w:t>
      </w:r>
      <m:oMath>
        <m:sSub>
          <m:sSubPr>
            <m:ctrlPr>
              <w:rPr>
                <w:rFonts w:ascii="Cambria Math" w:hAnsi="Cambria Math"/>
                <w:bCs/>
                <w:i/>
              </w:rPr>
            </m:ctrlPr>
          </m:sSubPr>
          <m:e>
            <m:r>
              <w:rPr>
                <w:rFonts w:ascii="Cambria Math" w:hAnsi="Cambria Math"/>
              </w:rPr>
              <m:t>y</m:t>
            </m:r>
          </m:e>
          <m:sub>
            <m:r>
              <w:rPr>
                <w:rFonts w:ascii="Cambria Math" w:hAnsi="Cambria Math"/>
              </w:rPr>
              <m:t>i,t</m:t>
            </m:r>
          </m:sub>
        </m:sSub>
      </m:oMath>
      <w:r w:rsidRPr="002D3FEB">
        <w:t xml:space="preserve"> is the vector of dependent variables</w:t>
      </w:r>
      <w:r>
        <w:t>. Given Peders</w:t>
      </w:r>
      <w:r w:rsidR="00EC2FA4">
        <w:t>e</w:t>
      </w:r>
      <w:r>
        <w:t xml:space="preserve">n’s framework, we set </w:t>
      </w:r>
      <m:oMath>
        <m:sSub>
          <m:sSubPr>
            <m:ctrlPr>
              <w:rPr>
                <w:rFonts w:ascii="Cambria Math" w:hAnsi="Cambria Math"/>
                <w:bCs/>
                <w:i/>
              </w:rPr>
            </m:ctrlPr>
          </m:sSubPr>
          <m:e>
            <m:r>
              <w:rPr>
                <w:rFonts w:ascii="Cambria Math" w:hAnsi="Cambria Math"/>
              </w:rPr>
              <m:t>y</m:t>
            </m:r>
          </m:e>
          <m:sub>
            <m:r>
              <w:rPr>
                <w:rFonts w:ascii="Cambria Math" w:hAnsi="Cambria Math"/>
              </w:rPr>
              <m:t>i,t</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RationalTone</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FanaticTone</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NaiveTone</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Return</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RetailFlow</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ShortFlow</m:t>
                    </m:r>
                  </m:e>
                  <m:sub>
                    <m:r>
                      <w:rPr>
                        <w:rFonts w:ascii="Cambria Math" w:hAnsi="Cambria Math"/>
                      </w:rPr>
                      <m:t>i,t</m:t>
                    </m:r>
                  </m:sub>
                </m:sSub>
              </m:e>
            </m:d>
          </m:e>
          <m:sup>
            <m:r>
              <w:rPr>
                <w:rFonts w:ascii="Cambria Math" w:hAnsi="Cambria Math"/>
              </w:rPr>
              <m:t>'</m:t>
            </m:r>
          </m:sup>
        </m:sSup>
      </m:oMath>
      <w:r w:rsidRPr="002D3FEB">
        <w:t xml:space="preserve">. </w:t>
      </w:r>
      <w:r>
        <w:t>M</w:t>
      </w:r>
      <w:r w:rsidRPr="002D3FEB">
        <w:t xml:space="preserve">atrix </w:t>
      </w:r>
      <m:oMath>
        <m:sSub>
          <m:sSubPr>
            <m:ctrlPr>
              <w:rPr>
                <w:rFonts w:ascii="Cambria Math" w:hAnsi="Cambria Math"/>
                <w:i/>
              </w:rPr>
            </m:ctrlPr>
          </m:sSubPr>
          <m:e>
            <m:r>
              <w:rPr>
                <w:rFonts w:ascii="Cambria Math" w:hAnsi="Cambria Math"/>
              </w:rPr>
              <m:t>A</m:t>
            </m:r>
          </m:e>
          <m:sub>
            <m:r>
              <w:rPr>
                <w:rFonts w:ascii="Cambria Math" w:hAnsi="Cambria Math"/>
              </w:rPr>
              <m:t>l</m:t>
            </m:r>
          </m:sub>
        </m:sSub>
      </m:oMath>
      <w:r w:rsidRPr="002D3FEB">
        <w:t xml:space="preserve"> is a coefficient matrix for lag </w:t>
      </w:r>
      <m:oMath>
        <m:r>
          <w:rPr>
            <w:rFonts w:ascii="Cambria Math" w:hAnsi="Cambria Math"/>
          </w:rPr>
          <m:t>l</m:t>
        </m:r>
      </m:oMath>
      <w:r w:rsidRPr="002D3FEB">
        <w:t xml:space="preserve">, and </w:t>
      </w:r>
      <m:oMath>
        <m:r>
          <w:rPr>
            <w:rFonts w:ascii="Cambria Math" w:hAnsi="Cambria Math"/>
          </w:rPr>
          <m:t>l=1,…,L,</m:t>
        </m:r>
      </m:oMath>
      <w:r w:rsidRPr="002D3FEB">
        <w:t xml:space="preserve"> is lag length. </w:t>
      </w:r>
      <w:r w:rsidRPr="006473A3">
        <w:t xml:space="preserve">Since </w:t>
      </w:r>
      <w:r>
        <w:t xml:space="preserve">the dependent variables </w:t>
      </w:r>
      <w:r>
        <w:rPr>
          <w:rFonts w:hint="eastAsia"/>
        </w:rPr>
        <w:t xml:space="preserve">may be related </w:t>
      </w:r>
      <w:r>
        <w:t>to</w:t>
      </w:r>
      <w:r>
        <w:rPr>
          <w:rFonts w:hint="eastAsia"/>
        </w:rPr>
        <w:t xml:space="preserve"> certain firm characteristics and time periods, </w:t>
      </w:r>
      <w:r>
        <w:t xml:space="preserve">we include </w:t>
      </w:r>
      <m:oMath>
        <m:sSub>
          <m:sSubPr>
            <m:ctrlPr>
              <w:rPr>
                <w:rFonts w:ascii="Cambria Math" w:hAnsi="Cambria Math"/>
                <w:bCs/>
                <w:i/>
              </w:rPr>
            </m:ctrlPr>
          </m:sSubPr>
          <m:e>
            <m:r>
              <w:rPr>
                <w:rFonts w:ascii="Cambria Math" w:hAnsi="Cambria Math"/>
              </w:rPr>
              <m:t>γ</m:t>
            </m:r>
          </m:e>
          <m:sub>
            <m:r>
              <w:rPr>
                <w:rFonts w:ascii="Cambria Math" w:hAnsi="Cambria Math"/>
              </w:rPr>
              <m:t>t</m:t>
            </m:r>
          </m:sub>
        </m:sSub>
      </m:oMath>
      <w:r>
        <w:rPr>
          <w:bCs/>
        </w:rPr>
        <w:t xml:space="preserve"> as time fixed effect</w:t>
      </w:r>
      <w:r w:rsidR="00EC2FA4">
        <w:rPr>
          <w:bCs/>
        </w:rPr>
        <w:t>s</w:t>
      </w:r>
      <w:r>
        <w:rPr>
          <w:bCs/>
        </w:rPr>
        <w:t xml:space="preserve">, and </w:t>
      </w:r>
      <m:oMath>
        <m:sSub>
          <m:sSubPr>
            <m:ctrlPr>
              <w:rPr>
                <w:rFonts w:ascii="Cambria Math" w:hAnsi="Cambria Math"/>
                <w:bCs/>
                <w:i/>
              </w:rPr>
            </m:ctrlPr>
          </m:sSubPr>
          <m:e>
            <m:r>
              <w:rPr>
                <w:rFonts w:ascii="Cambria Math" w:hAnsi="Cambria Math"/>
              </w:rPr>
              <m:t>α</m:t>
            </m:r>
          </m:e>
          <m:sub>
            <m:r>
              <w:rPr>
                <w:rFonts w:ascii="Cambria Math" w:hAnsi="Cambria Math"/>
              </w:rPr>
              <m:t>i</m:t>
            </m:r>
          </m:sub>
        </m:sSub>
      </m:oMath>
      <w:r>
        <w:rPr>
          <w:bCs/>
        </w:rPr>
        <w:t xml:space="preserve"> as firm fixed effect</w:t>
      </w:r>
      <w:r w:rsidR="00EC2FA4">
        <w:rPr>
          <w:bCs/>
        </w:rPr>
        <w:t>s</w:t>
      </w:r>
      <w:r>
        <w:rPr>
          <w:bCs/>
        </w:rPr>
        <w:t>.</w:t>
      </w:r>
      <w:r w:rsidR="0017203B">
        <w:rPr>
          <w:bCs/>
        </w:rPr>
        <w:t xml:space="preserve"> W</w:t>
      </w:r>
      <w:r w:rsidR="0017203B" w:rsidRPr="002D3FEB">
        <w:t>e estimate the coefficients in (</w:t>
      </w:r>
      <w:r w:rsidR="0017203B">
        <w:rPr>
          <w:rFonts w:hint="eastAsia"/>
        </w:rPr>
        <w:t>5</w:t>
      </w:r>
      <w:r w:rsidR="0017203B" w:rsidRPr="002D3FEB">
        <w:t xml:space="preserve">) </w:t>
      </w:r>
      <w:r w:rsidR="00EC2FA4">
        <w:t>using</w:t>
      </w:r>
      <w:r w:rsidR="00EC2FA4" w:rsidRPr="002D3FEB">
        <w:t xml:space="preserve"> </w:t>
      </w:r>
      <w:r w:rsidR="0017203B" w:rsidRPr="002D3FEB">
        <w:t>the generalized method of moments (GMM)</w:t>
      </w:r>
      <w:r w:rsidR="0017203B">
        <w:t>, and t</w:t>
      </w:r>
      <w:r w:rsidR="0017203B" w:rsidRPr="002D3FEB">
        <w:t>he standard errors are double</w:t>
      </w:r>
      <w:r w:rsidR="0017203B" w:rsidRPr="002D3FEB" w:rsidDel="00A56B71">
        <w:t xml:space="preserve"> clustered by firm</w:t>
      </w:r>
      <w:r w:rsidR="0017203B" w:rsidRPr="002D3FEB">
        <w:t xml:space="preserve"> and date.</w:t>
      </w:r>
      <w:r w:rsidR="0017203B">
        <w:rPr>
          <w:rStyle w:val="a6"/>
        </w:rPr>
        <w:footnoteReference w:id="17"/>
      </w:r>
    </w:p>
    <w:p w14:paraId="6445903F" w14:textId="45A05918" w:rsidR="00134F31" w:rsidRPr="00C348C7" w:rsidRDefault="0017203B" w:rsidP="00BB06AA">
      <w:pPr>
        <w:widowControl w:val="0"/>
        <w:spacing w:line="480" w:lineRule="auto"/>
        <w:ind w:firstLine="720"/>
        <w:jc w:val="both"/>
        <w:rPr>
          <w:bCs/>
        </w:rPr>
      </w:pPr>
      <w:r>
        <w:t>T</w:t>
      </w:r>
      <w:r w:rsidR="00907A31" w:rsidRPr="002D3FEB">
        <w:t xml:space="preserve">he </w:t>
      </w:r>
      <w:r>
        <w:t xml:space="preserve">PVAR estimation </w:t>
      </w:r>
      <w:r w:rsidR="00134F31" w:rsidRPr="002D3FEB">
        <w:t xml:space="preserve">provides </w:t>
      </w:r>
      <w:r>
        <w:t>three</w:t>
      </w:r>
      <w:r w:rsidR="000E337D">
        <w:t xml:space="preserve"> rich</w:t>
      </w:r>
      <w:r>
        <w:t xml:space="preserve"> sets of </w:t>
      </w:r>
      <w:r w:rsidR="00134F31" w:rsidRPr="002D3FEB">
        <w:t xml:space="preserve">statistics </w:t>
      </w:r>
      <w:r w:rsidR="00AF692C">
        <w:t>to facilitate the interpretation of the results</w:t>
      </w:r>
      <w:r w:rsidR="00CE4677" w:rsidRPr="002D3FEB">
        <w:t xml:space="preserve">. </w:t>
      </w:r>
      <w:r w:rsidR="00134F31" w:rsidRPr="002D3FEB">
        <w:t>The first set includes the estimate</w:t>
      </w:r>
      <w:r w:rsidR="00CE4677" w:rsidRPr="002D3FEB">
        <w:t>s</w:t>
      </w:r>
      <w:r w:rsidR="00134F31" w:rsidRPr="002D3FEB">
        <w:t xml:space="preserve"> of</w:t>
      </w:r>
      <w:r w:rsidR="00CE4677" w:rsidRPr="002D3FEB">
        <w:t xml:space="preserve"> the</w:t>
      </w:r>
      <w:r w:rsidR="00134F31" w:rsidRPr="002D3FEB">
        <w:t xml:space="preserve"> </w:t>
      </w:r>
      <m:oMath>
        <m:sSub>
          <m:sSubPr>
            <m:ctrlPr>
              <w:rPr>
                <w:rFonts w:ascii="Cambria Math" w:hAnsi="Cambria Math"/>
                <w:i/>
              </w:rPr>
            </m:ctrlPr>
          </m:sSubPr>
          <m:e>
            <m:r>
              <w:rPr>
                <w:rFonts w:ascii="Cambria Math" w:hAnsi="Cambria Math"/>
              </w:rPr>
              <m:t>A</m:t>
            </m:r>
          </m:e>
          <m:sub>
            <m:r>
              <w:rPr>
                <w:rFonts w:ascii="Cambria Math" w:hAnsi="Cambria Math"/>
              </w:rPr>
              <m:t>l</m:t>
            </m:r>
          </m:sub>
        </m:sSub>
      </m:oMath>
      <w:r w:rsidR="00134F31" w:rsidRPr="002D3FEB">
        <w:t xml:space="preserve"> matrix, which shed light on the predictive patterns among various variables</w:t>
      </w:r>
      <w:r w:rsidR="00CE4677" w:rsidRPr="002D3FEB">
        <w:t xml:space="preserve"> and the parameters</w:t>
      </w:r>
      <w:r w:rsidR="00EC2FA4">
        <w:t>’</w:t>
      </w:r>
      <w:r w:rsidR="00CE4677" w:rsidRPr="002D3FEB">
        <w:t xml:space="preserve"> statistical significance</w:t>
      </w:r>
      <w:r w:rsidR="00134F31" w:rsidRPr="002D3FEB">
        <w:t xml:space="preserve">. The second set contains Granger causality tests, which </w:t>
      </w:r>
      <w:r w:rsidR="00980BAF" w:rsidRPr="002D3FEB">
        <w:t xml:space="preserve">examine whether the past values of one variable provide statistically significant information about the future values of another variable. </w:t>
      </w:r>
      <w:r w:rsidR="000E337D">
        <w:t xml:space="preserve"> </w:t>
      </w:r>
      <w:r w:rsidR="000E337D" w:rsidRPr="002D3FEB">
        <w:t xml:space="preserve">For example, let </w:t>
      </w:r>
      <m:oMath>
        <m:r>
          <w:rPr>
            <w:rFonts w:ascii="Cambria Math" w:hAnsi="Cambria Math"/>
          </w:rPr>
          <m:t>y</m:t>
        </m:r>
        <m:d>
          <m:dPr>
            <m:ctrlPr>
              <w:rPr>
                <w:rFonts w:ascii="Cambria Math" w:hAnsi="Cambria Math"/>
                <w:bCs/>
                <w:i/>
              </w:rPr>
            </m:ctrlPr>
          </m:dPr>
          <m:e>
            <m:r>
              <w:rPr>
                <w:rFonts w:ascii="Cambria Math" w:hAnsi="Cambria Math"/>
              </w:rPr>
              <m:t>m</m:t>
            </m:r>
          </m:e>
        </m:d>
      </m:oMath>
      <w:r w:rsidR="000E337D" w:rsidRPr="002D3FEB">
        <w:rPr>
          <w:rFonts w:hint="eastAsia"/>
          <w:bCs/>
        </w:rPr>
        <w:t xml:space="preserve"> </w:t>
      </w:r>
      <w:r w:rsidR="000E337D" w:rsidRPr="002D3FEB">
        <w:rPr>
          <w:bCs/>
        </w:rPr>
        <w:t xml:space="preserve">be the </w:t>
      </w:r>
      <w:r w:rsidR="000E337D" w:rsidRPr="002D3FEB">
        <w:rPr>
          <w:bCs/>
          <w:i/>
          <w:iCs/>
        </w:rPr>
        <w:t>m</w:t>
      </w:r>
      <w:r w:rsidR="000E337D" w:rsidRPr="002D3FEB">
        <w:rPr>
          <w:bCs/>
        </w:rPr>
        <w:t xml:space="preserve">-th element of vector </w:t>
      </w:r>
      <w:r w:rsidR="000E337D" w:rsidRPr="002D3FEB">
        <w:rPr>
          <w:bCs/>
          <w:i/>
        </w:rPr>
        <w:t>y</w:t>
      </w:r>
      <w:r w:rsidR="000E337D">
        <w:rPr>
          <w:bCs/>
        </w:rPr>
        <w:t xml:space="preserve">, </w:t>
      </w:r>
      <w:r w:rsidR="000E337D" w:rsidRPr="002D3FEB">
        <w:rPr>
          <w:bCs/>
        </w:rPr>
        <w:t xml:space="preserve">and let </w:t>
      </w:r>
      <m:oMath>
        <m:sSub>
          <m:sSubPr>
            <m:ctrlPr>
              <w:rPr>
                <w:rFonts w:ascii="Cambria Math" w:hAnsi="Cambria Math"/>
                <w:i/>
              </w:rPr>
            </m:ctrlPr>
          </m:sSubPr>
          <m:e>
            <m:r>
              <w:rPr>
                <w:rFonts w:ascii="Cambria Math" w:hAnsi="Cambria Math"/>
              </w:rPr>
              <m:t>A</m:t>
            </m:r>
          </m:e>
          <m:sub>
            <m:r>
              <w:rPr>
                <w:rFonts w:ascii="Cambria Math" w:hAnsi="Cambria Math"/>
              </w:rPr>
              <m:t>l</m:t>
            </m:r>
          </m:sub>
        </m:sSub>
        <m:d>
          <m:dPr>
            <m:ctrlPr>
              <w:rPr>
                <w:rFonts w:ascii="Cambria Math" w:hAnsi="Cambria Math"/>
                <w:bCs/>
                <w:i/>
                <w:iCs/>
              </w:rPr>
            </m:ctrlPr>
          </m:dPr>
          <m:e>
            <m:r>
              <w:rPr>
                <w:rFonts w:ascii="Cambria Math" w:hAnsi="Cambria Math"/>
              </w:rPr>
              <m:t>m,n</m:t>
            </m:r>
          </m:e>
        </m:d>
      </m:oMath>
      <w:r w:rsidR="000E337D" w:rsidRPr="002D3FEB">
        <w:rPr>
          <w:rFonts w:hint="eastAsia"/>
          <w:bCs/>
          <w:iCs/>
        </w:rPr>
        <w:t xml:space="preserve"> </w:t>
      </w:r>
      <w:r w:rsidR="000E337D" w:rsidRPr="002D3FEB">
        <w:rPr>
          <w:bCs/>
          <w:iCs/>
        </w:rPr>
        <w:t xml:space="preserve">be the element in the </w:t>
      </w:r>
      <w:r w:rsidR="000E337D" w:rsidRPr="002D3FEB">
        <w:rPr>
          <w:bCs/>
          <w:i/>
        </w:rPr>
        <w:t>m</w:t>
      </w:r>
      <w:r w:rsidR="000E337D" w:rsidRPr="002D3FEB">
        <w:rPr>
          <w:bCs/>
          <w:iCs/>
        </w:rPr>
        <w:t xml:space="preserve">-th row and </w:t>
      </w:r>
      <w:r w:rsidR="000E337D" w:rsidRPr="002D3FEB">
        <w:rPr>
          <w:bCs/>
          <w:i/>
        </w:rPr>
        <w:t>n</w:t>
      </w:r>
      <w:r w:rsidR="000E337D" w:rsidRPr="002D3FEB">
        <w:rPr>
          <w:bCs/>
          <w:iCs/>
        </w:rPr>
        <w:t xml:space="preserve">-th column of matrix </w:t>
      </w:r>
      <m:oMath>
        <m:sSub>
          <m:sSubPr>
            <m:ctrlPr>
              <w:rPr>
                <w:rFonts w:ascii="Cambria Math" w:hAnsi="Cambria Math"/>
                <w:i/>
              </w:rPr>
            </m:ctrlPr>
          </m:sSubPr>
          <m:e>
            <m:r>
              <w:rPr>
                <w:rFonts w:ascii="Cambria Math" w:hAnsi="Cambria Math"/>
              </w:rPr>
              <m:t>A</m:t>
            </m:r>
          </m:e>
          <m:sub>
            <m:r>
              <w:rPr>
                <w:rFonts w:ascii="Cambria Math" w:hAnsi="Cambria Math"/>
              </w:rPr>
              <m:t>l</m:t>
            </m:r>
          </m:sub>
        </m:sSub>
      </m:oMath>
      <w:r w:rsidR="000E337D" w:rsidRPr="002D3FEB">
        <w:rPr>
          <w:rFonts w:hint="eastAsia"/>
          <w:bCs/>
        </w:rPr>
        <w:t>,</w:t>
      </w:r>
      <w:r w:rsidR="000E337D" w:rsidRPr="002D3FEB">
        <w:rPr>
          <w:bCs/>
        </w:rPr>
        <w:t xml:space="preserve"> then variable </w:t>
      </w:r>
      <m:oMath>
        <m:r>
          <w:rPr>
            <w:rFonts w:ascii="Cambria Math" w:hAnsi="Cambria Math"/>
          </w:rPr>
          <m:t>y</m:t>
        </m:r>
        <m:d>
          <m:dPr>
            <m:ctrlPr>
              <w:rPr>
                <w:rFonts w:ascii="Cambria Math" w:hAnsi="Cambria Math"/>
                <w:bCs/>
                <w:i/>
                <w:iCs/>
              </w:rPr>
            </m:ctrlPr>
          </m:dPr>
          <m:e>
            <m:r>
              <w:rPr>
                <w:rFonts w:ascii="Cambria Math" w:hAnsi="Cambria Math"/>
              </w:rPr>
              <m:t>n</m:t>
            </m:r>
          </m:e>
        </m:d>
      </m:oMath>
      <w:r w:rsidR="000E337D" w:rsidRPr="002D3FEB">
        <w:rPr>
          <w:bCs/>
        </w:rPr>
        <w:t xml:space="preserve"> is considered to Granger cause variable </w:t>
      </w:r>
      <m:oMath>
        <m:r>
          <w:rPr>
            <w:rFonts w:ascii="Cambria Math" w:hAnsi="Cambria Math"/>
          </w:rPr>
          <m:t>y</m:t>
        </m:r>
        <m:d>
          <m:dPr>
            <m:ctrlPr>
              <w:rPr>
                <w:rFonts w:ascii="Cambria Math" w:hAnsi="Cambria Math"/>
                <w:bCs/>
                <w:i/>
                <w:iCs/>
              </w:rPr>
            </m:ctrlPr>
          </m:dPr>
          <m:e>
            <m:r>
              <w:rPr>
                <w:rFonts w:ascii="Cambria Math" w:hAnsi="Cambria Math"/>
              </w:rPr>
              <m:t>m</m:t>
            </m:r>
          </m:e>
        </m:d>
      </m:oMath>
      <w:r w:rsidR="000E337D" w:rsidRPr="002D3FEB">
        <w:rPr>
          <w:bCs/>
          <w:iCs/>
        </w:rPr>
        <w:t xml:space="preserve">, if the elements </w:t>
      </w:r>
      <m:oMath>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bCs/>
                <w:i/>
                <w:iCs/>
              </w:rPr>
            </m:ctrlPr>
          </m:dPr>
          <m:e>
            <m:r>
              <w:rPr>
                <w:rFonts w:ascii="Cambria Math" w:hAnsi="Cambria Math"/>
              </w:rPr>
              <m:t>m,n</m:t>
            </m:r>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d>
          <m:dPr>
            <m:ctrlPr>
              <w:rPr>
                <w:rFonts w:ascii="Cambria Math" w:hAnsi="Cambria Math"/>
                <w:bCs/>
                <w:i/>
                <w:iCs/>
              </w:rPr>
            </m:ctrlPr>
          </m:dPr>
          <m:e>
            <m:r>
              <w:rPr>
                <w:rFonts w:ascii="Cambria Math" w:hAnsi="Cambria Math"/>
              </w:rPr>
              <m:t>m,n</m:t>
            </m:r>
          </m:e>
        </m:d>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L</m:t>
            </m:r>
          </m:sub>
        </m:sSub>
        <m:d>
          <m:dPr>
            <m:ctrlPr>
              <w:rPr>
                <w:rFonts w:ascii="Cambria Math" w:hAnsi="Cambria Math"/>
                <w:bCs/>
                <w:i/>
                <w:iCs/>
              </w:rPr>
            </m:ctrlPr>
          </m:dPr>
          <m:e>
            <m:r>
              <w:rPr>
                <w:rFonts w:ascii="Cambria Math" w:hAnsi="Cambria Math"/>
              </w:rPr>
              <m:t>m,n</m:t>
            </m:r>
          </m:e>
        </m:d>
      </m:oMath>
      <w:r w:rsidR="000E337D" w:rsidRPr="002D3FEB">
        <w:rPr>
          <w:rFonts w:hint="eastAsia"/>
          <w:bCs/>
          <w:iCs/>
        </w:rPr>
        <w:t xml:space="preserve"> </w:t>
      </w:r>
      <w:r w:rsidR="000E337D" w:rsidRPr="002D3FEB">
        <w:rPr>
          <w:bCs/>
          <w:iCs/>
        </w:rPr>
        <w:t>are join</w:t>
      </w:r>
      <w:r w:rsidR="000E337D">
        <w:rPr>
          <w:bCs/>
          <w:iCs/>
        </w:rPr>
        <w:t>tly significant according to a</w:t>
      </w:r>
      <w:r w:rsidR="000E337D" w:rsidRPr="002D3FEB">
        <w:rPr>
          <w:bCs/>
          <w:iCs/>
        </w:rPr>
        <w:t xml:space="preserve"> Wald test</w:t>
      </w:r>
      <w:r w:rsidR="000E337D">
        <w:rPr>
          <w:bCs/>
          <w:iCs/>
        </w:rPr>
        <w:t xml:space="preserve">. </w:t>
      </w:r>
      <w:r w:rsidR="00134F31" w:rsidRPr="002D3FEB">
        <w:t xml:space="preserve">The third set is the impulse response functions </w:t>
      </w:r>
      <w:r w:rsidR="00BD08F6" w:rsidRPr="002D3FEB">
        <w:t xml:space="preserve">(IRF) </w:t>
      </w:r>
      <w:r w:rsidR="00134F31" w:rsidRPr="002D3FEB">
        <w:t xml:space="preserve">associated with PVAR, which </w:t>
      </w:r>
      <w:r w:rsidR="00980BAF" w:rsidRPr="002D3FEB">
        <w:t xml:space="preserve">describe how a </w:t>
      </w:r>
      <w:r w:rsidR="00223093" w:rsidRPr="002D3FEB">
        <w:t xml:space="preserve">dependent </w:t>
      </w:r>
      <w:r w:rsidR="00980BAF" w:rsidRPr="002D3FEB">
        <w:t xml:space="preserve">variable </w:t>
      </w:r>
      <w:r w:rsidR="00223093" w:rsidRPr="002D3FEB">
        <w:t>responds to a one-time shock from one independent</w:t>
      </w:r>
      <w:r w:rsidR="004B2CCE">
        <w:t xml:space="preserve"> </w:t>
      </w:r>
      <w:r w:rsidR="00223093" w:rsidRPr="002D3FEB">
        <w:t>variable</w:t>
      </w:r>
      <w:r w:rsidR="00980BAF" w:rsidRPr="002D3FEB">
        <w:t>.</w:t>
      </w:r>
      <w:r w:rsidR="00870656">
        <w:rPr>
          <w:rFonts w:hint="eastAsia"/>
        </w:rPr>
        <w:t xml:space="preserve"> The IRFs illustrate the economic magnitude of the relation between variables.</w:t>
      </w:r>
      <w:r w:rsidR="000E337D" w:rsidRPr="000E337D">
        <w:t xml:space="preserve"> </w:t>
      </w:r>
      <w:r w:rsidR="000E337D" w:rsidRPr="002D3FEB">
        <w:t xml:space="preserve">Specifically, </w:t>
      </w:r>
      <w:r w:rsidR="000E337D" w:rsidRPr="002D3FEB">
        <w:rPr>
          <w:rFonts w:hint="eastAsia"/>
        </w:rPr>
        <w:t xml:space="preserve">let </w:t>
      </w:r>
      <m:oMath>
        <m:sSub>
          <m:sSubPr>
            <m:ctrlPr>
              <w:rPr>
                <w:rFonts w:ascii="Cambria Math" w:hAnsi="Cambria Math"/>
                <w:bCs/>
                <w:i/>
              </w:rPr>
            </m:ctrlPr>
          </m:sSubPr>
          <m:e>
            <m:r>
              <w:rPr>
                <w:rFonts w:ascii="Cambria Math" w:hAnsi="Cambria Math"/>
              </w:rPr>
              <m:t>y</m:t>
            </m:r>
          </m:e>
          <m:sub>
            <m:r>
              <w:rPr>
                <w:rFonts w:ascii="Cambria Math" w:hAnsi="Cambria Math"/>
              </w:rPr>
              <m:t>i,t-1</m:t>
            </m:r>
          </m:sub>
        </m:sSub>
        <m:d>
          <m:dPr>
            <m:ctrlPr>
              <w:rPr>
                <w:rFonts w:ascii="Cambria Math" w:hAnsi="Cambria Math"/>
                <w:bCs/>
                <w:i/>
              </w:rPr>
            </m:ctrlPr>
          </m:dPr>
          <m:e>
            <m:r>
              <w:rPr>
                <w:rFonts w:ascii="Cambria Math" w:hAnsi="Cambria Math"/>
              </w:rPr>
              <m:t>n</m:t>
            </m:r>
          </m:e>
        </m:d>
      </m:oMath>
      <w:r w:rsidR="000E337D" w:rsidRPr="002D3FEB">
        <w:rPr>
          <w:rFonts w:hint="eastAsia"/>
          <w:bCs/>
        </w:rPr>
        <w:t xml:space="preserve"> be the </w:t>
      </w:r>
      <w:r w:rsidR="000E337D" w:rsidRPr="002D3FEB">
        <w:rPr>
          <w:rFonts w:hint="eastAsia"/>
          <w:bCs/>
          <w:i/>
        </w:rPr>
        <w:t>n</w:t>
      </w:r>
      <w:r w:rsidR="000E337D" w:rsidRPr="002D3FEB">
        <w:rPr>
          <w:rFonts w:hint="eastAsia"/>
          <w:bCs/>
        </w:rPr>
        <w:t xml:space="preserve">-th </w:t>
      </w:r>
      <w:r w:rsidR="000E337D" w:rsidRPr="002D3FEB">
        <w:rPr>
          <w:bCs/>
        </w:rPr>
        <w:t>element</w:t>
      </w:r>
      <w:r w:rsidR="000E337D" w:rsidRPr="002D3FEB">
        <w:rPr>
          <w:rFonts w:hint="eastAsia"/>
          <w:bCs/>
        </w:rPr>
        <w:t xml:space="preserve"> of vector </w:t>
      </w:r>
      <m:oMath>
        <m:sSub>
          <m:sSubPr>
            <m:ctrlPr>
              <w:rPr>
                <w:rFonts w:ascii="Cambria Math" w:hAnsi="Cambria Math"/>
                <w:bCs/>
                <w:i/>
              </w:rPr>
            </m:ctrlPr>
          </m:sSubPr>
          <m:e>
            <m:r>
              <w:rPr>
                <w:rFonts w:ascii="Cambria Math" w:hAnsi="Cambria Math"/>
              </w:rPr>
              <m:t>y</m:t>
            </m:r>
          </m:e>
          <m:sub>
            <m:r>
              <w:rPr>
                <w:rFonts w:ascii="Cambria Math" w:hAnsi="Cambria Math"/>
              </w:rPr>
              <m:t>i,t-1</m:t>
            </m:r>
          </m:sub>
        </m:sSub>
      </m:oMath>
      <w:r w:rsidR="000E337D" w:rsidRPr="002D3FEB">
        <w:rPr>
          <w:bCs/>
        </w:rPr>
        <w:t xml:space="preserve"> (the independent variable)</w:t>
      </w:r>
      <w:r w:rsidR="000E337D" w:rsidRPr="002D3FEB">
        <w:rPr>
          <w:rFonts w:hint="eastAsia"/>
          <w:bCs/>
        </w:rPr>
        <w:t>,</w:t>
      </w:r>
      <w:r w:rsidR="000E337D" w:rsidRPr="002D3FEB">
        <w:rPr>
          <w:bCs/>
        </w:rPr>
        <w:t xml:space="preserve"> </w:t>
      </w:r>
      <w:r w:rsidR="000E337D" w:rsidRPr="002D3FEB">
        <w:t xml:space="preserve">the impulse response of variable </w:t>
      </w:r>
      <m:oMath>
        <m:sSub>
          <m:sSubPr>
            <m:ctrlPr>
              <w:rPr>
                <w:rFonts w:ascii="Cambria Math" w:hAnsi="Cambria Math"/>
                <w:i/>
              </w:rPr>
            </m:ctrlPr>
          </m:sSubPr>
          <m:e>
            <m:r>
              <w:rPr>
                <w:rFonts w:ascii="Cambria Math" w:hAnsi="Cambria Math"/>
              </w:rPr>
              <m:t>y</m:t>
            </m:r>
          </m:e>
          <m:sub>
            <m:r>
              <w:rPr>
                <w:rFonts w:ascii="Cambria Math" w:hAnsi="Cambria Math"/>
              </w:rPr>
              <m:t>t+k</m:t>
            </m:r>
          </m:sub>
        </m:sSub>
        <m:d>
          <m:dPr>
            <m:ctrlPr>
              <w:rPr>
                <w:rFonts w:ascii="Cambria Math" w:hAnsi="Cambria Math"/>
                <w:bCs/>
                <w:i/>
              </w:rPr>
            </m:ctrlPr>
          </m:dPr>
          <m:e>
            <m:r>
              <w:rPr>
                <w:rFonts w:ascii="Cambria Math" w:hAnsi="Cambria Math"/>
              </w:rPr>
              <m:t>m</m:t>
            </m:r>
          </m:e>
        </m:d>
      </m:oMath>
      <w:r w:rsidR="000E337D" w:rsidRPr="002D3FEB">
        <w:rPr>
          <w:rFonts w:hint="eastAsia"/>
          <w:bCs/>
        </w:rPr>
        <w:t xml:space="preserve"> </w:t>
      </w:r>
      <w:r w:rsidR="000E337D" w:rsidRPr="002D3FEB">
        <w:rPr>
          <w:bCs/>
        </w:rPr>
        <w:t xml:space="preserve">(the dependent variable) measures how it responds to </w:t>
      </w:r>
      <w:r w:rsidR="00EC2FA4">
        <w:rPr>
          <w:bCs/>
        </w:rPr>
        <w:t xml:space="preserve">a </w:t>
      </w:r>
      <w:r w:rsidR="000E337D" w:rsidRPr="002D3FEB">
        <w:rPr>
          <w:bCs/>
        </w:rPr>
        <w:t xml:space="preserve">one standard deviation change in </w:t>
      </w:r>
      <m:oMath>
        <m:sSub>
          <m:sSubPr>
            <m:ctrlPr>
              <w:rPr>
                <w:rFonts w:ascii="Cambria Math" w:hAnsi="Cambria Math"/>
                <w:bCs/>
                <w:i/>
              </w:rPr>
            </m:ctrlPr>
          </m:sSubPr>
          <m:e>
            <m:r>
              <w:rPr>
                <w:rFonts w:ascii="Cambria Math" w:hAnsi="Cambria Math"/>
              </w:rPr>
              <m:t>y</m:t>
            </m:r>
          </m:e>
          <m:sub>
            <m:r>
              <w:rPr>
                <w:rFonts w:ascii="Cambria Math" w:hAnsi="Cambria Math"/>
              </w:rPr>
              <m:t>i,t-1</m:t>
            </m:r>
          </m:sub>
        </m:sSub>
        <m:d>
          <m:dPr>
            <m:ctrlPr>
              <w:rPr>
                <w:rFonts w:ascii="Cambria Math" w:hAnsi="Cambria Math"/>
                <w:bCs/>
                <w:i/>
              </w:rPr>
            </m:ctrlPr>
          </m:dPr>
          <m:e>
            <m:r>
              <w:rPr>
                <w:rFonts w:ascii="Cambria Math" w:hAnsi="Cambria Math"/>
              </w:rPr>
              <m:t>n</m:t>
            </m:r>
          </m:e>
        </m:d>
      </m:oMath>
      <w:r w:rsidR="000E337D">
        <w:t>, during</w:t>
      </w:r>
      <w:r w:rsidR="000E337D" w:rsidRPr="002D3FEB">
        <w:t xml:space="preserve"> </w:t>
      </w:r>
      <w:r w:rsidR="000E337D">
        <w:rPr>
          <w:rFonts w:hint="eastAsia"/>
        </w:rPr>
        <w:t>week</w:t>
      </w:r>
      <w:r w:rsidR="000E337D" w:rsidRPr="002D3FEB">
        <w:t xml:space="preserve"> </w:t>
      </w:r>
      <w:r w:rsidR="000E337D" w:rsidRPr="002D3FEB">
        <w:rPr>
          <w:i/>
          <w:iCs/>
        </w:rPr>
        <w:t>t+k</w:t>
      </w:r>
      <w:r w:rsidR="000E337D" w:rsidRPr="002D3FEB">
        <w:rPr>
          <w:bCs/>
        </w:rPr>
        <w:t xml:space="preserve">. We choose </w:t>
      </w:r>
      <w:r w:rsidR="000E337D" w:rsidRPr="002D3FEB">
        <w:rPr>
          <w:bCs/>
          <w:i/>
          <w:iCs/>
        </w:rPr>
        <w:t xml:space="preserve">k </w:t>
      </w:r>
      <w:r w:rsidR="000E337D" w:rsidRPr="002D3FEB">
        <w:rPr>
          <w:bCs/>
        </w:rPr>
        <w:t xml:space="preserve">= 1, …,10 to capture the dynamics over 10 </w:t>
      </w:r>
      <w:r w:rsidR="000E337D">
        <w:rPr>
          <w:rFonts w:hint="eastAsia"/>
          <w:bCs/>
        </w:rPr>
        <w:t>week</w:t>
      </w:r>
      <w:r w:rsidR="000E337D" w:rsidRPr="002D3FEB">
        <w:rPr>
          <w:bCs/>
        </w:rPr>
        <w:t>s.</w:t>
      </w:r>
      <w:r w:rsidR="00CF36E0" w:rsidRPr="002D3FEB">
        <w:t xml:space="preserve"> </w:t>
      </w:r>
      <w:r w:rsidR="00134F31" w:rsidRPr="002D3FEB">
        <w:t xml:space="preserve"> </w:t>
      </w:r>
      <w:r w:rsidR="00BB06AA">
        <w:t>We generate the</w:t>
      </w:r>
      <w:r w:rsidR="00BB06AA" w:rsidRPr="002D3FEB">
        <w:t xml:space="preserve"> 5% confidence bounds </w:t>
      </w:r>
      <w:r w:rsidR="00BB06AA">
        <w:t>for the IRFs</w:t>
      </w:r>
      <w:r w:rsidR="00BB06AA" w:rsidRPr="002D3FEB">
        <w:t xml:space="preserve"> using</w:t>
      </w:r>
      <w:r w:rsidR="00BB06AA" w:rsidRPr="002D3FEB">
        <w:rPr>
          <w:rFonts w:eastAsia="Times New Roman" w:cstheme="minorBidi"/>
          <w:noProof/>
        </w:rPr>
        <w:t xml:space="preserve"> </w:t>
      </w:r>
      <w:r w:rsidR="00BB06AA" w:rsidRPr="002D3FEB">
        <w:t>Monte-Carlo simulations with 100</w:t>
      </w:r>
      <w:r w:rsidR="00BB06AA" w:rsidRPr="002D3FEB">
        <w:rPr>
          <w:rFonts w:hint="eastAsia"/>
        </w:rPr>
        <w:t>0</w:t>
      </w:r>
      <w:r w:rsidR="00BB06AA" w:rsidRPr="002D3FEB">
        <w:t xml:space="preserve"> draws.</w:t>
      </w:r>
    </w:p>
    <w:p w14:paraId="1CCDA90C" w14:textId="2431FEE2" w:rsidR="0017203B" w:rsidRPr="002D3FEB" w:rsidRDefault="00CE4677" w:rsidP="00A847EB">
      <w:pPr>
        <w:spacing w:line="480" w:lineRule="auto"/>
        <w:ind w:firstLine="720"/>
        <w:jc w:val="both"/>
      </w:pPr>
      <w:r w:rsidRPr="002D3FEB">
        <w:t xml:space="preserve">Previous literature </w:t>
      </w:r>
      <w:r w:rsidR="00A847EB">
        <w:t>points out</w:t>
      </w:r>
      <w:r w:rsidRPr="002D3FEB">
        <w:t xml:space="preserve"> </w:t>
      </w:r>
      <w:r w:rsidR="00C56EBF" w:rsidRPr="002D3FEB">
        <w:t>two</w:t>
      </w:r>
      <w:r w:rsidRPr="002D3FEB">
        <w:t xml:space="preserve"> potential concerns regarding the </w:t>
      </w:r>
      <w:r w:rsidR="004867C6" w:rsidRPr="002D3FEB">
        <w:t>PVAR approach. The first is that</w:t>
      </w:r>
      <w:r w:rsidR="00B32543" w:rsidRPr="002D3FEB">
        <w:t xml:space="preserve"> </w:t>
      </w:r>
      <w:r w:rsidR="00313348" w:rsidRPr="002D3FEB">
        <w:t>the estimation results of PVAR may be sensitive to</w:t>
      </w:r>
      <w:r w:rsidR="007D3FD7" w:rsidRPr="002D3FEB">
        <w:t xml:space="preserve"> the choice of lag length</w:t>
      </w:r>
      <w:r w:rsidR="009F4368" w:rsidRPr="002D3FEB">
        <w:t>.</w:t>
      </w:r>
      <w:r w:rsidR="004867C6" w:rsidRPr="002D3FEB">
        <w:t xml:space="preserve"> To cope with this concern, we first compute the optimal length of lag using the Bayesian information criterion (BIC), and find the optimal lag length is </w:t>
      </w:r>
      <w:r w:rsidR="00885ECC">
        <w:rPr>
          <w:rFonts w:hint="eastAsia"/>
        </w:rPr>
        <w:t>1</w:t>
      </w:r>
      <w:r w:rsidR="004867C6" w:rsidRPr="002D3FEB">
        <w:t>.</w:t>
      </w:r>
      <w:r w:rsidR="00A9691A" w:rsidRPr="002D3FEB">
        <w:rPr>
          <w:rFonts w:hint="eastAsia"/>
        </w:rPr>
        <w:t xml:space="preserve"> </w:t>
      </w:r>
      <w:r w:rsidR="009A2A9D" w:rsidRPr="002D3FEB">
        <w:t xml:space="preserve">The second concern </w:t>
      </w:r>
      <w:r w:rsidR="00EC2FA4">
        <w:t>with</w:t>
      </w:r>
      <w:r w:rsidR="00EC2FA4" w:rsidRPr="002D3FEB">
        <w:t xml:space="preserve"> </w:t>
      </w:r>
      <w:r w:rsidR="008D00B3" w:rsidRPr="002D3FEB">
        <w:t xml:space="preserve">PVAR </w:t>
      </w:r>
      <w:r w:rsidR="009A2A9D" w:rsidRPr="002D3FEB">
        <w:t xml:space="preserve">is that it </w:t>
      </w:r>
      <w:r w:rsidR="008D00B3" w:rsidRPr="002D3FEB">
        <w:t>only allows linear relation</w:t>
      </w:r>
      <w:r w:rsidR="00EC2FA4">
        <w:t>s</w:t>
      </w:r>
      <w:r w:rsidR="008D00B3" w:rsidRPr="002D3FEB">
        <w:t xml:space="preserve"> in the system and cannot capture non</w:t>
      </w:r>
      <w:r w:rsidR="00EC2FA4">
        <w:t>l</w:t>
      </w:r>
      <w:r w:rsidR="008D00B3" w:rsidRPr="002D3FEB">
        <w:t>inear relation</w:t>
      </w:r>
      <w:r w:rsidR="005C7D83" w:rsidRPr="002D3FEB">
        <w:t xml:space="preserve"> among variables.</w:t>
      </w:r>
      <w:r w:rsidR="00B458D6" w:rsidRPr="002D3FEB">
        <w:t xml:space="preserve"> </w:t>
      </w:r>
      <w:r w:rsidR="00C56EBF" w:rsidRPr="002D3FEB">
        <w:t xml:space="preserve">To overcome this restriction in our case, </w:t>
      </w:r>
      <w:r w:rsidR="003856AD" w:rsidRPr="002D3FEB">
        <w:t xml:space="preserve">we </w:t>
      </w:r>
      <w:r w:rsidR="00C56EBF" w:rsidRPr="002D3FEB">
        <w:t xml:space="preserve">conduct subsample analyses </w:t>
      </w:r>
      <w:r w:rsidR="00A71250" w:rsidRPr="002D3FEB">
        <w:t>by splitting the sample into different groups</w:t>
      </w:r>
      <w:r w:rsidR="00C56EBF" w:rsidRPr="002D3FEB">
        <w:t xml:space="preserve"> to allow flexible </w:t>
      </w:r>
      <w:r w:rsidR="00C84AD1" w:rsidRPr="002D3FEB">
        <w:t xml:space="preserve">nonlinear </w:t>
      </w:r>
      <w:r w:rsidR="00C56EBF" w:rsidRPr="002D3FEB">
        <w:t>relation</w:t>
      </w:r>
      <w:r w:rsidR="00EC2FA4">
        <w:t>s</w:t>
      </w:r>
      <w:r w:rsidR="00C56EBF" w:rsidRPr="002D3FEB">
        <w:t xml:space="preserve"> among variables for different subgroups.</w:t>
      </w:r>
      <w:r w:rsidR="009A2A9D" w:rsidRPr="002D3FEB">
        <w:t xml:space="preserve"> </w:t>
      </w:r>
      <w:r w:rsidR="00B13BE0" w:rsidRPr="002D3FEB">
        <w:t>Overall,</w:t>
      </w:r>
      <w:r w:rsidR="00D067B9" w:rsidRPr="002D3FEB">
        <w:t xml:space="preserve"> </w:t>
      </w:r>
      <w:r w:rsidR="003856AD" w:rsidRPr="002D3FEB">
        <w:t xml:space="preserve">the above two concerns regarding </w:t>
      </w:r>
      <w:r w:rsidR="00D067B9" w:rsidRPr="002D3FEB">
        <w:t xml:space="preserve">the PVAR </w:t>
      </w:r>
      <w:r w:rsidR="009A2A9D" w:rsidRPr="002D3FEB">
        <w:t>do</w:t>
      </w:r>
      <w:r w:rsidR="00AA0E14" w:rsidRPr="002D3FEB">
        <w:t xml:space="preserve"> not </w:t>
      </w:r>
      <w:r w:rsidR="003856AD" w:rsidRPr="002D3FEB">
        <w:t>significantly affect o</w:t>
      </w:r>
      <w:r w:rsidR="00AA0E14" w:rsidRPr="002D3FEB">
        <w:t>ur results.</w:t>
      </w:r>
    </w:p>
    <w:p w14:paraId="2E39811D" w14:textId="67101034" w:rsidR="002079EE" w:rsidRPr="002D3FEB" w:rsidRDefault="002079EE" w:rsidP="00E63AA2">
      <w:pPr>
        <w:pStyle w:val="a3"/>
        <w:numPr>
          <w:ilvl w:val="0"/>
          <w:numId w:val="14"/>
        </w:numPr>
        <w:spacing w:line="480" w:lineRule="auto"/>
        <w:rPr>
          <w:b/>
        </w:rPr>
      </w:pPr>
      <w:bookmarkStart w:id="364" w:name="_Hlk134016860"/>
      <w:bookmarkStart w:id="365" w:name="_Hlk125885174"/>
      <w:r w:rsidRPr="002D3FEB">
        <w:rPr>
          <w:b/>
        </w:rPr>
        <w:t>Empirical Results</w:t>
      </w:r>
    </w:p>
    <w:p w14:paraId="6F1AFD3D" w14:textId="1200650E" w:rsidR="002079EE" w:rsidRPr="002D3FEB" w:rsidRDefault="004960AF" w:rsidP="00B36BF1">
      <w:pPr>
        <w:keepNext/>
        <w:spacing w:line="480" w:lineRule="auto"/>
        <w:jc w:val="both"/>
        <w:rPr>
          <w:b/>
        </w:rPr>
      </w:pPr>
      <w:r w:rsidRPr="002D3FEB">
        <w:rPr>
          <w:b/>
        </w:rPr>
        <w:t>4</w:t>
      </w:r>
      <w:r w:rsidR="003A2461" w:rsidRPr="002D3FEB">
        <w:rPr>
          <w:b/>
        </w:rPr>
        <w:t>.1 Social Network Dynamics and Belief Formation</w:t>
      </w:r>
    </w:p>
    <w:p w14:paraId="3BC8E576" w14:textId="67DCABAB" w:rsidR="00B576E0" w:rsidRPr="002D3FEB" w:rsidRDefault="00EA3EF7" w:rsidP="00F25247">
      <w:pPr>
        <w:spacing w:line="480" w:lineRule="auto"/>
        <w:ind w:firstLine="720"/>
        <w:jc w:val="both"/>
      </w:pPr>
      <w:r w:rsidRPr="002D3FEB">
        <w:t xml:space="preserve">In this section, we </w:t>
      </w:r>
      <w:r w:rsidR="00F96D44" w:rsidRPr="002D3FEB">
        <w:t>examine</w:t>
      </w:r>
      <w:r w:rsidRPr="002D3FEB">
        <w:t xml:space="preserve"> how different agent</w:t>
      </w:r>
      <w:r w:rsidR="00436AAB" w:rsidRPr="002D3FEB">
        <w:rPr>
          <w:rFonts w:hint="eastAsia"/>
        </w:rPr>
        <w:t>s</w:t>
      </w:r>
      <w:r w:rsidR="00436AAB" w:rsidRPr="002D3FEB">
        <w:t>’</w:t>
      </w:r>
      <w:r w:rsidRPr="002D3FEB">
        <w:t xml:space="preserve"> opinions propagate </w:t>
      </w:r>
      <w:r w:rsidR="00016B9B">
        <w:t>through</w:t>
      </w:r>
      <w:r w:rsidR="00016B9B" w:rsidRPr="002D3FEB">
        <w:t xml:space="preserve"> </w:t>
      </w:r>
      <w:r w:rsidRPr="002D3FEB">
        <w:t xml:space="preserve">the social network and </w:t>
      </w:r>
      <w:r w:rsidR="00FC0E68" w:rsidRPr="002D3FEB">
        <w:t>how these agents form their beliefs</w:t>
      </w:r>
      <w:r w:rsidR="00BC0E89" w:rsidRPr="002D3FEB">
        <w:t>, as specified in H1 and H2 in</w:t>
      </w:r>
      <w:r w:rsidR="00C95E82" w:rsidRPr="002D3FEB">
        <w:t xml:space="preserve"> Section 2</w:t>
      </w:r>
      <w:r w:rsidR="00BC0E89" w:rsidRPr="002D3FEB">
        <w:t>.</w:t>
      </w:r>
      <w:ins w:id="366" w:author="Siyang Li" w:date="2026-08-07T08:55:00Z" w16du:dateUtc="2026-08-07T00:55:00Z">
        <w:r w:rsidR="007E17D8">
          <w:rPr>
            <w:rFonts w:hint="eastAsia"/>
          </w:rPr>
          <w:t xml:space="preserve"> </w:t>
        </w:r>
      </w:ins>
      <w:ins w:id="367" w:author="Siyang Li" w:date="2026-08-15T19:48:00Z">
        <w:r w:rsidR="00607AF1" w:rsidRPr="00607AF1">
          <w:t>To characterize belief spillovers across agent groups, the PVAR analysis examines whether innovations in the aggregate beliefs of one group predict subsequent changes in the beliefs of other groups, after accounting for the persistence of each group’s own beliefs and other variables in the system.</w:t>
        </w:r>
      </w:ins>
      <w:ins w:id="368" w:author="Siyang Li" w:date="2026-08-15T19:48:00Z" w16du:dateUtc="2026-08-15T11:48:00Z">
        <w:r w:rsidR="00607AF1">
          <w:rPr>
            <w:rFonts w:hint="eastAsia"/>
          </w:rPr>
          <w:t xml:space="preserve"> </w:t>
        </w:r>
      </w:ins>
      <w:del w:id="369" w:author="Siyang Li" w:date="2026-08-15T19:48:00Z" w16du:dateUtc="2026-08-15T11:48:00Z">
        <w:r w:rsidR="00F6205B" w:rsidRPr="002D3FEB" w:rsidDel="00607AF1">
          <w:delText xml:space="preserve"> </w:delText>
        </w:r>
      </w:del>
      <w:r w:rsidR="00BC0E89" w:rsidRPr="002D3FEB">
        <w:t>If H1 is true that naïve investors’ view</w:t>
      </w:r>
      <w:r w:rsidR="00A669A3" w:rsidRPr="002D3FEB">
        <w:rPr>
          <w:rFonts w:hint="eastAsia"/>
        </w:rPr>
        <w:t>s</w:t>
      </w:r>
      <w:r w:rsidR="00BC0E89" w:rsidRPr="002D3FEB">
        <w:t xml:space="preserve"> </w:t>
      </w:r>
      <w:r w:rsidR="003960C2">
        <w:t xml:space="preserve">are </w:t>
      </w:r>
      <w:r w:rsidR="004A62B3">
        <w:rPr>
          <w:rFonts w:hint="eastAsia"/>
        </w:rPr>
        <w:t>predict</w:t>
      </w:r>
      <w:r w:rsidR="004A62B3">
        <w:t>ed</w:t>
      </w:r>
      <w:r w:rsidR="004A62B3" w:rsidRPr="002D3FEB">
        <w:t xml:space="preserve"> </w:t>
      </w:r>
      <w:r w:rsidR="00BC0E89" w:rsidRPr="002D3FEB">
        <w:t xml:space="preserve">by </w:t>
      </w:r>
      <w:r w:rsidR="004C57BE">
        <w:t>rational and fanatic</w:t>
      </w:r>
      <w:r w:rsidR="00BC0E89" w:rsidRPr="002D3FEB">
        <w:t xml:space="preserve"> investors</w:t>
      </w:r>
      <w:r w:rsidR="00A669A3" w:rsidRPr="002D3FEB">
        <w:t>’</w:t>
      </w:r>
      <w:r w:rsidR="00A669A3" w:rsidRPr="002D3FEB">
        <w:rPr>
          <w:rFonts w:hint="eastAsia"/>
        </w:rPr>
        <w:t xml:space="preserve"> views</w:t>
      </w:r>
      <w:r w:rsidR="00BC0E89" w:rsidRPr="002D3FEB">
        <w:t xml:space="preserve">, </w:t>
      </w:r>
      <w:r w:rsidR="00B576E0" w:rsidRPr="002D3FEB">
        <w:t>we expect the coefficients linking current naïve view</w:t>
      </w:r>
      <w:r w:rsidR="003C27FF" w:rsidRPr="002D3FEB">
        <w:rPr>
          <w:rFonts w:hint="eastAsia"/>
        </w:rPr>
        <w:t>s</w:t>
      </w:r>
      <w:r w:rsidR="00B576E0" w:rsidRPr="002D3FEB">
        <w:t xml:space="preserve"> and past </w:t>
      </w:r>
      <w:r w:rsidR="004C57BE">
        <w:t>rational and fanatic</w:t>
      </w:r>
      <w:r w:rsidR="00B576E0" w:rsidRPr="002D3FEB">
        <w:t xml:space="preserve"> views to be statistically significant.</w:t>
      </w:r>
      <w:ins w:id="370" w:author="Siyang Li" w:date="2026-08-07T08:50:00Z" w16du:dateUtc="2026-08-07T00:50:00Z">
        <w:r w:rsidR="00F25247">
          <w:rPr>
            <w:rFonts w:hint="eastAsia"/>
          </w:rPr>
          <w:t xml:space="preserve"> </w:t>
        </w:r>
      </w:ins>
    </w:p>
    <w:p w14:paraId="767F09F6" w14:textId="458C3F28" w:rsidR="00B833F8" w:rsidRPr="002D3FEB" w:rsidRDefault="00B576E0" w:rsidP="00BB06AA">
      <w:pPr>
        <w:spacing w:line="480" w:lineRule="auto"/>
        <w:jc w:val="both"/>
      </w:pPr>
      <w:r w:rsidRPr="002D3FEB">
        <w:tab/>
      </w:r>
      <w:r w:rsidRPr="003960C2">
        <w:t>Table 2</w:t>
      </w:r>
      <w:r w:rsidR="00A847EB">
        <w:t xml:space="preserve"> Panel A </w:t>
      </w:r>
      <w:r w:rsidR="003960C2" w:rsidRPr="000F08D2">
        <w:t>present</w:t>
      </w:r>
      <w:r w:rsidR="00A847EB">
        <w:t>s</w:t>
      </w:r>
      <w:r w:rsidR="003960C2" w:rsidRPr="000F08D2">
        <w:t xml:space="preserve"> the </w:t>
      </w:r>
      <w:r w:rsidRPr="003960C2">
        <w:t>first 3 rows of the</w:t>
      </w:r>
      <w:r w:rsidR="003960C2" w:rsidRPr="000F08D2">
        <w:t xml:space="preserve"> matrix</w:t>
      </w:r>
      <w:r w:rsidRPr="003960C2">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Pr="003960C2">
        <w:t xml:space="preserve"> </w:t>
      </w:r>
      <w:r w:rsidR="003960C2">
        <w:t xml:space="preserve">in Pedersen (2022), </w:t>
      </w:r>
      <w:r w:rsidRPr="003960C2">
        <w:t xml:space="preserve">which </w:t>
      </w:r>
      <w:r w:rsidR="00A847EB">
        <w:t>capture</w:t>
      </w:r>
      <w:r w:rsidRPr="003960C2">
        <w:t xml:space="preserve"> the dynamics of views among </w:t>
      </w:r>
      <w:r w:rsidR="003960C2">
        <w:t>three</w:t>
      </w:r>
      <w:r w:rsidR="003960C2" w:rsidRPr="003960C2">
        <w:t xml:space="preserve"> </w:t>
      </w:r>
      <w:r w:rsidR="00A847EB">
        <w:t xml:space="preserve">groups of investors for the whole sample. All nine </w:t>
      </w:r>
      <w:r w:rsidR="00A847EB">
        <w:lastRenderedPageBreak/>
        <w:t xml:space="preserve">coefficients are positive and significant, suggesting that past tones, no matter whether they are from rational, fanatic or naïve agents, are all positively associated with future tones. </w:t>
      </w:r>
      <w:r w:rsidR="00A847EB" w:rsidRPr="002D3FEB">
        <w:t xml:space="preserve">We conduct the Granger causality tests and report the p-values at the bottom of the table. </w:t>
      </w:r>
      <w:r w:rsidR="00A847EB">
        <w:t>T</w:t>
      </w:r>
      <w:r w:rsidR="00A847EB" w:rsidRPr="002D3FEB">
        <w:t xml:space="preserve">he p-values </w:t>
      </w:r>
      <w:r w:rsidR="00016B9B">
        <w:t>for</w:t>
      </w:r>
      <w:r w:rsidR="00016B9B" w:rsidRPr="002D3FEB">
        <w:t xml:space="preserve"> </w:t>
      </w:r>
      <w:r w:rsidR="00A847EB">
        <w:t xml:space="preserve">all </w:t>
      </w:r>
      <w:r w:rsidR="00A847EB" w:rsidRPr="002D3FEB">
        <w:t xml:space="preserve">past </w:t>
      </w:r>
      <w:r w:rsidR="00A847EB">
        <w:t>tones</w:t>
      </w:r>
      <w:r w:rsidR="00A847EB" w:rsidRPr="002D3FEB">
        <w:t xml:space="preserve"> Granger caus</w:t>
      </w:r>
      <w:r w:rsidR="00A847EB" w:rsidRPr="002D3FEB">
        <w:rPr>
          <w:rFonts w:hint="eastAsia"/>
        </w:rPr>
        <w:t>ing</w:t>
      </w:r>
      <w:r w:rsidR="00A847EB" w:rsidRPr="002D3FEB">
        <w:t xml:space="preserve"> current tone</w:t>
      </w:r>
      <w:r w:rsidR="00A847EB">
        <w:t>s</w:t>
      </w:r>
      <w:r w:rsidR="00A847EB" w:rsidRPr="002D3FEB">
        <w:t xml:space="preserve"> are 0.0</w:t>
      </w:r>
      <w:r w:rsidR="00A847EB" w:rsidRPr="002D3FEB">
        <w:rPr>
          <w:rFonts w:hint="eastAsia"/>
        </w:rPr>
        <w:t>%</w:t>
      </w:r>
      <w:r w:rsidR="00A847EB" w:rsidRPr="002D3FEB">
        <w:t>, which indicate</w:t>
      </w:r>
      <w:r w:rsidR="00A847EB" w:rsidRPr="002D3FEB">
        <w:rPr>
          <w:rFonts w:hint="eastAsia"/>
        </w:rPr>
        <w:t>s</w:t>
      </w:r>
      <w:r w:rsidR="00A847EB" w:rsidRPr="002D3FEB">
        <w:t xml:space="preserve"> significant Granger-causal relations.</w:t>
      </w:r>
      <w:r w:rsidR="00BB06AA">
        <w:t xml:space="preserve"> </w:t>
      </w:r>
      <w:r w:rsidR="00A847EB">
        <w:t xml:space="preserve">To examine H1, we </w:t>
      </w:r>
      <w:r w:rsidR="00BB06AA">
        <w:t>direct</w:t>
      </w:r>
      <w:r w:rsidRPr="002D3FEB">
        <w:t xml:space="preserve"> </w:t>
      </w:r>
      <w:r w:rsidR="00A847EB">
        <w:t xml:space="preserve">our discussion </w:t>
      </w:r>
      <w:r w:rsidR="00BB06AA">
        <w:t>to</w:t>
      </w:r>
      <w:r w:rsidRPr="002D3FEB">
        <w:t xml:space="preserve"> column III, </w:t>
      </w:r>
      <w:r w:rsidR="001E538B" w:rsidRPr="002D3FEB">
        <w:t xml:space="preserve">which </w:t>
      </w:r>
      <w:r w:rsidRPr="002D3FEB">
        <w:t xml:space="preserve">describes how naïve tone </w:t>
      </w:r>
      <w:r w:rsidR="005944AE">
        <w:t>in</w:t>
      </w:r>
      <w:r w:rsidR="005944AE" w:rsidRPr="002D3FEB">
        <w:t xml:space="preserve"> </w:t>
      </w:r>
      <w:r w:rsidR="00723819">
        <w:rPr>
          <w:rFonts w:hint="eastAsia"/>
        </w:rPr>
        <w:t>week</w:t>
      </w:r>
      <w:r w:rsidR="00723819" w:rsidRPr="002D3FEB">
        <w:t xml:space="preserve"> </w:t>
      </w:r>
      <w:r w:rsidRPr="002D3FEB">
        <w:rPr>
          <w:i/>
        </w:rPr>
        <w:t>t</w:t>
      </w:r>
      <w:r w:rsidRPr="002D3FEB">
        <w:t xml:space="preserve"> is related to </w:t>
      </w:r>
      <w:r w:rsidR="004C57BE">
        <w:t>rational and fanatic</w:t>
      </w:r>
      <w:r w:rsidRPr="002D3FEB">
        <w:t xml:space="preserve"> tone </w:t>
      </w:r>
      <w:r w:rsidR="005944AE">
        <w:t>in</w:t>
      </w:r>
      <w:r w:rsidR="005944AE" w:rsidRPr="002D3FEB">
        <w:t xml:space="preserve"> </w:t>
      </w:r>
      <w:r w:rsidR="00723819">
        <w:rPr>
          <w:rFonts w:hint="eastAsia"/>
        </w:rPr>
        <w:t>week</w:t>
      </w:r>
      <w:r w:rsidR="00723819" w:rsidRPr="002D3FEB">
        <w:t xml:space="preserve"> </w:t>
      </w:r>
      <w:r w:rsidRPr="002D3FEB">
        <w:rPr>
          <w:i/>
        </w:rPr>
        <w:t>t</w:t>
      </w:r>
      <w:r w:rsidRPr="002D3FEB">
        <w:t>-1.</w:t>
      </w:r>
      <w:r w:rsidR="00940F2F" w:rsidRPr="002D3FEB" w:rsidDel="00940F2F">
        <w:t xml:space="preserve"> </w:t>
      </w:r>
      <w:r w:rsidR="00940F2F">
        <w:rPr>
          <w:rFonts w:hint="eastAsia"/>
        </w:rPr>
        <w:t>T</w:t>
      </w:r>
      <w:r w:rsidR="004B5656" w:rsidRPr="002D3FEB">
        <w:t>he coefficient</w:t>
      </w:r>
      <w:r w:rsidR="00A669A3" w:rsidRPr="002D3FEB">
        <w:rPr>
          <w:rFonts w:hint="eastAsia"/>
        </w:rPr>
        <w:t>s</w:t>
      </w:r>
      <w:r w:rsidR="004B5656" w:rsidRPr="002D3FEB">
        <w:t xml:space="preserve"> on </w:t>
      </w:r>
      <w:r w:rsidR="004A2011" w:rsidRPr="002D3FEB">
        <w:t>RationalTone</w:t>
      </w:r>
      <w:r w:rsidR="004A2011" w:rsidRPr="002D3FEB">
        <w:rPr>
          <w:rFonts w:hint="eastAsia"/>
        </w:rPr>
        <w:t xml:space="preserve"> </w:t>
      </w:r>
      <w:r w:rsidR="004A2011" w:rsidRPr="002D3FEB">
        <w:t>(t-1)</w:t>
      </w:r>
      <w:r w:rsidR="004B5656" w:rsidRPr="002D3FEB">
        <w:t xml:space="preserve"> and </w:t>
      </w:r>
      <w:r w:rsidR="004A2011" w:rsidRPr="002D3FEB">
        <w:t>FanaticTone</w:t>
      </w:r>
      <w:r w:rsidR="004A2011" w:rsidRPr="002D3FEB">
        <w:rPr>
          <w:rFonts w:hint="eastAsia"/>
        </w:rPr>
        <w:t xml:space="preserve"> </w:t>
      </w:r>
      <w:r w:rsidR="004A2011" w:rsidRPr="002D3FEB">
        <w:t>(t-1)</w:t>
      </w:r>
      <w:r w:rsidR="004A2011" w:rsidRPr="004A2011">
        <w:t xml:space="preserve"> </w:t>
      </w:r>
      <w:r w:rsidR="004B5656" w:rsidRPr="002D3FEB">
        <w:t xml:space="preserve">are </w:t>
      </w:r>
      <w:r w:rsidR="004A2011" w:rsidRPr="002D3FEB">
        <w:t>0.</w:t>
      </w:r>
      <w:del w:id="371" w:author="Siyang Li" w:date="2026-08-07T09:05:00Z" w16du:dateUtc="2026-08-07T01:05:00Z">
        <w:r w:rsidR="004A2011" w:rsidDel="001E011B">
          <w:rPr>
            <w:rFonts w:hint="eastAsia"/>
          </w:rPr>
          <w:delText>1387</w:delText>
        </w:r>
        <w:r w:rsidR="004A2011" w:rsidRPr="002D3FEB" w:rsidDel="001E011B">
          <w:delText xml:space="preserve"> </w:delText>
        </w:r>
      </w:del>
      <w:ins w:id="372" w:author="Siyang Li" w:date="2026-08-07T09:05:00Z" w16du:dateUtc="2026-08-07T01:05:00Z">
        <w:r w:rsidR="001E011B">
          <w:rPr>
            <w:rFonts w:hint="eastAsia"/>
          </w:rPr>
          <w:t>0258</w:t>
        </w:r>
        <w:r w:rsidR="001E011B" w:rsidRPr="002D3FEB">
          <w:t xml:space="preserve"> </w:t>
        </w:r>
      </w:ins>
      <w:r w:rsidR="004A2011" w:rsidRPr="002D3FEB">
        <w:t>(t-stat=</w:t>
      </w:r>
      <w:del w:id="373" w:author="Siyang Li" w:date="2026-08-07T09:05:00Z" w16du:dateUtc="2026-08-07T01:05:00Z">
        <w:r w:rsidR="004A2011" w:rsidDel="001E011B">
          <w:rPr>
            <w:rFonts w:hint="eastAsia"/>
          </w:rPr>
          <w:delText>21.55</w:delText>
        </w:r>
      </w:del>
      <w:ins w:id="374" w:author="Siyang Li" w:date="2026-08-07T09:05:00Z" w16du:dateUtc="2026-08-07T01:05:00Z">
        <w:r w:rsidR="001E011B">
          <w:rPr>
            <w:rFonts w:hint="eastAsia"/>
          </w:rPr>
          <w:t>6.87</w:t>
        </w:r>
      </w:ins>
      <w:r w:rsidR="004A2011" w:rsidRPr="002D3FEB">
        <w:t>)</w:t>
      </w:r>
      <w:r w:rsidR="004B5656" w:rsidRPr="002D3FEB">
        <w:t xml:space="preserve"> and</w:t>
      </w:r>
      <w:r w:rsidR="004A2011" w:rsidRPr="004A2011">
        <w:t xml:space="preserve"> </w:t>
      </w:r>
      <w:r w:rsidR="004A2011" w:rsidRPr="002D3FEB">
        <w:t>0.</w:t>
      </w:r>
      <w:del w:id="375" w:author="Siyang Li" w:date="2026-08-07T09:05:00Z" w16du:dateUtc="2026-08-07T01:05:00Z">
        <w:r w:rsidR="004A2011" w:rsidRPr="002D3FEB" w:rsidDel="001E011B">
          <w:delText>0</w:delText>
        </w:r>
        <w:r w:rsidR="004A2011" w:rsidDel="001E011B">
          <w:rPr>
            <w:rFonts w:hint="eastAsia"/>
          </w:rPr>
          <w:delText>840</w:delText>
        </w:r>
        <w:r w:rsidR="004A2011" w:rsidRPr="002D3FEB" w:rsidDel="001E011B">
          <w:delText xml:space="preserve"> </w:delText>
        </w:r>
      </w:del>
      <w:ins w:id="376" w:author="Siyang Li" w:date="2026-08-07T09:05:00Z" w16du:dateUtc="2026-08-07T01:05:00Z">
        <w:r w:rsidR="001E011B" w:rsidRPr="002D3FEB">
          <w:t>0</w:t>
        </w:r>
        <w:r w:rsidR="001E011B">
          <w:rPr>
            <w:rFonts w:hint="eastAsia"/>
          </w:rPr>
          <w:t>335</w:t>
        </w:r>
        <w:r w:rsidR="001E011B" w:rsidRPr="002D3FEB">
          <w:t xml:space="preserve"> </w:t>
        </w:r>
      </w:ins>
      <w:r w:rsidR="004A2011" w:rsidRPr="002D3FEB">
        <w:t>(t-stat=</w:t>
      </w:r>
      <w:del w:id="377" w:author="Siyang Li" w:date="2026-08-07T09:05:00Z" w16du:dateUtc="2026-08-07T01:05:00Z">
        <w:r w:rsidR="004A2011" w:rsidDel="001E011B">
          <w:rPr>
            <w:rFonts w:hint="eastAsia"/>
          </w:rPr>
          <w:delText>20.14</w:delText>
        </w:r>
      </w:del>
      <w:ins w:id="378" w:author="Siyang Li" w:date="2026-08-07T09:05:00Z" w16du:dateUtc="2026-08-07T01:05:00Z">
        <w:r w:rsidR="001E011B">
          <w:rPr>
            <w:rFonts w:hint="eastAsia"/>
          </w:rPr>
          <w:t>7.17</w:t>
        </w:r>
      </w:ins>
      <w:r w:rsidR="00101D99">
        <w:t xml:space="preserve">), </w:t>
      </w:r>
      <w:r w:rsidR="00940F2F" w:rsidRPr="002D3FEB">
        <w:t xml:space="preserve">implying that </w:t>
      </w:r>
      <w:r w:rsidR="00BD08F6" w:rsidRPr="002D3FEB">
        <w:t xml:space="preserve">both </w:t>
      </w:r>
      <w:r w:rsidR="004C57BE">
        <w:t>rational and fanatic</w:t>
      </w:r>
      <w:r w:rsidR="00BD08F6" w:rsidRPr="002D3FEB">
        <w:t xml:space="preserve"> tones</w:t>
      </w:r>
      <w:r w:rsidR="00B11B03" w:rsidRPr="002D3FEB">
        <w:t xml:space="preserve"> are important for </w:t>
      </w:r>
      <w:r w:rsidR="00BD08F6" w:rsidRPr="002D3FEB">
        <w:t>forecasting naïve tone</w:t>
      </w:r>
      <w:r w:rsidR="00A847EB">
        <w:t xml:space="preserve">, which supports </w:t>
      </w:r>
      <w:r w:rsidR="00916D7E" w:rsidRPr="002D3FEB">
        <w:t xml:space="preserve">H1. </w:t>
      </w:r>
      <w:r w:rsidR="00B833F8" w:rsidRPr="002D3FEB">
        <w:t xml:space="preserve"> </w:t>
      </w:r>
    </w:p>
    <w:p w14:paraId="6D377F75" w14:textId="4D5604D0" w:rsidR="00680D34" w:rsidRPr="002D3FEB" w:rsidRDefault="00557F5B" w:rsidP="00E9239D">
      <w:pPr>
        <w:spacing w:line="480" w:lineRule="auto"/>
        <w:ind w:firstLine="720"/>
        <w:jc w:val="both"/>
      </w:pPr>
      <w:r w:rsidRPr="005A2A91">
        <w:t xml:space="preserve">To </w:t>
      </w:r>
      <w:r w:rsidR="00B833F8" w:rsidRPr="005A2A91">
        <w:t>heuristically</w:t>
      </w:r>
      <w:r w:rsidR="00FC0E68" w:rsidRPr="005A2A91">
        <w:t xml:space="preserve"> understand how</w:t>
      </w:r>
      <w:r w:rsidRPr="005A2A91">
        <w:t xml:space="preserve"> different agents’ tone</w:t>
      </w:r>
      <w:r w:rsidR="009C6376" w:rsidRPr="005A2A91">
        <w:t>s</w:t>
      </w:r>
      <w:r w:rsidRPr="005A2A91">
        <w:t xml:space="preserve"> within a dynamic system interact with each other, we plot the </w:t>
      </w:r>
      <w:r w:rsidR="00BD08F6" w:rsidRPr="005A2A91">
        <w:t>IRF</w:t>
      </w:r>
      <w:r w:rsidR="00016B9B">
        <w:t>s</w:t>
      </w:r>
      <w:r w:rsidR="00916D7E" w:rsidRPr="005A2A91">
        <w:t xml:space="preserve"> </w:t>
      </w:r>
      <w:r w:rsidRPr="005A2A91">
        <w:t>in Figure 2.</w:t>
      </w:r>
      <w:r w:rsidRPr="002D3FEB">
        <w:t xml:space="preserve"> </w:t>
      </w:r>
      <w:r w:rsidR="00D05914" w:rsidRPr="002D3FEB">
        <w:t>The IRFs show the</w:t>
      </w:r>
      <w:r w:rsidR="00355E2D" w:rsidRPr="002D3FEB">
        <w:t xml:space="preserve"> next 10</w:t>
      </w:r>
      <w:r w:rsidR="00FC0E68" w:rsidRPr="002D3FEB">
        <w:t>-</w:t>
      </w:r>
      <w:r w:rsidR="00A53CCB">
        <w:rPr>
          <w:rFonts w:hint="eastAsia"/>
        </w:rPr>
        <w:t>week</w:t>
      </w:r>
      <w:r w:rsidR="00A53CCB" w:rsidRPr="002D3FEB">
        <w:t xml:space="preserve"> </w:t>
      </w:r>
      <w:r w:rsidR="00D05914" w:rsidRPr="002D3FEB">
        <w:t xml:space="preserve">reaction of </w:t>
      </w:r>
      <w:r w:rsidR="00A14EB5" w:rsidRPr="002D3FEB">
        <w:t xml:space="preserve">each </w:t>
      </w:r>
      <w:r w:rsidR="00D05914" w:rsidRPr="002D3FEB">
        <w:t xml:space="preserve">response variable corresponding to </w:t>
      </w:r>
      <w:r w:rsidR="00016B9B">
        <w:t xml:space="preserve">a </w:t>
      </w:r>
      <w:r w:rsidR="00D05914" w:rsidRPr="002D3FEB">
        <w:t xml:space="preserve">one </w:t>
      </w:r>
      <w:r w:rsidR="00334B94" w:rsidRPr="002D3FEB">
        <w:rPr>
          <w:rFonts w:hint="eastAsia"/>
        </w:rPr>
        <w:t>standard deviation</w:t>
      </w:r>
      <w:r w:rsidR="00334B94" w:rsidRPr="002D3FEB">
        <w:t xml:space="preserve"> </w:t>
      </w:r>
      <w:r w:rsidR="00D05914" w:rsidRPr="002D3FEB">
        <w:t xml:space="preserve">shock </w:t>
      </w:r>
      <w:r w:rsidR="00016B9B">
        <w:t>to</w:t>
      </w:r>
      <w:r w:rsidR="005944AE" w:rsidRPr="002D3FEB">
        <w:t xml:space="preserve"> </w:t>
      </w:r>
      <w:r w:rsidR="00A14EB5" w:rsidRPr="002D3FEB">
        <w:t>each</w:t>
      </w:r>
      <w:r w:rsidR="00D05914" w:rsidRPr="002D3FEB">
        <w:t xml:space="preserve"> impulse variable. </w:t>
      </w:r>
      <w:r w:rsidR="00916D7E" w:rsidRPr="002D3FEB">
        <w:t>Panel</w:t>
      </w:r>
      <w:r w:rsidR="00016B9B">
        <w:t>s</w:t>
      </w:r>
      <w:r w:rsidR="00916D7E" w:rsidRPr="002D3FEB">
        <w:t xml:space="preserve"> </w:t>
      </w:r>
      <w:r w:rsidR="00017FD3" w:rsidRPr="002D3FEB">
        <w:t xml:space="preserve">A </w:t>
      </w:r>
      <w:r w:rsidR="00916D7E" w:rsidRPr="002D3FEB">
        <w:t xml:space="preserve">and </w:t>
      </w:r>
      <w:r w:rsidR="00017FD3" w:rsidRPr="002D3FEB">
        <w:t>B</w:t>
      </w:r>
      <w:r w:rsidR="00916D7E" w:rsidRPr="002D3FEB">
        <w:t xml:space="preserve"> present </w:t>
      </w:r>
      <w:r w:rsidR="004A62B3">
        <w:rPr>
          <w:rFonts w:hint="eastAsia"/>
        </w:rPr>
        <w:t>the response of</w:t>
      </w:r>
      <w:r w:rsidR="004A62B3" w:rsidRPr="002D3FEB">
        <w:t xml:space="preserve"> </w:t>
      </w:r>
      <w:r w:rsidR="00916D7E" w:rsidRPr="002D3FEB">
        <w:t xml:space="preserve">shocks to </w:t>
      </w:r>
      <w:r w:rsidR="004A2011" w:rsidRPr="002D3FEB">
        <w:t xml:space="preserve">rational </w:t>
      </w:r>
      <w:r w:rsidR="00916D7E" w:rsidRPr="002D3FEB">
        <w:t xml:space="preserve">tone and </w:t>
      </w:r>
      <w:r w:rsidR="004A2011">
        <w:t>fanatic</w:t>
      </w:r>
      <w:r w:rsidR="004A2011" w:rsidRPr="002D3FEB">
        <w:t xml:space="preserve"> </w:t>
      </w:r>
      <w:r w:rsidR="00916D7E" w:rsidRPr="002D3FEB">
        <w:t xml:space="preserve">tone </w:t>
      </w:r>
      <w:r w:rsidR="004A62B3">
        <w:rPr>
          <w:rFonts w:hint="eastAsia"/>
        </w:rPr>
        <w:t>on</w:t>
      </w:r>
      <w:r w:rsidR="004A62B3" w:rsidRPr="002D3FEB">
        <w:t xml:space="preserve"> </w:t>
      </w:r>
      <w:r w:rsidR="00916D7E" w:rsidRPr="002D3FEB">
        <w:t xml:space="preserve">naïve tone for the next 10 </w:t>
      </w:r>
      <w:r w:rsidR="00823A56">
        <w:rPr>
          <w:rFonts w:hint="eastAsia"/>
        </w:rPr>
        <w:t>week</w:t>
      </w:r>
      <w:r w:rsidR="00823A56" w:rsidRPr="002D3FEB">
        <w:t>s</w:t>
      </w:r>
      <w:r w:rsidR="00BD08F6" w:rsidRPr="002D3FEB">
        <w:t xml:space="preserve">. </w:t>
      </w:r>
      <w:r w:rsidR="003228DC" w:rsidRPr="002D3FEB">
        <w:t>F</w:t>
      </w:r>
      <w:r w:rsidR="00F20136" w:rsidRPr="002D3FEB">
        <w:t xml:space="preserve">or </w:t>
      </w:r>
      <w:r w:rsidR="003228DC" w:rsidRPr="002D3FEB">
        <w:t xml:space="preserve">a one standard deviation shock </w:t>
      </w:r>
      <w:r w:rsidR="00016B9B">
        <w:t>to</w:t>
      </w:r>
      <w:r w:rsidR="00016B9B" w:rsidRPr="002D3FEB">
        <w:t xml:space="preserve"> </w:t>
      </w:r>
      <w:r w:rsidR="00F20136" w:rsidRPr="002D3FEB">
        <w:t>rational tone</w:t>
      </w:r>
      <w:r w:rsidR="002A0966">
        <w:rPr>
          <w:rFonts w:hint="eastAsia"/>
        </w:rPr>
        <w:t xml:space="preserve"> or fanatic tone</w:t>
      </w:r>
      <w:r w:rsidR="003228DC" w:rsidRPr="002D3FEB">
        <w:t xml:space="preserve">, </w:t>
      </w:r>
      <w:r w:rsidR="00BB06AA">
        <w:t xml:space="preserve">the </w:t>
      </w:r>
      <w:r w:rsidR="004B5656" w:rsidRPr="002D3FEB">
        <w:t xml:space="preserve">naïve tone </w:t>
      </w:r>
      <w:r w:rsidR="00BB06AA">
        <w:t>increases by</w:t>
      </w:r>
      <w:ins w:id="379" w:author="Siyang Li" w:date="2026-08-07T09:07:00Z" w16du:dateUtc="2026-08-07T01:07:00Z">
        <w:r w:rsidR="007C1404">
          <w:rPr>
            <w:rFonts w:hint="eastAsia"/>
          </w:rPr>
          <w:t xml:space="preserve"> about</w:t>
        </w:r>
      </w:ins>
      <w:r w:rsidR="00BB06AA">
        <w:t xml:space="preserve"> </w:t>
      </w:r>
      <w:r w:rsidR="00F9299E" w:rsidRPr="002D3FEB">
        <w:rPr>
          <w:rFonts w:hint="eastAsia"/>
        </w:rPr>
        <w:t>0.</w:t>
      </w:r>
      <w:del w:id="380" w:author="Siyang Li" w:date="2026-08-07T09:07:00Z" w16du:dateUtc="2026-08-07T01:07:00Z">
        <w:r w:rsidR="00F9299E" w:rsidRPr="002D3FEB" w:rsidDel="009C3878">
          <w:rPr>
            <w:rFonts w:hint="eastAsia"/>
          </w:rPr>
          <w:delText>1</w:delText>
        </w:r>
      </w:del>
      <w:ins w:id="381" w:author="Siyang Li" w:date="2026-08-07T09:07:00Z" w16du:dateUtc="2026-08-07T01:07:00Z">
        <w:r w:rsidR="009C3878">
          <w:rPr>
            <w:rFonts w:hint="eastAsia"/>
          </w:rPr>
          <w:t>5</w:t>
        </w:r>
      </w:ins>
      <w:r w:rsidR="00F9299E" w:rsidRPr="002D3FEB">
        <w:rPr>
          <w:rFonts w:hint="eastAsia"/>
        </w:rPr>
        <w:t>%</w:t>
      </w:r>
      <w:r w:rsidR="00F5136D" w:rsidRPr="002D3FEB">
        <w:rPr>
          <w:rFonts w:hint="eastAsia"/>
        </w:rPr>
        <w:t xml:space="preserve"> </w:t>
      </w:r>
      <w:r w:rsidR="003228DC" w:rsidRPr="002D3FEB">
        <w:t xml:space="preserve">for </w:t>
      </w:r>
      <w:r w:rsidR="005944AE">
        <w:t>the first week</w:t>
      </w:r>
      <w:r w:rsidR="00F20136" w:rsidRPr="002D3FEB">
        <w:t>.</w:t>
      </w:r>
      <w:r w:rsidR="004A2011">
        <w:t xml:space="preserve"> </w:t>
      </w:r>
      <w:r w:rsidR="00BB06AA" w:rsidRPr="002D3FEB">
        <w:t>Given that the mean of the naïve tone is 0.0</w:t>
      </w:r>
      <w:ins w:id="382" w:author="Siyang Li" w:date="2026-08-07T09:07:00Z" w16du:dateUtc="2026-08-07T01:07:00Z">
        <w:r w:rsidR="00D2676D">
          <w:rPr>
            <w:rFonts w:hint="eastAsia"/>
          </w:rPr>
          <w:t>69</w:t>
        </w:r>
      </w:ins>
      <w:del w:id="383" w:author="Siyang Li" w:date="2026-08-07T09:07:00Z" w16du:dateUtc="2026-08-07T01:07:00Z">
        <w:r w:rsidR="00BB06AA" w:rsidDel="00D2676D">
          <w:rPr>
            <w:rFonts w:hint="eastAsia"/>
          </w:rPr>
          <w:delText>05</w:delText>
        </w:r>
      </w:del>
      <w:r w:rsidR="00BB06AA" w:rsidRPr="002D3FEB">
        <w:t xml:space="preserve"> from Table 1, this effect is economically meaningful.</w:t>
      </w:r>
      <w:r w:rsidR="00BB06AA">
        <w:t xml:space="preserve"> </w:t>
      </w:r>
      <w:r w:rsidR="00F57941" w:rsidRPr="002D3FEB">
        <w:t>The response of naïve tone</w:t>
      </w:r>
      <w:r w:rsidR="00680D34" w:rsidRPr="002D3FEB">
        <w:t xml:space="preserve"> to rational </w:t>
      </w:r>
      <w:r w:rsidR="00BB06AA">
        <w:t xml:space="preserve">and fanatic </w:t>
      </w:r>
      <w:r w:rsidR="00680D34" w:rsidRPr="002D3FEB">
        <w:t>tone shock</w:t>
      </w:r>
      <w:r w:rsidR="00BB06AA">
        <w:t>s</w:t>
      </w:r>
      <w:r w:rsidR="00680D34" w:rsidRPr="002D3FEB">
        <w:t xml:space="preserve"> </w:t>
      </w:r>
      <w:r w:rsidR="00C675A1">
        <w:rPr>
          <w:rFonts w:hint="eastAsia"/>
        </w:rPr>
        <w:t>gradually</w:t>
      </w:r>
      <w:r w:rsidR="00680D34" w:rsidRPr="002D3FEB">
        <w:t xml:space="preserve"> dies out after about </w:t>
      </w:r>
      <w:del w:id="384" w:author="Siyang Li" w:date="2026-08-07T09:08:00Z" w16du:dateUtc="2026-08-07T01:08:00Z">
        <w:r w:rsidR="00C675A1" w:rsidDel="0080605A">
          <w:rPr>
            <w:rFonts w:hint="eastAsia"/>
          </w:rPr>
          <w:delText xml:space="preserve">4 </w:delText>
        </w:r>
      </w:del>
      <w:ins w:id="385" w:author="Siyang Li" w:date="2026-08-07T09:08:00Z" w16du:dateUtc="2026-08-07T01:08:00Z">
        <w:r w:rsidR="0080605A">
          <w:rPr>
            <w:rFonts w:hint="eastAsia"/>
          </w:rPr>
          <w:t xml:space="preserve">3 </w:t>
        </w:r>
      </w:ins>
      <w:r w:rsidR="00C675A1">
        <w:rPr>
          <w:rFonts w:hint="eastAsia"/>
        </w:rPr>
        <w:t>weeks</w:t>
      </w:r>
      <w:r w:rsidR="00680D34" w:rsidRPr="002D3FEB">
        <w:t xml:space="preserve">. </w:t>
      </w:r>
    </w:p>
    <w:p w14:paraId="7D1C1AA7" w14:textId="6AD9981B" w:rsidR="00BB0558" w:rsidRPr="002D3FEB" w:rsidRDefault="004B5656" w:rsidP="00E9239D">
      <w:pPr>
        <w:spacing w:line="480" w:lineRule="auto"/>
        <w:ind w:firstLine="720"/>
        <w:jc w:val="both"/>
      </w:pPr>
      <w:r w:rsidRPr="002D3FEB">
        <w:t>H</w:t>
      </w:r>
      <w:r w:rsidR="00713E54" w:rsidRPr="002D3FEB">
        <w:t xml:space="preserve">ypothesis </w:t>
      </w:r>
      <w:r w:rsidRPr="002D3FEB">
        <w:t xml:space="preserve">H2 </w:t>
      </w:r>
      <w:r w:rsidR="00680D34" w:rsidRPr="002D3FEB">
        <w:t xml:space="preserve">predicts that </w:t>
      </w:r>
      <w:r w:rsidR="00067A72" w:rsidRPr="002D3FEB">
        <w:t>the</w:t>
      </w:r>
      <w:r w:rsidR="002079EE" w:rsidRPr="002D3FEB">
        <w:t xml:space="preserve"> </w:t>
      </w:r>
      <w:r w:rsidR="00016B9B">
        <w:t>greater</w:t>
      </w:r>
      <w:r w:rsidR="00016B9B" w:rsidRPr="002D3FEB">
        <w:t xml:space="preserve"> </w:t>
      </w:r>
      <w:r w:rsidR="002079EE" w:rsidRPr="002D3FEB">
        <w:t>the influence of a group of agents, the mo</w:t>
      </w:r>
      <w:r w:rsidR="00EB16C0" w:rsidRPr="002D3FEB">
        <w:t xml:space="preserve">re </w:t>
      </w:r>
      <w:r w:rsidR="005944AE">
        <w:t xml:space="preserve">likely </w:t>
      </w:r>
      <w:r w:rsidR="00BB06AA">
        <w:t>they</w:t>
      </w:r>
      <w:r w:rsidR="005944AE">
        <w:t xml:space="preserve"> </w:t>
      </w:r>
      <w:r w:rsidR="00016B9B">
        <w:t xml:space="preserve">are to </w:t>
      </w:r>
      <w:r w:rsidR="00AD4383">
        <w:rPr>
          <w:rFonts w:hint="eastAsia"/>
        </w:rPr>
        <w:t>predict</w:t>
      </w:r>
      <w:r w:rsidR="00AD4383" w:rsidRPr="002D3FEB">
        <w:t xml:space="preserve"> </w:t>
      </w:r>
      <w:r w:rsidR="00EB16C0" w:rsidRPr="002D3FEB">
        <w:t>the tone</w:t>
      </w:r>
      <w:r w:rsidR="003C27FF" w:rsidRPr="002D3FEB">
        <w:rPr>
          <w:rFonts w:hint="eastAsia"/>
        </w:rPr>
        <w:t>s</w:t>
      </w:r>
      <w:r w:rsidR="002079EE" w:rsidRPr="002D3FEB">
        <w:t xml:space="preserve"> of the other agents.</w:t>
      </w:r>
      <w:r w:rsidR="00067A72" w:rsidRPr="002D3FEB">
        <w:t xml:space="preserve"> </w:t>
      </w:r>
      <w:r w:rsidR="00680D34" w:rsidRPr="002D3FEB">
        <w:t>To test this hypothesis, w</w:t>
      </w:r>
      <w:r w:rsidR="00BB0558" w:rsidRPr="002D3FEB">
        <w:t xml:space="preserve">e estimate </w:t>
      </w:r>
      <w:r w:rsidR="00487FCF" w:rsidRPr="002D3FEB">
        <w:t>specification (</w:t>
      </w:r>
      <w:r w:rsidR="00055FE3">
        <w:rPr>
          <w:rFonts w:hint="eastAsia"/>
        </w:rPr>
        <w:t>5</w:t>
      </w:r>
      <w:r w:rsidR="00487FCF" w:rsidRPr="002D3FEB">
        <w:t xml:space="preserve">) </w:t>
      </w:r>
      <w:r w:rsidR="00BB0558" w:rsidRPr="002D3FEB">
        <w:t>for two subsamples,</w:t>
      </w:r>
      <w:r w:rsidR="00C02889" w:rsidRPr="002D3FEB">
        <w:t xml:space="preserve"> </w:t>
      </w:r>
      <w:r w:rsidR="00016B9B">
        <w:t xml:space="preserve">the </w:t>
      </w:r>
      <w:r w:rsidR="00C02889" w:rsidRPr="002D3FEB">
        <w:t xml:space="preserve">high influence group and </w:t>
      </w:r>
      <w:r w:rsidR="00016B9B">
        <w:t xml:space="preserve">the </w:t>
      </w:r>
      <w:r w:rsidR="00C02889" w:rsidRPr="002D3FEB">
        <w:t>low influence group</w:t>
      </w:r>
      <w:r w:rsidR="00BB0558" w:rsidRPr="002D3FEB">
        <w:t>, separately</w:t>
      </w:r>
      <w:del w:id="386" w:author="Siyang Li" w:date="2026-08-07T09:47:00Z" w16du:dateUtc="2026-08-07T01:47:00Z">
        <w:r w:rsidR="003E53D8" w:rsidRPr="002D3FEB" w:rsidDel="00F77CCD">
          <w:delText>, where the separation of the two groups is</w:delText>
        </w:r>
        <w:r w:rsidR="00BB06AA" w:rsidDel="00F77CCD">
          <w:delText xml:space="preserve"> </w:delText>
        </w:r>
        <w:r w:rsidR="00AD3BFB" w:rsidRPr="00AD3BFB" w:rsidDel="00F77CCD">
          <w:delText xml:space="preserve">based on the 90th percentile of </w:delText>
        </w:r>
      </w:del>
      <w:del w:id="387" w:author="Siyang Li" w:date="2026-08-07T09:11:00Z" w16du:dateUtc="2026-08-07T01:11:00Z">
        <w:r w:rsidR="00AD3BFB" w:rsidRPr="00AD3BFB" w:rsidDel="00370DA8">
          <w:delText>overall influence (total number of commenters)</w:delText>
        </w:r>
      </w:del>
      <w:del w:id="388" w:author="Siyang Li" w:date="2026-08-07T09:47:00Z" w16du:dateUtc="2026-08-07T01:47:00Z">
        <w:r w:rsidR="00AD3BFB" w:rsidRPr="00AD3BFB" w:rsidDel="00F77CCD">
          <w:delText xml:space="preserve"> across all firms for each week</w:delText>
        </w:r>
      </w:del>
      <w:r w:rsidR="00BB06AA">
        <w:t>,</w:t>
      </w:r>
      <w:r w:rsidR="003E53D8" w:rsidRPr="002D3FEB">
        <w:t xml:space="preserve"> </w:t>
      </w:r>
      <w:r w:rsidR="00BB06AA">
        <w:t xml:space="preserve">as </w:t>
      </w:r>
      <w:r w:rsidR="003E53D8" w:rsidRPr="002D3FEB">
        <w:t xml:space="preserve">described in Section 3.1. If H2 is </w:t>
      </w:r>
      <w:r w:rsidR="00BB06AA">
        <w:t>true</w:t>
      </w:r>
      <w:r w:rsidR="003E53D8" w:rsidRPr="002D3FEB">
        <w:t xml:space="preserve">, then </w:t>
      </w:r>
      <w:r w:rsidR="00680D34" w:rsidRPr="002D3FEB">
        <w:t xml:space="preserve">past </w:t>
      </w:r>
      <w:r w:rsidR="004C57BE">
        <w:t>rational and fanatic</w:t>
      </w:r>
      <w:r w:rsidR="00680D34" w:rsidRPr="002D3FEB">
        <w:t xml:space="preserve"> views </w:t>
      </w:r>
      <w:r w:rsidR="008F0B8E" w:rsidRPr="002D3FEB">
        <w:t xml:space="preserve">should have </w:t>
      </w:r>
      <w:r w:rsidR="00C05B92">
        <w:rPr>
          <w:rFonts w:hint="eastAsia"/>
        </w:rPr>
        <w:t>stronger</w:t>
      </w:r>
      <w:r w:rsidR="00AD4383">
        <w:rPr>
          <w:rFonts w:hint="eastAsia"/>
        </w:rPr>
        <w:t xml:space="preserve"> predictive power</w:t>
      </w:r>
      <w:r w:rsidR="008F0B8E" w:rsidRPr="002D3FEB">
        <w:t xml:space="preserve"> on </w:t>
      </w:r>
      <w:r w:rsidR="00680D34" w:rsidRPr="002D3FEB">
        <w:t xml:space="preserve">future naïve views </w:t>
      </w:r>
      <w:r w:rsidR="00BB0558" w:rsidRPr="002D3FEB">
        <w:t>in the high influence group</w:t>
      </w:r>
      <w:r w:rsidR="003E53D8" w:rsidRPr="002D3FEB">
        <w:t xml:space="preserve"> than</w:t>
      </w:r>
      <w:r w:rsidR="008F0B8E" w:rsidRPr="002D3FEB">
        <w:t xml:space="preserve"> in the low influence group</w:t>
      </w:r>
      <w:r w:rsidR="00BB0558" w:rsidRPr="002D3FEB">
        <w:t xml:space="preserve">. </w:t>
      </w:r>
    </w:p>
    <w:p w14:paraId="4A1ADF99" w14:textId="22156A09" w:rsidR="0092580F" w:rsidRDefault="002079EE" w:rsidP="0092580F">
      <w:pPr>
        <w:spacing w:line="480" w:lineRule="auto"/>
        <w:ind w:firstLine="720"/>
        <w:jc w:val="both"/>
        <w:rPr>
          <w:color w:val="000000"/>
          <w:kern w:val="24"/>
        </w:rPr>
      </w:pPr>
      <w:r w:rsidRPr="002D3FEB">
        <w:rPr>
          <w:color w:val="000000"/>
          <w:kern w:val="24"/>
        </w:rPr>
        <w:t xml:space="preserve">We report the estimation results </w:t>
      </w:r>
      <w:r w:rsidR="0092580F">
        <w:rPr>
          <w:color w:val="000000"/>
          <w:kern w:val="24"/>
        </w:rPr>
        <w:t xml:space="preserve">for </w:t>
      </w:r>
      <w:r w:rsidR="00016B9B">
        <w:rPr>
          <w:color w:val="000000"/>
          <w:kern w:val="24"/>
        </w:rPr>
        <w:t xml:space="preserve">the </w:t>
      </w:r>
      <w:r w:rsidR="0092580F">
        <w:rPr>
          <w:color w:val="000000"/>
          <w:kern w:val="24"/>
        </w:rPr>
        <w:t xml:space="preserve">high influence group </w:t>
      </w:r>
      <w:r w:rsidRPr="002D3FEB">
        <w:rPr>
          <w:color w:val="000000"/>
          <w:kern w:val="24"/>
        </w:rPr>
        <w:t>in</w:t>
      </w:r>
      <w:r w:rsidR="00680D34" w:rsidRPr="002D3FEB">
        <w:rPr>
          <w:color w:val="000000"/>
          <w:kern w:val="24"/>
        </w:rPr>
        <w:t xml:space="preserve"> Panel B </w:t>
      </w:r>
      <w:r w:rsidR="0092580F">
        <w:rPr>
          <w:color w:val="000000"/>
          <w:kern w:val="24"/>
        </w:rPr>
        <w:t>o</w:t>
      </w:r>
      <w:r w:rsidR="00680D34" w:rsidRPr="002D3FEB">
        <w:rPr>
          <w:color w:val="000000"/>
          <w:kern w:val="24"/>
        </w:rPr>
        <w:t xml:space="preserve">f Table 2. </w:t>
      </w:r>
      <w:r w:rsidR="0092580F">
        <w:rPr>
          <w:color w:val="000000"/>
          <w:kern w:val="24"/>
        </w:rPr>
        <w:t xml:space="preserve">Compared to </w:t>
      </w:r>
      <w:r w:rsidR="00016B9B">
        <w:rPr>
          <w:color w:val="000000"/>
          <w:kern w:val="24"/>
        </w:rPr>
        <w:t xml:space="preserve">the </w:t>
      </w:r>
      <w:r w:rsidR="0092580F">
        <w:rPr>
          <w:color w:val="000000"/>
          <w:kern w:val="24"/>
        </w:rPr>
        <w:t xml:space="preserve">coefficients in Panel A, </w:t>
      </w:r>
      <w:r w:rsidR="00016B9B">
        <w:rPr>
          <w:color w:val="000000"/>
          <w:kern w:val="24"/>
        </w:rPr>
        <w:t xml:space="preserve">the </w:t>
      </w:r>
      <w:r w:rsidR="0092580F">
        <w:rPr>
          <w:color w:val="000000"/>
          <w:kern w:val="24"/>
        </w:rPr>
        <w:t xml:space="preserve">coefficients in Panel B are all positive and significant, </w:t>
      </w:r>
      <w:r w:rsidR="0092580F">
        <w:rPr>
          <w:color w:val="000000"/>
          <w:kern w:val="24"/>
        </w:rPr>
        <w:lastRenderedPageBreak/>
        <w:t xml:space="preserve">with </w:t>
      </w:r>
      <w:del w:id="389" w:author="Siyang Li" w:date="2026-08-07T09:26:00Z" w16du:dateUtc="2026-08-07T01:26:00Z">
        <w:r w:rsidR="0092580F" w:rsidDel="001F11F5">
          <w:rPr>
            <w:color w:val="000000"/>
            <w:kern w:val="24"/>
          </w:rPr>
          <w:delText>slightly higher</w:delText>
        </w:r>
      </w:del>
      <w:ins w:id="390" w:author="Siyang Li" w:date="2026-08-07T09:26:00Z" w16du:dateUtc="2026-08-07T01:26:00Z">
        <w:r w:rsidR="001F11F5">
          <w:rPr>
            <w:rFonts w:hint="eastAsia"/>
            <w:color w:val="000000"/>
            <w:kern w:val="24"/>
          </w:rPr>
          <w:t>substantially larger</w:t>
        </w:r>
      </w:ins>
      <w:r w:rsidR="0092580F">
        <w:rPr>
          <w:color w:val="000000"/>
          <w:kern w:val="24"/>
        </w:rPr>
        <w:t xml:space="preserve"> magnitude</w:t>
      </w:r>
      <w:r w:rsidR="00016B9B">
        <w:rPr>
          <w:color w:val="000000"/>
          <w:kern w:val="24"/>
        </w:rPr>
        <w:t>s</w:t>
      </w:r>
      <w:r w:rsidR="0092580F">
        <w:rPr>
          <w:color w:val="000000"/>
          <w:kern w:val="24"/>
        </w:rPr>
        <w:t xml:space="preserve">, suggesting that the interaction among tones are more pronounced in the high influence sample. For instance, </w:t>
      </w:r>
      <w:r w:rsidR="009A265E" w:rsidRPr="002D3FEB">
        <w:rPr>
          <w:color w:val="000000"/>
          <w:kern w:val="24"/>
        </w:rPr>
        <w:t>in column III</w:t>
      </w:r>
      <w:r w:rsidR="0092580F">
        <w:rPr>
          <w:color w:val="000000"/>
          <w:kern w:val="24"/>
        </w:rPr>
        <w:t>, t</w:t>
      </w:r>
      <w:r w:rsidR="00427CE7" w:rsidRPr="002D3FEB">
        <w:rPr>
          <w:color w:val="000000"/>
          <w:kern w:val="24"/>
        </w:rPr>
        <w:t xml:space="preserve">he coefficients on </w:t>
      </w:r>
      <w:r w:rsidR="004A2011">
        <w:rPr>
          <w:rFonts w:hint="eastAsia"/>
          <w:color w:val="000000"/>
          <w:kern w:val="24"/>
        </w:rPr>
        <w:t>Rational</w:t>
      </w:r>
      <w:r w:rsidR="004A2011" w:rsidRPr="002D3FEB">
        <w:rPr>
          <w:color w:val="000000"/>
          <w:kern w:val="24"/>
        </w:rPr>
        <w:t>Tone (t-</w:t>
      </w:r>
      <w:r w:rsidR="004A2011">
        <w:rPr>
          <w:rFonts w:hint="eastAsia"/>
          <w:color w:val="000000"/>
          <w:kern w:val="24"/>
        </w:rPr>
        <w:t>1</w:t>
      </w:r>
      <w:r w:rsidR="004A2011" w:rsidRPr="002D3FEB">
        <w:rPr>
          <w:color w:val="000000"/>
          <w:kern w:val="24"/>
        </w:rPr>
        <w:t>)</w:t>
      </w:r>
      <w:r w:rsidR="00427CE7" w:rsidRPr="002D3FEB">
        <w:rPr>
          <w:color w:val="000000"/>
          <w:kern w:val="24"/>
        </w:rPr>
        <w:t xml:space="preserve"> and </w:t>
      </w:r>
      <w:r w:rsidR="004A2011" w:rsidRPr="002D3FEB">
        <w:rPr>
          <w:color w:val="000000"/>
          <w:kern w:val="24"/>
        </w:rPr>
        <w:t>FanaticTone (t-1)</w:t>
      </w:r>
      <w:r w:rsidR="00427CE7" w:rsidRPr="002D3FEB">
        <w:rPr>
          <w:color w:val="000000"/>
          <w:kern w:val="24"/>
        </w:rPr>
        <w:t xml:space="preserve"> in Panel B are </w:t>
      </w:r>
      <w:r w:rsidR="004A2011" w:rsidRPr="002D3FEB">
        <w:rPr>
          <w:color w:val="000000"/>
          <w:kern w:val="24"/>
        </w:rPr>
        <w:t>0.</w:t>
      </w:r>
      <w:del w:id="391" w:author="Siyang Li" w:date="2026-08-07T09:26:00Z" w16du:dateUtc="2026-08-07T01:26:00Z">
        <w:r w:rsidR="004A2011" w:rsidDel="00526C9B">
          <w:rPr>
            <w:rFonts w:hint="eastAsia"/>
            <w:color w:val="000000"/>
            <w:kern w:val="24"/>
          </w:rPr>
          <w:delText>1556</w:delText>
        </w:r>
        <w:r w:rsidR="004A2011" w:rsidRPr="002D3FEB" w:rsidDel="00526C9B">
          <w:rPr>
            <w:color w:val="000000"/>
            <w:kern w:val="24"/>
          </w:rPr>
          <w:delText xml:space="preserve"> </w:delText>
        </w:r>
      </w:del>
      <w:ins w:id="392" w:author="Siyang Li" w:date="2026-08-16T15:19:00Z" w16du:dateUtc="2026-08-16T07:19:00Z">
        <w:r w:rsidR="00C80DA5">
          <w:rPr>
            <w:rFonts w:hint="eastAsia"/>
            <w:color w:val="000000"/>
            <w:kern w:val="24"/>
          </w:rPr>
          <w:t>2467</w:t>
        </w:r>
      </w:ins>
      <w:ins w:id="393" w:author="Siyang Li" w:date="2026-08-07T09:26:00Z" w16du:dateUtc="2026-08-07T01:26:00Z">
        <w:r w:rsidR="00526C9B" w:rsidRPr="002D3FEB">
          <w:rPr>
            <w:color w:val="000000"/>
            <w:kern w:val="24"/>
          </w:rPr>
          <w:t xml:space="preserve"> </w:t>
        </w:r>
      </w:ins>
      <w:r w:rsidR="004A2011" w:rsidRPr="002D3FEB">
        <w:rPr>
          <w:color w:val="000000"/>
          <w:kern w:val="24"/>
        </w:rPr>
        <w:t>(t-stat=</w:t>
      </w:r>
      <w:del w:id="394" w:author="Siyang Li" w:date="2026-08-07T09:26:00Z" w16du:dateUtc="2026-08-07T01:26:00Z">
        <w:r w:rsidR="004A2011" w:rsidDel="00526C9B">
          <w:rPr>
            <w:rFonts w:hint="eastAsia"/>
            <w:color w:val="000000"/>
            <w:kern w:val="24"/>
          </w:rPr>
          <w:delText>16.48</w:delText>
        </w:r>
      </w:del>
      <w:ins w:id="395" w:author="Siyang Li" w:date="2026-08-07T09:26:00Z" w16du:dateUtc="2026-08-07T01:26:00Z">
        <w:r w:rsidR="00526C9B">
          <w:rPr>
            <w:rFonts w:hint="eastAsia"/>
            <w:color w:val="000000"/>
            <w:kern w:val="24"/>
          </w:rPr>
          <w:t>11.</w:t>
        </w:r>
      </w:ins>
      <w:ins w:id="396" w:author="Siyang Li" w:date="2026-08-16T15:19:00Z" w16du:dateUtc="2026-08-16T07:19:00Z">
        <w:r w:rsidR="00C80DA5">
          <w:rPr>
            <w:rFonts w:hint="eastAsia"/>
            <w:color w:val="000000"/>
            <w:kern w:val="24"/>
          </w:rPr>
          <w:t>11</w:t>
        </w:r>
      </w:ins>
      <w:r w:rsidR="004A2011" w:rsidRPr="002D3FEB">
        <w:rPr>
          <w:color w:val="000000"/>
          <w:kern w:val="24"/>
        </w:rPr>
        <w:t>)</w:t>
      </w:r>
      <w:r w:rsidR="00427CE7" w:rsidRPr="002D3FEB">
        <w:rPr>
          <w:color w:val="000000"/>
          <w:kern w:val="24"/>
        </w:rPr>
        <w:t xml:space="preserve"> and</w:t>
      </w:r>
      <w:r w:rsidR="004A2011" w:rsidRPr="004A2011">
        <w:rPr>
          <w:color w:val="000000"/>
          <w:kern w:val="24"/>
        </w:rPr>
        <w:t xml:space="preserve"> </w:t>
      </w:r>
      <w:r w:rsidR="004A2011" w:rsidRPr="002D3FEB">
        <w:rPr>
          <w:color w:val="000000"/>
          <w:kern w:val="24"/>
        </w:rPr>
        <w:t>0.</w:t>
      </w:r>
      <w:del w:id="397" w:author="Siyang Li" w:date="2026-08-07T09:27:00Z" w16du:dateUtc="2026-08-07T01:27:00Z">
        <w:r w:rsidR="004A2011" w:rsidDel="00526C9B">
          <w:rPr>
            <w:rFonts w:hint="eastAsia"/>
            <w:color w:val="000000"/>
            <w:kern w:val="24"/>
          </w:rPr>
          <w:delText>1191</w:delText>
        </w:r>
        <w:r w:rsidR="004A2011" w:rsidRPr="002D3FEB" w:rsidDel="00526C9B">
          <w:rPr>
            <w:color w:val="000000"/>
            <w:kern w:val="24"/>
          </w:rPr>
          <w:delText xml:space="preserve"> </w:delText>
        </w:r>
      </w:del>
      <w:ins w:id="398" w:author="Siyang Li" w:date="2026-08-07T09:27:00Z" w16du:dateUtc="2026-08-07T01:27:00Z">
        <w:r w:rsidR="00526C9B">
          <w:rPr>
            <w:rFonts w:hint="eastAsia"/>
            <w:color w:val="000000"/>
            <w:kern w:val="24"/>
          </w:rPr>
          <w:t>2</w:t>
        </w:r>
      </w:ins>
      <w:ins w:id="399" w:author="Siyang Li" w:date="2026-08-16T15:19:00Z" w16du:dateUtc="2026-08-16T07:19:00Z">
        <w:r w:rsidR="00C80DA5">
          <w:rPr>
            <w:rFonts w:hint="eastAsia"/>
            <w:color w:val="000000"/>
            <w:kern w:val="24"/>
          </w:rPr>
          <w:t>335</w:t>
        </w:r>
      </w:ins>
      <w:ins w:id="400" w:author="Siyang Li" w:date="2026-08-07T09:27:00Z" w16du:dateUtc="2026-08-07T01:27:00Z">
        <w:r w:rsidR="00526C9B" w:rsidRPr="002D3FEB">
          <w:rPr>
            <w:color w:val="000000"/>
            <w:kern w:val="24"/>
          </w:rPr>
          <w:t xml:space="preserve"> </w:t>
        </w:r>
      </w:ins>
      <w:r w:rsidR="004A2011" w:rsidRPr="002D3FEB">
        <w:rPr>
          <w:color w:val="000000"/>
          <w:kern w:val="24"/>
        </w:rPr>
        <w:t>(t-stat=</w:t>
      </w:r>
      <w:del w:id="401" w:author="Siyang Li" w:date="2026-08-07T09:27:00Z" w16du:dateUtc="2026-08-07T01:27:00Z">
        <w:r w:rsidR="004A2011" w:rsidDel="00526C9B">
          <w:rPr>
            <w:rFonts w:hint="eastAsia"/>
            <w:color w:val="000000"/>
            <w:kern w:val="24"/>
          </w:rPr>
          <w:delText>16.04</w:delText>
        </w:r>
      </w:del>
      <w:ins w:id="402" w:author="Siyang Li" w:date="2026-08-07T09:27:00Z" w16du:dateUtc="2026-08-07T01:27:00Z">
        <w:r w:rsidR="00526C9B">
          <w:rPr>
            <w:rFonts w:hint="eastAsia"/>
            <w:color w:val="000000"/>
            <w:kern w:val="24"/>
          </w:rPr>
          <w:t>9.</w:t>
        </w:r>
      </w:ins>
      <w:ins w:id="403" w:author="Siyang Li" w:date="2026-08-16T15:19:00Z" w16du:dateUtc="2026-08-16T07:19:00Z">
        <w:r w:rsidR="00C80DA5">
          <w:rPr>
            <w:rFonts w:hint="eastAsia"/>
            <w:color w:val="000000"/>
            <w:kern w:val="24"/>
          </w:rPr>
          <w:t>03</w:t>
        </w:r>
      </w:ins>
      <w:r w:rsidR="004A2011" w:rsidRPr="002D3FEB">
        <w:rPr>
          <w:color w:val="000000"/>
          <w:kern w:val="24"/>
        </w:rPr>
        <w:t>)</w:t>
      </w:r>
      <w:r w:rsidR="00427CE7">
        <w:rPr>
          <w:rFonts w:hint="eastAsia"/>
          <w:color w:val="000000"/>
          <w:kern w:val="24"/>
        </w:rPr>
        <w:t xml:space="preserve"> for the high infl</w:t>
      </w:r>
      <w:r w:rsidR="0092580F">
        <w:rPr>
          <w:rFonts w:hint="eastAsia"/>
          <w:color w:val="000000"/>
          <w:kern w:val="24"/>
        </w:rPr>
        <w:t>uence subsample</w:t>
      </w:r>
      <w:del w:id="404" w:author="Siyang Li" w:date="2026-08-07T09:44:00Z" w16du:dateUtc="2026-08-07T01:44:00Z">
        <w:r w:rsidR="0092580F" w:rsidDel="00F07654">
          <w:rPr>
            <w:rFonts w:hint="eastAsia"/>
            <w:color w:val="000000"/>
            <w:kern w:val="24"/>
          </w:rPr>
          <w:delText xml:space="preserve">, </w:delText>
        </w:r>
        <w:r w:rsidR="00016B9B" w:rsidDel="00F07654">
          <w:rPr>
            <w:color w:val="000000"/>
            <w:kern w:val="24"/>
          </w:rPr>
          <w:delText xml:space="preserve">which are </w:delText>
        </w:r>
        <w:r w:rsidR="0092580F" w:rsidDel="00F07654">
          <w:rPr>
            <w:rFonts w:hint="eastAsia"/>
            <w:color w:val="000000"/>
            <w:kern w:val="24"/>
          </w:rPr>
          <w:delText>higher than the coef</w:delText>
        </w:r>
        <w:r w:rsidR="0092580F" w:rsidDel="00F07654">
          <w:rPr>
            <w:color w:val="000000"/>
            <w:kern w:val="24"/>
          </w:rPr>
          <w:delText>ficients in Panel A</w:delText>
        </w:r>
      </w:del>
      <w:r w:rsidR="0092580F">
        <w:rPr>
          <w:color w:val="000000"/>
          <w:kern w:val="24"/>
        </w:rPr>
        <w:t>.</w:t>
      </w:r>
      <w:r w:rsidR="00F53CA7">
        <w:rPr>
          <w:rFonts w:hint="eastAsia"/>
          <w:color w:val="000000"/>
          <w:kern w:val="24"/>
        </w:rPr>
        <w:t xml:space="preserve"> </w:t>
      </w:r>
    </w:p>
    <w:p w14:paraId="43E9830D" w14:textId="3A07C6CA" w:rsidR="0046195D" w:rsidRPr="002D3FEB" w:rsidRDefault="0092580F" w:rsidP="009A265E">
      <w:pPr>
        <w:spacing w:line="480" w:lineRule="auto"/>
        <w:ind w:firstLine="720"/>
        <w:jc w:val="both"/>
        <w:rPr>
          <w:color w:val="000000"/>
          <w:kern w:val="24"/>
        </w:rPr>
      </w:pPr>
      <w:r>
        <w:rPr>
          <w:color w:val="000000"/>
          <w:kern w:val="24"/>
        </w:rPr>
        <w:t>The</w:t>
      </w:r>
      <w:r w:rsidRPr="002D3FEB">
        <w:rPr>
          <w:color w:val="000000"/>
          <w:kern w:val="24"/>
        </w:rPr>
        <w:t xml:space="preserve"> estimation results </w:t>
      </w:r>
      <w:r>
        <w:rPr>
          <w:color w:val="000000"/>
          <w:kern w:val="24"/>
        </w:rPr>
        <w:t xml:space="preserve">for </w:t>
      </w:r>
      <w:r w:rsidR="00DA0BA1">
        <w:rPr>
          <w:color w:val="000000"/>
          <w:kern w:val="24"/>
        </w:rPr>
        <w:t xml:space="preserve">the </w:t>
      </w:r>
      <w:r>
        <w:rPr>
          <w:color w:val="000000"/>
          <w:kern w:val="24"/>
        </w:rPr>
        <w:t xml:space="preserve">low influence group are reported </w:t>
      </w:r>
      <w:r w:rsidRPr="002D3FEB">
        <w:rPr>
          <w:color w:val="000000"/>
          <w:kern w:val="24"/>
        </w:rPr>
        <w:t>in</w:t>
      </w:r>
      <w:r>
        <w:rPr>
          <w:color w:val="000000"/>
          <w:kern w:val="24"/>
        </w:rPr>
        <w:t xml:space="preserve"> Panel C</w:t>
      </w:r>
      <w:r w:rsidRPr="002D3FEB">
        <w:rPr>
          <w:color w:val="000000"/>
          <w:kern w:val="24"/>
        </w:rPr>
        <w:t xml:space="preserve"> </w:t>
      </w:r>
      <w:r>
        <w:rPr>
          <w:color w:val="000000"/>
          <w:kern w:val="24"/>
        </w:rPr>
        <w:t>o</w:t>
      </w:r>
      <w:r w:rsidRPr="002D3FEB">
        <w:rPr>
          <w:color w:val="000000"/>
          <w:kern w:val="24"/>
        </w:rPr>
        <w:t>f Table 2.</w:t>
      </w:r>
      <w:r w:rsidRPr="0092580F">
        <w:rPr>
          <w:color w:val="000000"/>
          <w:kern w:val="24"/>
        </w:rPr>
        <w:t xml:space="preserve"> </w:t>
      </w:r>
      <w:del w:id="405" w:author="Siyang Li" w:date="2026-08-07T09:38:00Z" w16du:dateUtc="2026-08-07T01:38:00Z">
        <w:r w:rsidDel="003D242D">
          <w:rPr>
            <w:color w:val="000000"/>
            <w:kern w:val="24"/>
          </w:rPr>
          <w:delText>Interestingly</w:delText>
        </w:r>
      </w:del>
      <w:ins w:id="406" w:author="Siyang Li" w:date="2026-08-07T09:38:00Z" w16du:dateUtc="2026-08-07T01:38:00Z">
        <w:r w:rsidR="003D242D">
          <w:rPr>
            <w:rFonts w:hint="eastAsia"/>
            <w:color w:val="000000"/>
            <w:kern w:val="24"/>
          </w:rPr>
          <w:t>In contrast</w:t>
        </w:r>
      </w:ins>
      <w:r>
        <w:rPr>
          <w:color w:val="000000"/>
          <w:kern w:val="24"/>
        </w:rPr>
        <w:t xml:space="preserve">, </w:t>
      </w:r>
      <w:del w:id="407" w:author="Siyang Li" w:date="2026-08-07T09:34:00Z" w16du:dateUtc="2026-08-07T01:34:00Z">
        <w:r w:rsidDel="009577D5">
          <w:rPr>
            <w:color w:val="000000"/>
            <w:kern w:val="24"/>
          </w:rPr>
          <w:delText>6 of 9</w:delText>
        </w:r>
      </w:del>
      <w:ins w:id="408" w:author="Siyang Li" w:date="2026-08-07T09:34:00Z" w16du:dateUtc="2026-08-07T01:34:00Z">
        <w:r w:rsidR="009577D5">
          <w:rPr>
            <w:rFonts w:hint="eastAsia"/>
            <w:color w:val="000000"/>
            <w:kern w:val="24"/>
          </w:rPr>
          <w:t>most</w:t>
        </w:r>
      </w:ins>
      <w:r>
        <w:rPr>
          <w:color w:val="000000"/>
          <w:kern w:val="24"/>
        </w:rPr>
        <w:t xml:space="preserve"> coefficients </w:t>
      </w:r>
      <w:del w:id="409" w:author="Siyang Li" w:date="2026-08-07T09:35:00Z" w16du:dateUtc="2026-08-07T01:35:00Z">
        <w:r w:rsidDel="009577D5">
          <w:rPr>
            <w:color w:val="000000"/>
            <w:kern w:val="24"/>
          </w:rPr>
          <w:delText>are positive and significant</w:delText>
        </w:r>
      </w:del>
      <w:ins w:id="410" w:author="Siyang Li" w:date="2026-08-07T09:35:00Z" w16du:dateUtc="2026-08-07T01:35:00Z">
        <w:r w:rsidR="009577D5">
          <w:rPr>
            <w:rFonts w:hint="eastAsia"/>
            <w:color w:val="000000"/>
            <w:kern w:val="24"/>
          </w:rPr>
          <w:t>become negative</w:t>
        </w:r>
      </w:ins>
      <w:r>
        <w:rPr>
          <w:color w:val="000000"/>
          <w:kern w:val="24"/>
        </w:rPr>
        <w:t xml:space="preserve"> in Panel C, and the magnitude</w:t>
      </w:r>
      <w:r w:rsidR="00016B9B">
        <w:rPr>
          <w:color w:val="000000"/>
          <w:kern w:val="24"/>
        </w:rPr>
        <w:t>s</w:t>
      </w:r>
      <w:r>
        <w:rPr>
          <w:color w:val="000000"/>
          <w:kern w:val="24"/>
        </w:rPr>
        <w:t xml:space="preserve"> are generally smaller than those in Panel</w:t>
      </w:r>
      <w:r w:rsidR="00016B9B">
        <w:rPr>
          <w:color w:val="000000"/>
          <w:kern w:val="24"/>
        </w:rPr>
        <w:t>s</w:t>
      </w:r>
      <w:r>
        <w:rPr>
          <w:color w:val="000000"/>
          <w:kern w:val="24"/>
        </w:rPr>
        <w:t xml:space="preserve"> A and B, implying that the interaction among tones </w:t>
      </w:r>
      <w:r w:rsidR="001E535A">
        <w:rPr>
          <w:rFonts w:hint="eastAsia"/>
          <w:color w:val="000000"/>
          <w:kern w:val="24"/>
        </w:rPr>
        <w:t>is</w:t>
      </w:r>
      <w:r w:rsidR="001E535A">
        <w:rPr>
          <w:color w:val="000000"/>
          <w:kern w:val="24"/>
        </w:rPr>
        <w:t xml:space="preserve"> </w:t>
      </w:r>
      <w:r>
        <w:rPr>
          <w:color w:val="000000"/>
          <w:kern w:val="24"/>
        </w:rPr>
        <w:t xml:space="preserve">weaker for the low influence sample. For instance, again for column III, </w:t>
      </w:r>
      <w:r w:rsidR="009A265E" w:rsidRPr="002D3FEB">
        <w:rPr>
          <w:color w:val="000000"/>
          <w:kern w:val="24"/>
        </w:rPr>
        <w:t xml:space="preserve">the coefficients on </w:t>
      </w:r>
      <w:r w:rsidR="004A2011">
        <w:rPr>
          <w:rFonts w:hint="eastAsia"/>
          <w:color w:val="000000"/>
          <w:kern w:val="24"/>
        </w:rPr>
        <w:t>Rational</w:t>
      </w:r>
      <w:r w:rsidR="004A2011" w:rsidRPr="002D3FEB">
        <w:rPr>
          <w:color w:val="000000"/>
          <w:kern w:val="24"/>
        </w:rPr>
        <w:t>Tone (t-</w:t>
      </w:r>
      <w:r w:rsidR="004A2011">
        <w:rPr>
          <w:rFonts w:hint="eastAsia"/>
          <w:color w:val="000000"/>
          <w:kern w:val="24"/>
        </w:rPr>
        <w:t>1</w:t>
      </w:r>
      <w:r w:rsidR="004A2011" w:rsidRPr="002D3FEB">
        <w:rPr>
          <w:color w:val="000000"/>
          <w:kern w:val="24"/>
        </w:rPr>
        <w:t>) and FanaticTone (t-1)</w:t>
      </w:r>
      <w:r w:rsidR="009A265E" w:rsidRPr="002D3FEB">
        <w:rPr>
          <w:color w:val="000000"/>
          <w:kern w:val="24"/>
        </w:rPr>
        <w:t xml:space="preserve"> are </w:t>
      </w:r>
      <w:del w:id="411" w:author="Siyang Li" w:date="2026-08-07T09:35:00Z" w16du:dateUtc="2026-08-07T01:35:00Z">
        <w:r w:rsidR="004A2011" w:rsidRPr="002D3FEB" w:rsidDel="003F758E">
          <w:rPr>
            <w:color w:val="000000"/>
            <w:kern w:val="24"/>
          </w:rPr>
          <w:delText>0.0</w:delText>
        </w:r>
        <w:r w:rsidR="004A2011" w:rsidDel="003F758E">
          <w:rPr>
            <w:rFonts w:hint="eastAsia"/>
            <w:color w:val="000000"/>
            <w:kern w:val="24"/>
          </w:rPr>
          <w:delText>854</w:delText>
        </w:r>
      </w:del>
      <w:ins w:id="412" w:author="Siyang Li" w:date="2026-08-07T09:35:00Z" w16du:dateUtc="2026-08-07T01:35:00Z">
        <w:r w:rsidR="003F758E">
          <w:rPr>
            <w:rFonts w:hint="eastAsia"/>
            <w:color w:val="000000"/>
            <w:kern w:val="24"/>
          </w:rPr>
          <w:t>-0.00</w:t>
        </w:r>
      </w:ins>
      <w:ins w:id="413" w:author="Siyang Li" w:date="2026-08-16T15:19:00Z" w16du:dateUtc="2026-08-16T07:19:00Z">
        <w:r w:rsidR="00C80DA5">
          <w:rPr>
            <w:rFonts w:hint="eastAsia"/>
            <w:color w:val="000000"/>
            <w:kern w:val="24"/>
          </w:rPr>
          <w:t>4</w:t>
        </w:r>
      </w:ins>
      <w:r w:rsidR="004A2011" w:rsidRPr="002D3FEB">
        <w:rPr>
          <w:color w:val="000000"/>
          <w:kern w:val="24"/>
        </w:rPr>
        <w:t xml:space="preserve"> (t-stat=</w:t>
      </w:r>
      <w:del w:id="414" w:author="Siyang Li" w:date="2026-08-07T09:35:00Z" w16du:dateUtc="2026-08-07T01:35:00Z">
        <w:r w:rsidR="004A2011" w:rsidDel="003F758E">
          <w:rPr>
            <w:rFonts w:hint="eastAsia"/>
            <w:color w:val="000000"/>
            <w:kern w:val="24"/>
          </w:rPr>
          <w:delText>8.04</w:delText>
        </w:r>
      </w:del>
      <w:ins w:id="415" w:author="Siyang Li" w:date="2026-08-07T09:35:00Z" w16du:dateUtc="2026-08-07T01:35:00Z">
        <w:r w:rsidR="003F758E">
          <w:rPr>
            <w:rFonts w:hint="eastAsia"/>
            <w:color w:val="000000"/>
            <w:kern w:val="24"/>
          </w:rPr>
          <w:t>-</w:t>
        </w:r>
      </w:ins>
      <w:ins w:id="416" w:author="Siyang Li" w:date="2026-08-16T15:19:00Z" w16du:dateUtc="2026-08-16T07:19:00Z">
        <w:r w:rsidR="00C80DA5">
          <w:rPr>
            <w:rFonts w:hint="eastAsia"/>
            <w:color w:val="000000"/>
            <w:kern w:val="24"/>
          </w:rPr>
          <w:t>0.08</w:t>
        </w:r>
      </w:ins>
      <w:r w:rsidR="004A2011" w:rsidRPr="002D3FEB">
        <w:rPr>
          <w:color w:val="000000"/>
          <w:kern w:val="24"/>
        </w:rPr>
        <w:t>)</w:t>
      </w:r>
      <w:r w:rsidR="009A265E" w:rsidRPr="002D3FEB">
        <w:rPr>
          <w:color w:val="000000"/>
          <w:kern w:val="24"/>
        </w:rPr>
        <w:t xml:space="preserve"> and</w:t>
      </w:r>
      <w:r w:rsidR="004A2011" w:rsidRPr="004A2011">
        <w:rPr>
          <w:color w:val="000000"/>
          <w:kern w:val="24"/>
        </w:rPr>
        <w:t xml:space="preserve"> </w:t>
      </w:r>
      <w:del w:id="417" w:author="Siyang Li" w:date="2026-08-07T09:35:00Z" w16du:dateUtc="2026-08-07T01:35:00Z">
        <w:r w:rsidR="004A2011" w:rsidRPr="002D3FEB" w:rsidDel="003F758E">
          <w:rPr>
            <w:color w:val="000000"/>
            <w:kern w:val="24"/>
          </w:rPr>
          <w:delText>0.0</w:delText>
        </w:r>
        <w:r w:rsidR="004A2011" w:rsidDel="003F758E">
          <w:rPr>
            <w:rFonts w:hint="eastAsia"/>
            <w:color w:val="000000"/>
            <w:kern w:val="24"/>
          </w:rPr>
          <w:delText>266</w:delText>
        </w:r>
      </w:del>
      <w:ins w:id="418" w:author="Siyang Li" w:date="2026-08-07T09:35:00Z" w16du:dateUtc="2026-08-07T01:35:00Z">
        <w:r w:rsidR="003F758E">
          <w:rPr>
            <w:rFonts w:hint="eastAsia"/>
            <w:color w:val="000000"/>
            <w:kern w:val="24"/>
          </w:rPr>
          <w:t>-0.0</w:t>
        </w:r>
      </w:ins>
      <w:ins w:id="419" w:author="Siyang Li" w:date="2026-08-16T15:19:00Z" w16du:dateUtc="2026-08-16T07:19:00Z">
        <w:r w:rsidR="00C80DA5">
          <w:rPr>
            <w:rFonts w:hint="eastAsia"/>
            <w:color w:val="000000"/>
            <w:kern w:val="24"/>
          </w:rPr>
          <w:t>018</w:t>
        </w:r>
      </w:ins>
      <w:r w:rsidR="004A2011" w:rsidRPr="002D3FEB">
        <w:rPr>
          <w:color w:val="000000"/>
          <w:kern w:val="24"/>
        </w:rPr>
        <w:t xml:space="preserve"> (t-stat=</w:t>
      </w:r>
      <w:del w:id="420" w:author="Siyang Li" w:date="2026-08-07T09:35:00Z" w16du:dateUtc="2026-08-07T01:35:00Z">
        <w:r w:rsidR="004A2011" w:rsidDel="003F758E">
          <w:rPr>
            <w:rFonts w:hint="eastAsia"/>
            <w:color w:val="000000"/>
            <w:kern w:val="24"/>
          </w:rPr>
          <w:delText>4.44</w:delText>
        </w:r>
      </w:del>
      <w:ins w:id="421" w:author="Siyang Li" w:date="2026-08-07T09:35:00Z" w16du:dateUtc="2026-08-07T01:35:00Z">
        <w:r w:rsidR="003F758E">
          <w:rPr>
            <w:rFonts w:hint="eastAsia"/>
            <w:color w:val="000000"/>
            <w:kern w:val="24"/>
          </w:rPr>
          <w:t>-</w:t>
        </w:r>
      </w:ins>
      <w:ins w:id="422" w:author="Siyang Li" w:date="2026-08-16T15:20:00Z" w16du:dateUtc="2026-08-16T07:20:00Z">
        <w:r w:rsidR="00C80DA5">
          <w:rPr>
            <w:rFonts w:hint="eastAsia"/>
            <w:color w:val="000000"/>
            <w:kern w:val="24"/>
          </w:rPr>
          <w:t>0.24</w:t>
        </w:r>
      </w:ins>
      <w:r w:rsidR="004A2011" w:rsidRPr="002D3FEB">
        <w:rPr>
          <w:color w:val="000000"/>
          <w:kern w:val="24"/>
        </w:rPr>
        <w:t>)</w:t>
      </w:r>
      <w:del w:id="423" w:author="Siyang Li" w:date="2026-08-07T09:36:00Z" w16du:dateUtc="2026-08-07T01:36:00Z">
        <w:r w:rsidDel="00C61BCD">
          <w:rPr>
            <w:color w:val="000000"/>
            <w:kern w:val="24"/>
          </w:rPr>
          <w:delText>, substantially smaller than those in Panel B</w:delText>
        </w:r>
      </w:del>
      <w:r>
        <w:rPr>
          <w:color w:val="000000"/>
          <w:kern w:val="24"/>
        </w:rPr>
        <w:t>.</w:t>
      </w:r>
      <w:del w:id="424" w:author="Siyang Li" w:date="2026-08-07T09:37:00Z" w16du:dateUtc="2026-08-07T01:37:00Z">
        <w:r w:rsidR="00101D99" w:rsidDel="000D716F">
          <w:rPr>
            <w:color w:val="000000"/>
            <w:kern w:val="24"/>
          </w:rPr>
          <w:delText xml:space="preserve"> </w:delText>
        </w:r>
      </w:del>
      <w:ins w:id="425" w:author="Siyang Li" w:date="2026-08-07T09:38:00Z" w16du:dateUtc="2026-08-07T01:38:00Z">
        <w:r w:rsidR="001A7A7E">
          <w:rPr>
            <w:rFonts w:hint="eastAsia"/>
            <w:color w:val="000000"/>
            <w:kern w:val="24"/>
          </w:rPr>
          <w:t xml:space="preserve"> </w:t>
        </w:r>
      </w:ins>
      <w:ins w:id="426" w:author="Siyang Li" w:date="2026-08-07T09:40:00Z">
        <w:r w:rsidR="008A09ED" w:rsidRPr="008A09ED">
          <w:rPr>
            <w:color w:val="000000"/>
            <w:kern w:val="24"/>
          </w:rPr>
          <w:t>This pattern indicates substantially weaker belief transmission across agent groups when social influence is limited</w:t>
        </w:r>
      </w:ins>
      <w:ins w:id="427" w:author="Siyang Li" w:date="2026-08-07T09:39:00Z">
        <w:r w:rsidR="006C16C0" w:rsidRPr="006C16C0">
          <w:rPr>
            <w:color w:val="000000"/>
            <w:kern w:val="24"/>
          </w:rPr>
          <w:t xml:space="preserve">. </w:t>
        </w:r>
      </w:ins>
      <w:del w:id="428" w:author="Siyang Li" w:date="2026-08-07T09:37:00Z" w16du:dateUtc="2026-08-07T01:37:00Z">
        <w:r w:rsidR="009A265E" w:rsidRPr="002D3FEB" w:rsidDel="000D716F">
          <w:rPr>
            <w:color w:val="000000"/>
            <w:kern w:val="24"/>
          </w:rPr>
          <w:delText xml:space="preserve">Granger </w:delText>
        </w:r>
        <w:r w:rsidDel="000D716F">
          <w:rPr>
            <w:color w:val="000000"/>
            <w:kern w:val="24"/>
          </w:rPr>
          <w:delText>causality tests at the bottom provide consistent implications.</w:delText>
        </w:r>
      </w:del>
      <w:r>
        <w:rPr>
          <w:color w:val="000000"/>
          <w:kern w:val="24"/>
        </w:rPr>
        <w:t xml:space="preserve"> </w:t>
      </w:r>
      <w:r w:rsidR="009A265E" w:rsidRPr="002D3FEB">
        <w:rPr>
          <w:color w:val="000000"/>
          <w:kern w:val="24"/>
        </w:rPr>
        <w:t xml:space="preserve"> </w:t>
      </w:r>
    </w:p>
    <w:p w14:paraId="56F0E312" w14:textId="6B4C47AB" w:rsidR="002079EE" w:rsidRPr="002D3FEB" w:rsidRDefault="0092580F" w:rsidP="002C7607">
      <w:pPr>
        <w:spacing w:line="480" w:lineRule="auto"/>
        <w:ind w:firstLine="720"/>
        <w:jc w:val="both"/>
        <w:rPr>
          <w:color w:val="000000"/>
          <w:kern w:val="24"/>
        </w:rPr>
      </w:pPr>
      <w:r>
        <w:rPr>
          <w:color w:val="000000"/>
          <w:kern w:val="24"/>
        </w:rPr>
        <w:t xml:space="preserve">The drastic differences between high and low influence samples are vividly plotted in </w:t>
      </w:r>
      <w:r w:rsidR="004B7CE6" w:rsidRPr="00A6626F">
        <w:rPr>
          <w:color w:val="000000"/>
          <w:kern w:val="24"/>
        </w:rPr>
        <w:t xml:space="preserve">Figure </w:t>
      </w:r>
      <w:r w:rsidR="00726383" w:rsidRPr="00A6626F">
        <w:rPr>
          <w:color w:val="000000"/>
          <w:kern w:val="24"/>
        </w:rPr>
        <w:t>2</w:t>
      </w:r>
      <w:r w:rsidR="004B7CE6" w:rsidRPr="00A6626F">
        <w:rPr>
          <w:color w:val="000000"/>
          <w:kern w:val="24"/>
        </w:rPr>
        <w:t xml:space="preserve"> </w:t>
      </w:r>
      <w:r w:rsidR="00534FFE" w:rsidRPr="00A6626F">
        <w:rPr>
          <w:color w:val="000000"/>
          <w:kern w:val="24"/>
        </w:rPr>
        <w:t>Panel</w:t>
      </w:r>
      <w:r w:rsidR="00016B9B">
        <w:rPr>
          <w:color w:val="000000"/>
          <w:kern w:val="24"/>
        </w:rPr>
        <w:t>s</w:t>
      </w:r>
      <w:r w:rsidR="00534FFE" w:rsidRPr="00A6626F">
        <w:rPr>
          <w:color w:val="000000"/>
          <w:kern w:val="24"/>
        </w:rPr>
        <w:t xml:space="preserve"> </w:t>
      </w:r>
      <w:r w:rsidR="001E21CC" w:rsidRPr="00A6626F">
        <w:rPr>
          <w:color w:val="000000"/>
          <w:kern w:val="24"/>
        </w:rPr>
        <w:t>C-D and Panel</w:t>
      </w:r>
      <w:r w:rsidR="00016B9B">
        <w:rPr>
          <w:color w:val="000000"/>
          <w:kern w:val="24"/>
        </w:rPr>
        <w:t>s</w:t>
      </w:r>
      <w:r w:rsidR="001E21CC" w:rsidRPr="00A6626F">
        <w:rPr>
          <w:color w:val="000000"/>
          <w:kern w:val="24"/>
        </w:rPr>
        <w:t xml:space="preserve"> E-F</w:t>
      </w:r>
      <w:r>
        <w:rPr>
          <w:color w:val="000000"/>
          <w:kern w:val="24"/>
        </w:rPr>
        <w:t xml:space="preserve">. </w:t>
      </w:r>
      <w:r w:rsidR="00534FFE" w:rsidRPr="00A6626F">
        <w:rPr>
          <w:color w:val="000000"/>
          <w:kern w:val="24"/>
        </w:rPr>
        <w:t xml:space="preserve"> </w:t>
      </w:r>
      <w:r>
        <w:rPr>
          <w:color w:val="000000"/>
          <w:kern w:val="24"/>
        </w:rPr>
        <w:t xml:space="preserve">For </w:t>
      </w:r>
      <w:r w:rsidR="006369DC" w:rsidRPr="002D3FEB">
        <w:rPr>
          <w:color w:val="000000"/>
          <w:kern w:val="24"/>
        </w:rPr>
        <w:t>the high influence subsample</w:t>
      </w:r>
      <w:r w:rsidR="001E21CC" w:rsidRPr="002D3FEB">
        <w:rPr>
          <w:color w:val="000000"/>
          <w:kern w:val="24"/>
        </w:rPr>
        <w:t xml:space="preserve"> in Panel C</w:t>
      </w:r>
      <w:r w:rsidR="006369DC" w:rsidRPr="002D3FEB">
        <w:rPr>
          <w:color w:val="000000"/>
          <w:kern w:val="24"/>
        </w:rPr>
        <w:t>, the reaction of naïve tone in response to a</w:t>
      </w:r>
      <w:r w:rsidR="00B72A9E" w:rsidRPr="002D3FEB">
        <w:rPr>
          <w:color w:val="000000"/>
          <w:kern w:val="24"/>
        </w:rPr>
        <w:t xml:space="preserve"> one standard deviation shock </w:t>
      </w:r>
      <w:r w:rsidR="00016B9B">
        <w:rPr>
          <w:color w:val="000000"/>
          <w:kern w:val="24"/>
        </w:rPr>
        <w:t>to</w:t>
      </w:r>
      <w:r w:rsidR="00016B9B" w:rsidRPr="002D3FEB">
        <w:rPr>
          <w:color w:val="000000"/>
          <w:kern w:val="24"/>
        </w:rPr>
        <w:t xml:space="preserve"> </w:t>
      </w:r>
      <w:r w:rsidR="004A2011">
        <w:rPr>
          <w:color w:val="000000"/>
          <w:kern w:val="24"/>
        </w:rPr>
        <w:t>rational</w:t>
      </w:r>
      <w:r w:rsidR="004A2011" w:rsidRPr="002D3FEB">
        <w:rPr>
          <w:color w:val="000000"/>
          <w:kern w:val="24"/>
        </w:rPr>
        <w:t xml:space="preserve"> </w:t>
      </w:r>
      <w:r w:rsidR="00B72A9E" w:rsidRPr="002D3FEB">
        <w:rPr>
          <w:color w:val="000000"/>
          <w:kern w:val="24"/>
        </w:rPr>
        <w:t xml:space="preserve">tone is a </w:t>
      </w:r>
      <w:del w:id="429" w:author="Siyang Li" w:date="2026-08-07T09:48:00Z" w16du:dateUtc="2026-08-07T01:48:00Z">
        <w:r w:rsidR="00DC3FC6" w:rsidRPr="002D3FEB" w:rsidDel="003F256A">
          <w:rPr>
            <w:rFonts w:hint="eastAsia"/>
            <w:color w:val="000000"/>
            <w:kern w:val="24"/>
          </w:rPr>
          <w:delText>0.</w:delText>
        </w:r>
        <w:r w:rsidR="004A2011" w:rsidDel="003F256A">
          <w:rPr>
            <w:color w:val="000000"/>
            <w:kern w:val="24"/>
          </w:rPr>
          <w:delText>4</w:delText>
        </w:r>
        <w:r w:rsidDel="003F256A">
          <w:rPr>
            <w:color w:val="000000"/>
            <w:kern w:val="24"/>
          </w:rPr>
          <w:delText>0</w:delText>
        </w:r>
      </w:del>
      <w:ins w:id="430" w:author="Siyang Li" w:date="2026-08-07T09:48:00Z" w16du:dateUtc="2026-08-07T01:48:00Z">
        <w:r w:rsidR="003F256A">
          <w:rPr>
            <w:rFonts w:hint="eastAsia"/>
            <w:color w:val="000000"/>
            <w:kern w:val="24"/>
          </w:rPr>
          <w:t>9</w:t>
        </w:r>
      </w:ins>
      <w:ins w:id="431" w:author="Siyang Li" w:date="2026-08-16T15:27:00Z" w16du:dateUtc="2026-08-16T07:27:00Z">
        <w:r w:rsidR="005D72DE">
          <w:rPr>
            <w:rFonts w:hint="eastAsia"/>
            <w:color w:val="000000"/>
            <w:kern w:val="24"/>
          </w:rPr>
          <w:t>.61</w:t>
        </w:r>
      </w:ins>
      <w:r w:rsidR="00DC3FC6" w:rsidRPr="002D3FEB">
        <w:rPr>
          <w:rFonts w:hint="eastAsia"/>
          <w:color w:val="000000"/>
          <w:kern w:val="24"/>
        </w:rPr>
        <w:t>%</w:t>
      </w:r>
      <w:r w:rsidR="00283ABD" w:rsidRPr="002D3FEB">
        <w:rPr>
          <w:color w:val="000000"/>
          <w:kern w:val="24"/>
        </w:rPr>
        <w:t xml:space="preserve"> </w:t>
      </w:r>
      <w:r w:rsidR="00B72A9E" w:rsidRPr="002D3FEB">
        <w:rPr>
          <w:color w:val="000000"/>
          <w:kern w:val="24"/>
        </w:rPr>
        <w:t>increase</w:t>
      </w:r>
      <w:r w:rsidR="007C230E" w:rsidRPr="002D3FEB">
        <w:rPr>
          <w:color w:val="000000"/>
          <w:kern w:val="24"/>
        </w:rPr>
        <w:t xml:space="preserve"> </w:t>
      </w:r>
      <w:r w:rsidR="00F53B27">
        <w:rPr>
          <w:rFonts w:hint="eastAsia"/>
          <w:color w:val="000000"/>
          <w:kern w:val="24"/>
        </w:rPr>
        <w:t xml:space="preserve">for </w:t>
      </w:r>
      <w:r w:rsidR="00016B9B">
        <w:rPr>
          <w:color w:val="000000"/>
          <w:kern w:val="24"/>
        </w:rPr>
        <w:t>the following</w:t>
      </w:r>
      <w:r w:rsidR="00016B9B">
        <w:rPr>
          <w:rFonts w:hint="eastAsia"/>
          <w:color w:val="000000"/>
          <w:kern w:val="24"/>
        </w:rPr>
        <w:t xml:space="preserve"> </w:t>
      </w:r>
      <w:r w:rsidR="00F53B27">
        <w:rPr>
          <w:rFonts w:hint="eastAsia"/>
          <w:color w:val="000000"/>
          <w:kern w:val="24"/>
        </w:rPr>
        <w:t>week</w:t>
      </w:r>
      <w:r w:rsidR="00A81FA6">
        <w:rPr>
          <w:rFonts w:hint="eastAsia"/>
          <w:color w:val="000000"/>
          <w:kern w:val="24"/>
        </w:rPr>
        <w:t>, and</w:t>
      </w:r>
      <w:r w:rsidR="00161493" w:rsidRPr="002D3FEB">
        <w:rPr>
          <w:color w:val="000000"/>
          <w:kern w:val="24"/>
        </w:rPr>
        <w:t xml:space="preserve"> </w:t>
      </w:r>
      <w:r w:rsidR="00016B9B">
        <w:rPr>
          <w:color w:val="000000"/>
          <w:kern w:val="24"/>
        </w:rPr>
        <w:t xml:space="preserve">it remains </w:t>
      </w:r>
      <w:r w:rsidR="00161493" w:rsidRPr="002D3FEB">
        <w:rPr>
          <w:color w:val="000000"/>
          <w:kern w:val="24"/>
        </w:rPr>
        <w:t xml:space="preserve">significant for the </w:t>
      </w:r>
      <w:r w:rsidR="00016B9B">
        <w:rPr>
          <w:color w:val="000000"/>
          <w:kern w:val="24"/>
        </w:rPr>
        <w:t>next</w:t>
      </w:r>
      <w:r w:rsidR="00016B9B" w:rsidRPr="002D3FEB">
        <w:rPr>
          <w:color w:val="000000"/>
          <w:kern w:val="24"/>
        </w:rPr>
        <w:t xml:space="preserve"> </w:t>
      </w:r>
      <w:r w:rsidR="009225D5">
        <w:rPr>
          <w:rFonts w:hint="eastAsia"/>
          <w:color w:val="000000"/>
          <w:kern w:val="24"/>
        </w:rPr>
        <w:t>8</w:t>
      </w:r>
      <w:r w:rsidR="009225D5" w:rsidRPr="002D3FEB">
        <w:rPr>
          <w:color w:val="000000"/>
          <w:kern w:val="24"/>
        </w:rPr>
        <w:t xml:space="preserve"> </w:t>
      </w:r>
      <w:r w:rsidR="009225D5">
        <w:rPr>
          <w:rFonts w:hint="eastAsia"/>
          <w:color w:val="000000"/>
          <w:kern w:val="24"/>
        </w:rPr>
        <w:t>weeks</w:t>
      </w:r>
      <w:r w:rsidR="00161493" w:rsidRPr="002D3FEB">
        <w:rPr>
          <w:color w:val="000000"/>
          <w:kern w:val="24"/>
        </w:rPr>
        <w:t xml:space="preserve">. </w:t>
      </w:r>
      <w:r w:rsidR="00054F2F" w:rsidRPr="002D3FEB">
        <w:rPr>
          <w:color w:val="000000"/>
          <w:kern w:val="24"/>
        </w:rPr>
        <w:t>However, in the low influence subsample</w:t>
      </w:r>
      <w:r w:rsidR="00161493" w:rsidRPr="002D3FEB">
        <w:rPr>
          <w:color w:val="000000"/>
          <w:kern w:val="24"/>
        </w:rPr>
        <w:t xml:space="preserve"> in Panel E</w:t>
      </w:r>
      <w:r w:rsidR="00054F2F" w:rsidRPr="002D3FEB">
        <w:rPr>
          <w:color w:val="000000"/>
          <w:kern w:val="24"/>
        </w:rPr>
        <w:t>, the response of naïve t</w:t>
      </w:r>
      <w:r w:rsidR="007C230E" w:rsidRPr="002D3FEB">
        <w:rPr>
          <w:color w:val="000000"/>
          <w:kern w:val="24"/>
        </w:rPr>
        <w:t xml:space="preserve">one to the same </w:t>
      </w:r>
      <w:r w:rsidR="004A2011">
        <w:rPr>
          <w:color w:val="000000"/>
          <w:kern w:val="24"/>
        </w:rPr>
        <w:t>rational</w:t>
      </w:r>
      <w:r w:rsidR="004A2011" w:rsidRPr="002D3FEB">
        <w:rPr>
          <w:color w:val="000000"/>
          <w:kern w:val="24"/>
        </w:rPr>
        <w:t xml:space="preserve"> </w:t>
      </w:r>
      <w:r w:rsidR="007C230E" w:rsidRPr="002D3FEB">
        <w:rPr>
          <w:color w:val="000000"/>
          <w:kern w:val="24"/>
        </w:rPr>
        <w:t xml:space="preserve">tone shock on day 1 is </w:t>
      </w:r>
      <w:del w:id="432" w:author="Siyang Li" w:date="2026-08-07T09:49:00Z" w16du:dateUtc="2026-08-07T01:49:00Z">
        <w:r w:rsidR="00016B9B" w:rsidDel="00FE35B5">
          <w:rPr>
            <w:rFonts w:hint="eastAsia"/>
            <w:color w:val="000000"/>
            <w:kern w:val="24"/>
          </w:rPr>
          <w:delText xml:space="preserve">merely </w:delText>
        </w:r>
      </w:del>
      <w:del w:id="433" w:author="Siyang Li" w:date="2026-08-16T15:26:00Z" w16du:dateUtc="2026-08-16T07:26:00Z">
        <w:r w:rsidR="00054F2F" w:rsidRPr="002D3FEB" w:rsidDel="00454181">
          <w:rPr>
            <w:rFonts w:hint="eastAsia"/>
            <w:color w:val="000000"/>
            <w:kern w:val="24"/>
          </w:rPr>
          <w:delText>a 0.</w:delText>
        </w:r>
      </w:del>
      <w:del w:id="434" w:author="Siyang Li" w:date="2026-08-07T09:49:00Z" w16du:dateUtc="2026-08-07T01:49:00Z">
        <w:r w:rsidR="00ED1454" w:rsidRPr="002D3FEB" w:rsidDel="00FE35B5">
          <w:rPr>
            <w:rFonts w:hint="eastAsia"/>
            <w:color w:val="000000"/>
            <w:kern w:val="24"/>
          </w:rPr>
          <w:delText>0</w:delText>
        </w:r>
        <w:r w:rsidR="004A2011" w:rsidDel="00FE35B5">
          <w:rPr>
            <w:rFonts w:hint="eastAsia"/>
            <w:color w:val="000000"/>
            <w:kern w:val="24"/>
          </w:rPr>
          <w:delText>3</w:delText>
        </w:r>
      </w:del>
      <w:del w:id="435" w:author="Siyang Li" w:date="2026-08-16T15:26:00Z" w16du:dateUtc="2026-08-16T07:26:00Z">
        <w:r w:rsidR="00DC3FC6" w:rsidRPr="002D3FEB" w:rsidDel="00454181">
          <w:rPr>
            <w:rFonts w:hint="eastAsia"/>
            <w:color w:val="000000"/>
            <w:kern w:val="24"/>
          </w:rPr>
          <w:delText>%</w:delText>
        </w:r>
        <w:r w:rsidR="00054F2F" w:rsidRPr="002D3FEB" w:rsidDel="00454181">
          <w:rPr>
            <w:rFonts w:hint="eastAsia"/>
            <w:color w:val="000000"/>
            <w:kern w:val="24"/>
          </w:rPr>
          <w:delText xml:space="preserve"> </w:delText>
        </w:r>
      </w:del>
      <w:del w:id="436" w:author="Siyang Li" w:date="2026-08-07T09:49:00Z" w16du:dateUtc="2026-08-07T01:49:00Z">
        <w:r w:rsidR="00054F2F" w:rsidRPr="002D3FEB" w:rsidDel="00FE35B5">
          <w:rPr>
            <w:rFonts w:hint="eastAsia"/>
            <w:color w:val="000000"/>
            <w:kern w:val="24"/>
          </w:rPr>
          <w:delText>increase</w:delText>
        </w:r>
      </w:del>
      <w:del w:id="437" w:author="Siyang Li" w:date="2026-08-16T15:26:00Z" w16du:dateUtc="2026-08-16T07:26:00Z">
        <w:r w:rsidR="00161493" w:rsidRPr="002D3FEB" w:rsidDel="00454181">
          <w:rPr>
            <w:rFonts w:hint="eastAsia"/>
            <w:color w:val="000000"/>
            <w:kern w:val="24"/>
          </w:rPr>
          <w:delText xml:space="preserve">, and it quickly drops to zero after </w:delText>
        </w:r>
      </w:del>
      <w:del w:id="438" w:author="Siyang Li" w:date="2026-08-07T09:50:00Z" w16du:dateUtc="2026-08-07T01:50:00Z">
        <w:r w:rsidR="0096010B" w:rsidDel="00725C9C">
          <w:rPr>
            <w:rFonts w:hint="eastAsia"/>
            <w:color w:val="000000"/>
            <w:kern w:val="24"/>
          </w:rPr>
          <w:delText>2</w:delText>
        </w:r>
        <w:r w:rsidR="0096010B" w:rsidRPr="002D3FEB" w:rsidDel="00725C9C">
          <w:rPr>
            <w:rFonts w:hint="eastAsia"/>
            <w:color w:val="000000"/>
            <w:kern w:val="24"/>
          </w:rPr>
          <w:delText xml:space="preserve"> </w:delText>
        </w:r>
      </w:del>
      <w:del w:id="439" w:author="Siyang Li" w:date="2026-08-16T15:26:00Z" w16du:dateUtc="2026-08-16T07:26:00Z">
        <w:r w:rsidR="00496039" w:rsidDel="00454181">
          <w:rPr>
            <w:rFonts w:hint="eastAsia"/>
            <w:color w:val="000000"/>
            <w:kern w:val="24"/>
          </w:rPr>
          <w:delText>week</w:delText>
        </w:r>
      </w:del>
      <w:ins w:id="440" w:author="Siyang Li" w:date="2026-08-16T15:26:00Z" w16du:dateUtc="2026-08-16T07:26:00Z">
        <w:r w:rsidR="00454181">
          <w:rPr>
            <w:rFonts w:hint="eastAsia"/>
            <w:color w:val="000000"/>
            <w:kern w:val="24"/>
          </w:rPr>
          <w:t>insignificant</w:t>
        </w:r>
      </w:ins>
      <w:del w:id="441" w:author="Siyang Li" w:date="2026-08-07T09:50:00Z" w16du:dateUtc="2026-08-07T01:50:00Z">
        <w:r w:rsidR="00496039" w:rsidDel="00725C9C">
          <w:rPr>
            <w:rFonts w:hint="eastAsia"/>
            <w:color w:val="000000"/>
            <w:kern w:val="24"/>
          </w:rPr>
          <w:delText>s</w:delText>
        </w:r>
      </w:del>
      <w:r w:rsidR="00161493" w:rsidRPr="002D3FEB">
        <w:rPr>
          <w:color w:val="000000"/>
          <w:kern w:val="24"/>
        </w:rPr>
        <w:t xml:space="preserve">. Similar patterns can be observed for </w:t>
      </w:r>
      <w:r w:rsidR="004A2011">
        <w:rPr>
          <w:color w:val="000000"/>
          <w:kern w:val="24"/>
        </w:rPr>
        <w:t>fanatic</w:t>
      </w:r>
      <w:r w:rsidR="004A2011" w:rsidRPr="002D3FEB">
        <w:rPr>
          <w:color w:val="000000"/>
          <w:kern w:val="24"/>
        </w:rPr>
        <w:t xml:space="preserve"> </w:t>
      </w:r>
      <w:r w:rsidR="00161493" w:rsidRPr="002D3FEB">
        <w:rPr>
          <w:color w:val="000000"/>
          <w:kern w:val="24"/>
        </w:rPr>
        <w:t>tone in Panel</w:t>
      </w:r>
      <w:r w:rsidR="00016B9B">
        <w:rPr>
          <w:color w:val="000000"/>
          <w:kern w:val="24"/>
        </w:rPr>
        <w:t>s</w:t>
      </w:r>
      <w:r w:rsidR="00161493" w:rsidRPr="002D3FEB">
        <w:rPr>
          <w:color w:val="000000"/>
          <w:kern w:val="24"/>
        </w:rPr>
        <w:t xml:space="preserve"> D and F. </w:t>
      </w:r>
      <w:del w:id="442" w:author="Siyang Li" w:date="2026-08-07T09:51:00Z" w16du:dateUtc="2026-08-07T01:51:00Z">
        <w:r w:rsidR="007C230E" w:rsidRPr="002D3FEB" w:rsidDel="0077025B">
          <w:rPr>
            <w:color w:val="000000"/>
            <w:kern w:val="24"/>
          </w:rPr>
          <w:delText xml:space="preserve">Clearly, the magnitude of </w:delText>
        </w:r>
        <w:r w:rsidR="005944AE" w:rsidDel="0077025B">
          <w:rPr>
            <w:color w:val="000000"/>
            <w:kern w:val="24"/>
          </w:rPr>
          <w:delText xml:space="preserve">the </w:delText>
        </w:r>
        <w:r w:rsidR="007C230E" w:rsidRPr="002D3FEB" w:rsidDel="0077025B">
          <w:rPr>
            <w:color w:val="000000"/>
            <w:kern w:val="24"/>
          </w:rPr>
          <w:delText xml:space="preserve">response is much </w:delText>
        </w:r>
        <w:r w:rsidR="00161493" w:rsidRPr="002D3FEB" w:rsidDel="0077025B">
          <w:rPr>
            <w:color w:val="000000"/>
            <w:kern w:val="24"/>
          </w:rPr>
          <w:delText>larger in the high</w:delText>
        </w:r>
        <w:r w:rsidR="007C230E" w:rsidRPr="002D3FEB" w:rsidDel="0077025B">
          <w:rPr>
            <w:color w:val="000000"/>
            <w:kern w:val="24"/>
          </w:rPr>
          <w:delText xml:space="preserve"> infl</w:delText>
        </w:r>
        <w:r w:rsidR="00161493" w:rsidRPr="002D3FEB" w:rsidDel="0077025B">
          <w:rPr>
            <w:color w:val="000000"/>
            <w:kern w:val="24"/>
          </w:rPr>
          <w:delText>uence subsample than in the low</w:delText>
        </w:r>
        <w:r w:rsidR="007C230E" w:rsidRPr="002D3FEB" w:rsidDel="0077025B">
          <w:rPr>
            <w:color w:val="000000"/>
            <w:kern w:val="24"/>
          </w:rPr>
          <w:delText xml:space="preserve"> influence subsample.</w:delText>
        </w:r>
        <w:r w:rsidR="00884AD9" w:rsidRPr="002D3FEB" w:rsidDel="0077025B">
          <w:rPr>
            <w:color w:val="000000"/>
            <w:kern w:val="24"/>
          </w:rPr>
          <w:delText xml:space="preserve"> </w:delText>
        </w:r>
      </w:del>
      <w:r w:rsidR="00884AD9" w:rsidRPr="002D3FEB">
        <w:rPr>
          <w:color w:val="000000"/>
          <w:kern w:val="24"/>
        </w:rPr>
        <w:t xml:space="preserve">Overall, these patterns suggest that </w:t>
      </w:r>
      <w:r w:rsidR="004A2011">
        <w:rPr>
          <w:color w:val="000000"/>
          <w:kern w:val="24"/>
        </w:rPr>
        <w:t>rational</w:t>
      </w:r>
      <w:r w:rsidR="004A2011" w:rsidRPr="002D3FEB">
        <w:rPr>
          <w:color w:val="000000"/>
          <w:kern w:val="24"/>
        </w:rPr>
        <w:t xml:space="preserve"> </w:t>
      </w:r>
      <w:r w:rsidR="00884AD9" w:rsidRPr="002D3FEB">
        <w:rPr>
          <w:color w:val="000000"/>
          <w:kern w:val="24"/>
        </w:rPr>
        <w:t xml:space="preserve">tone and </w:t>
      </w:r>
      <w:r w:rsidR="004A2011">
        <w:rPr>
          <w:color w:val="000000"/>
          <w:kern w:val="24"/>
        </w:rPr>
        <w:t>fanatic</w:t>
      </w:r>
      <w:r w:rsidR="004A2011" w:rsidRPr="002D3FEB">
        <w:rPr>
          <w:color w:val="000000"/>
          <w:kern w:val="24"/>
        </w:rPr>
        <w:t xml:space="preserve"> </w:t>
      </w:r>
      <w:r w:rsidR="00884AD9" w:rsidRPr="002D3FEB">
        <w:rPr>
          <w:color w:val="000000"/>
          <w:kern w:val="24"/>
        </w:rPr>
        <w:t xml:space="preserve">tone have stronger </w:t>
      </w:r>
      <w:r w:rsidR="00AD4383">
        <w:rPr>
          <w:rFonts w:hint="eastAsia"/>
          <w:color w:val="000000"/>
          <w:kern w:val="24"/>
        </w:rPr>
        <w:t>predictive power</w:t>
      </w:r>
      <w:r w:rsidR="00AD4383" w:rsidRPr="002D3FEB">
        <w:rPr>
          <w:color w:val="000000"/>
          <w:kern w:val="24"/>
        </w:rPr>
        <w:t xml:space="preserve"> </w:t>
      </w:r>
      <w:r w:rsidR="00884AD9" w:rsidRPr="002D3FEB">
        <w:rPr>
          <w:color w:val="000000"/>
          <w:kern w:val="24"/>
        </w:rPr>
        <w:t xml:space="preserve">on naïve tone when </w:t>
      </w:r>
      <w:del w:id="443" w:author="Siyang Li" w:date="2026-08-07T09:55:00Z" w16du:dateUtc="2026-08-07T01:55:00Z">
        <w:r w:rsidR="004C57BE" w:rsidDel="002F0CC2">
          <w:rPr>
            <w:color w:val="000000"/>
            <w:kern w:val="24"/>
          </w:rPr>
          <w:delText>rational and fanatic</w:delText>
        </w:r>
        <w:r w:rsidR="00884AD9" w:rsidRPr="002D3FEB" w:rsidDel="002F0CC2">
          <w:rPr>
            <w:color w:val="000000"/>
            <w:kern w:val="24"/>
          </w:rPr>
          <w:delText xml:space="preserve"> agents</w:delText>
        </w:r>
      </w:del>
      <w:ins w:id="444" w:author="Siyang Li" w:date="2026-08-07T09:55:00Z" w16du:dateUtc="2026-08-07T01:55:00Z">
        <w:r w:rsidR="002F0CC2">
          <w:rPr>
            <w:rFonts w:hint="eastAsia"/>
            <w:color w:val="000000"/>
            <w:kern w:val="24"/>
          </w:rPr>
          <w:t>agents in the social network</w:t>
        </w:r>
      </w:ins>
      <w:r w:rsidR="00884AD9" w:rsidRPr="002D3FEB">
        <w:rPr>
          <w:color w:val="000000"/>
          <w:kern w:val="24"/>
        </w:rPr>
        <w:t xml:space="preserve"> have higher influence,</w:t>
      </w:r>
      <w:r w:rsidR="003E53D8" w:rsidRPr="002D3FEB">
        <w:rPr>
          <w:color w:val="000000"/>
          <w:kern w:val="24"/>
        </w:rPr>
        <w:t xml:space="preserve"> which is consistent with </w:t>
      </w:r>
      <w:r w:rsidR="00884AD9" w:rsidRPr="002D3FEB">
        <w:rPr>
          <w:color w:val="000000"/>
          <w:kern w:val="24"/>
        </w:rPr>
        <w:t>H2.</w:t>
      </w:r>
      <w:r w:rsidR="007C230E" w:rsidRPr="002D3FEB">
        <w:rPr>
          <w:color w:val="000000"/>
          <w:kern w:val="24"/>
        </w:rPr>
        <w:t xml:space="preserve"> </w:t>
      </w:r>
    </w:p>
    <w:p w14:paraId="724406F9" w14:textId="1710E27B" w:rsidR="002079EE" w:rsidRPr="002D3FEB" w:rsidRDefault="0020175D" w:rsidP="002079EE">
      <w:pPr>
        <w:spacing w:line="480" w:lineRule="auto"/>
        <w:ind w:firstLine="720"/>
        <w:jc w:val="both"/>
        <w:rPr>
          <w:color w:val="000000"/>
          <w:kern w:val="24"/>
        </w:rPr>
      </w:pPr>
      <w:r w:rsidRPr="002D3FEB">
        <w:rPr>
          <w:color w:val="000000"/>
          <w:kern w:val="24"/>
        </w:rPr>
        <w:t xml:space="preserve">To summarize, </w:t>
      </w:r>
      <w:r w:rsidR="002079EE" w:rsidRPr="002D3FEB">
        <w:rPr>
          <w:color w:val="000000"/>
          <w:kern w:val="24"/>
        </w:rPr>
        <w:t xml:space="preserve">we </w:t>
      </w:r>
      <w:r w:rsidR="006D4833" w:rsidRPr="002D3FEB">
        <w:rPr>
          <w:color w:val="000000"/>
          <w:kern w:val="24"/>
        </w:rPr>
        <w:t xml:space="preserve">document empirical </w:t>
      </w:r>
      <w:r w:rsidR="002079EE" w:rsidRPr="002D3FEB">
        <w:rPr>
          <w:color w:val="000000"/>
          <w:kern w:val="24"/>
        </w:rPr>
        <w:t xml:space="preserve">support for </w:t>
      </w:r>
      <w:r w:rsidR="00EA19FD" w:rsidRPr="002D3FEB">
        <w:rPr>
          <w:color w:val="000000"/>
          <w:kern w:val="24"/>
        </w:rPr>
        <w:t>H1 and H2</w:t>
      </w:r>
      <w:r w:rsidRPr="002D3FEB">
        <w:rPr>
          <w:color w:val="000000"/>
          <w:kern w:val="24"/>
        </w:rPr>
        <w:t>, regarding belief formation</w:t>
      </w:r>
      <w:r w:rsidR="006D4833" w:rsidRPr="002D3FEB">
        <w:rPr>
          <w:color w:val="000000"/>
          <w:kern w:val="24"/>
        </w:rPr>
        <w:t xml:space="preserve"> in a social network</w:t>
      </w:r>
      <w:r w:rsidR="002079EE" w:rsidRPr="002D3FEB">
        <w:rPr>
          <w:color w:val="000000"/>
          <w:kern w:val="24"/>
        </w:rPr>
        <w:t xml:space="preserve">. </w:t>
      </w:r>
      <w:ins w:id="445" w:author="Siyang Li" w:date="2026-08-07T09:54:00Z" w16du:dateUtc="2026-08-07T01:54:00Z">
        <w:r w:rsidR="00396696" w:rsidRPr="009B5109">
          <w:rPr>
            <w:color w:val="000000"/>
            <w:kern w:val="24"/>
          </w:rPr>
          <w:t>The result is closely aligned with the belief-formation mechanism in Pedersen (2022), in which naïve investors update their beliefs by learning from other investors through the social network, so that views with greater social influence exert a stronger effect on subsequent beliefs. When such influence is weak, this transmission mechanism is attenuated.</w:t>
        </w:r>
        <w:r w:rsidR="00396696">
          <w:rPr>
            <w:rFonts w:hint="eastAsia"/>
            <w:color w:val="000000"/>
            <w:kern w:val="24"/>
          </w:rPr>
          <w:t xml:space="preserve"> </w:t>
        </w:r>
      </w:ins>
      <w:del w:id="446" w:author="Siyang Li" w:date="2026-08-07T09:54:00Z" w16du:dateUtc="2026-08-07T01:54:00Z">
        <w:r w:rsidR="00161493" w:rsidRPr="002D3FEB" w:rsidDel="003B43EC">
          <w:rPr>
            <w:color w:val="000000"/>
            <w:kern w:val="24"/>
          </w:rPr>
          <w:delText>V</w:delText>
        </w:r>
        <w:r w:rsidR="00255BD5" w:rsidRPr="002D3FEB" w:rsidDel="003B43EC">
          <w:rPr>
            <w:color w:val="000000"/>
            <w:kern w:val="24"/>
          </w:rPr>
          <w:delText xml:space="preserve">iews from </w:delText>
        </w:r>
        <w:r w:rsidR="004C57BE" w:rsidDel="003B43EC">
          <w:rPr>
            <w:color w:val="000000"/>
            <w:kern w:val="24"/>
          </w:rPr>
          <w:delText>rational and fanatic</w:delText>
        </w:r>
        <w:r w:rsidR="00255BD5" w:rsidRPr="002D3FEB" w:rsidDel="003B43EC">
          <w:rPr>
            <w:color w:val="000000"/>
            <w:kern w:val="24"/>
          </w:rPr>
          <w:delText xml:space="preserve"> a</w:delText>
        </w:r>
        <w:r w:rsidR="002079EE" w:rsidRPr="002D3FEB" w:rsidDel="003B43EC">
          <w:rPr>
            <w:color w:val="000000"/>
            <w:kern w:val="24"/>
          </w:rPr>
          <w:delText xml:space="preserve">gents </w:delText>
        </w:r>
        <w:r w:rsidR="00255BD5" w:rsidRPr="002D3FEB" w:rsidDel="003B43EC">
          <w:rPr>
            <w:color w:val="000000"/>
            <w:kern w:val="24"/>
          </w:rPr>
          <w:delText>are</w:delText>
        </w:r>
        <w:r w:rsidR="002079EE" w:rsidRPr="002D3FEB" w:rsidDel="003B43EC">
          <w:rPr>
            <w:color w:val="000000"/>
            <w:kern w:val="24"/>
          </w:rPr>
          <w:delText xml:space="preserve"> strong predictor</w:delText>
        </w:r>
        <w:r w:rsidR="00255BD5" w:rsidRPr="002D3FEB" w:rsidDel="003B43EC">
          <w:rPr>
            <w:color w:val="000000"/>
            <w:kern w:val="24"/>
          </w:rPr>
          <w:delText>s</w:delText>
        </w:r>
        <w:r w:rsidR="002079EE" w:rsidRPr="002D3FEB" w:rsidDel="003B43EC">
          <w:rPr>
            <w:color w:val="000000"/>
            <w:kern w:val="24"/>
          </w:rPr>
          <w:delText xml:space="preserve"> of </w:delText>
        </w:r>
        <w:r w:rsidR="003A3D2F" w:rsidDel="003B43EC">
          <w:rPr>
            <w:rFonts w:hint="eastAsia"/>
            <w:color w:val="000000"/>
            <w:kern w:val="24"/>
          </w:rPr>
          <w:delText>future</w:delText>
        </w:r>
        <w:r w:rsidR="002079EE" w:rsidRPr="002D3FEB" w:rsidDel="003B43EC">
          <w:rPr>
            <w:color w:val="000000"/>
            <w:kern w:val="24"/>
          </w:rPr>
          <w:delText xml:space="preserve"> naïve agent </w:delText>
        </w:r>
        <w:r w:rsidR="0092580F" w:rsidDel="003B43EC">
          <w:rPr>
            <w:color w:val="000000"/>
            <w:kern w:val="24"/>
          </w:rPr>
          <w:delText>views, and t</w:delText>
        </w:r>
        <w:r w:rsidR="006D4833" w:rsidRPr="002D3FEB" w:rsidDel="003B43EC">
          <w:rPr>
            <w:color w:val="000000"/>
            <w:kern w:val="24"/>
          </w:rPr>
          <w:delText>he</w:delText>
        </w:r>
        <w:r w:rsidR="002079EE" w:rsidRPr="002D3FEB" w:rsidDel="003B43EC">
          <w:rPr>
            <w:color w:val="000000"/>
            <w:kern w:val="24"/>
          </w:rPr>
          <w:delText xml:space="preserve"> </w:delText>
        </w:r>
        <w:r w:rsidR="00AD4383" w:rsidDel="003B43EC">
          <w:rPr>
            <w:rFonts w:hint="eastAsia"/>
            <w:color w:val="000000"/>
            <w:kern w:val="24"/>
          </w:rPr>
          <w:delText>predictive power</w:delText>
        </w:r>
        <w:r w:rsidR="00AD4383" w:rsidRPr="002D3FEB" w:rsidDel="003B43EC">
          <w:rPr>
            <w:color w:val="000000"/>
            <w:kern w:val="24"/>
          </w:rPr>
          <w:delText xml:space="preserve"> </w:delText>
        </w:r>
        <w:r w:rsidR="002079EE" w:rsidRPr="002D3FEB" w:rsidDel="003B43EC">
          <w:rPr>
            <w:color w:val="000000"/>
            <w:kern w:val="24"/>
          </w:rPr>
          <w:delText>of</w:delText>
        </w:r>
        <w:r w:rsidR="00255BD5" w:rsidRPr="002D3FEB" w:rsidDel="003B43EC">
          <w:rPr>
            <w:color w:val="000000"/>
            <w:kern w:val="24"/>
          </w:rPr>
          <w:delText xml:space="preserve"> these</w:delText>
        </w:r>
        <w:r w:rsidR="002079EE" w:rsidRPr="002D3FEB" w:rsidDel="003B43EC">
          <w:rPr>
            <w:color w:val="000000"/>
            <w:kern w:val="24"/>
          </w:rPr>
          <w:delText xml:space="preserve"> agents</w:delText>
        </w:r>
        <w:r w:rsidR="001B7078" w:rsidRPr="002D3FEB" w:rsidDel="003B43EC">
          <w:rPr>
            <w:color w:val="000000"/>
            <w:kern w:val="24"/>
          </w:rPr>
          <w:delText>’</w:delText>
        </w:r>
        <w:r w:rsidR="002079EE" w:rsidRPr="002D3FEB" w:rsidDel="003B43EC">
          <w:rPr>
            <w:color w:val="000000"/>
            <w:kern w:val="24"/>
          </w:rPr>
          <w:delText xml:space="preserve"> </w:delText>
        </w:r>
        <w:r w:rsidRPr="002D3FEB" w:rsidDel="003B43EC">
          <w:rPr>
            <w:color w:val="000000"/>
            <w:kern w:val="24"/>
          </w:rPr>
          <w:delText>tone</w:delText>
        </w:r>
        <w:r w:rsidR="001B7078" w:rsidRPr="002D3FEB" w:rsidDel="003B43EC">
          <w:rPr>
            <w:color w:val="000000"/>
            <w:kern w:val="24"/>
          </w:rPr>
          <w:delText>s</w:delText>
        </w:r>
        <w:r w:rsidR="002079EE" w:rsidRPr="002D3FEB" w:rsidDel="003B43EC">
          <w:rPr>
            <w:color w:val="000000"/>
            <w:kern w:val="24"/>
          </w:rPr>
          <w:delText xml:space="preserve"> on </w:delText>
        </w:r>
        <w:r w:rsidR="009D2857" w:rsidDel="003B43EC">
          <w:rPr>
            <w:rFonts w:hint="eastAsia"/>
            <w:color w:val="000000"/>
            <w:kern w:val="24"/>
          </w:rPr>
          <w:delText>future</w:delText>
        </w:r>
        <w:r w:rsidR="002079EE" w:rsidRPr="002D3FEB" w:rsidDel="003B43EC">
          <w:rPr>
            <w:color w:val="000000"/>
            <w:kern w:val="24"/>
          </w:rPr>
          <w:delText xml:space="preserve"> naïve </w:delText>
        </w:r>
        <w:r w:rsidRPr="002D3FEB" w:rsidDel="003B43EC">
          <w:rPr>
            <w:color w:val="000000"/>
            <w:kern w:val="24"/>
          </w:rPr>
          <w:delText>tone</w:delText>
        </w:r>
        <w:r w:rsidR="002079EE" w:rsidRPr="002D3FEB" w:rsidDel="003B43EC">
          <w:rPr>
            <w:color w:val="000000"/>
            <w:kern w:val="24"/>
          </w:rPr>
          <w:delText xml:space="preserve"> </w:delText>
        </w:r>
        <w:r w:rsidR="00AD4383" w:rsidDel="003B43EC">
          <w:rPr>
            <w:rFonts w:hint="eastAsia"/>
            <w:color w:val="000000"/>
            <w:kern w:val="24"/>
          </w:rPr>
          <w:delText>is</w:delText>
        </w:r>
        <w:r w:rsidR="00AD4383" w:rsidRPr="002D3FEB" w:rsidDel="003B43EC">
          <w:rPr>
            <w:color w:val="000000"/>
            <w:kern w:val="24"/>
          </w:rPr>
          <w:delText xml:space="preserve"> </w:delText>
        </w:r>
        <w:r w:rsidR="002079EE" w:rsidRPr="002D3FEB" w:rsidDel="003B43EC">
          <w:rPr>
            <w:color w:val="000000"/>
            <w:kern w:val="24"/>
          </w:rPr>
          <w:delText xml:space="preserve">stronger </w:delText>
        </w:r>
        <w:r w:rsidR="00016B9B" w:rsidDel="003B43EC">
          <w:rPr>
            <w:color w:val="000000"/>
            <w:kern w:val="24"/>
          </w:rPr>
          <w:delText>when</w:delText>
        </w:r>
        <w:r w:rsidR="00016B9B" w:rsidRPr="002D3FEB" w:rsidDel="003B43EC">
          <w:rPr>
            <w:color w:val="000000"/>
            <w:kern w:val="24"/>
          </w:rPr>
          <w:delText xml:space="preserve"> </w:delText>
        </w:r>
        <w:r w:rsidR="00D804E6" w:rsidRPr="002D3FEB" w:rsidDel="003B43EC">
          <w:rPr>
            <w:color w:val="000000"/>
            <w:kern w:val="24"/>
          </w:rPr>
          <w:delText xml:space="preserve">they </w:delText>
        </w:r>
        <w:r w:rsidR="00255BD5" w:rsidRPr="002D3FEB" w:rsidDel="003B43EC">
          <w:rPr>
            <w:color w:val="000000"/>
            <w:kern w:val="24"/>
          </w:rPr>
          <w:delText>have high influence</w:delText>
        </w:r>
        <w:r w:rsidR="002C7607" w:rsidRPr="002D3FEB" w:rsidDel="003B43EC">
          <w:rPr>
            <w:color w:val="000000"/>
            <w:kern w:val="24"/>
          </w:rPr>
          <w:delText>.</w:delText>
        </w:r>
      </w:del>
      <w:ins w:id="447" w:author="Siyang Li" w:date="2026-08-07T09:00:00Z" w16du:dateUtc="2026-08-07T01:00:00Z">
        <w:r w:rsidR="009957E5">
          <w:rPr>
            <w:rFonts w:hint="eastAsia"/>
            <w:color w:val="000000"/>
            <w:kern w:val="24"/>
          </w:rPr>
          <w:t xml:space="preserve">Overall, </w:t>
        </w:r>
      </w:ins>
      <w:ins w:id="448" w:author="Siyang Li" w:date="2026-08-07T09:02:00Z" w16du:dateUtc="2026-08-07T01:02:00Z">
        <w:r w:rsidR="00AF084B">
          <w:rPr>
            <w:rFonts w:hint="eastAsia"/>
            <w:color w:val="000000"/>
            <w:kern w:val="24"/>
          </w:rPr>
          <w:t xml:space="preserve">the </w:t>
        </w:r>
        <w:r w:rsidR="00AF084B">
          <w:rPr>
            <w:rFonts w:hint="eastAsia"/>
            <w:color w:val="000000"/>
            <w:kern w:val="24"/>
          </w:rPr>
          <w:lastRenderedPageBreak/>
          <w:t xml:space="preserve">results </w:t>
        </w:r>
      </w:ins>
      <w:ins w:id="449" w:author="Siyang Li" w:date="2026-08-07T09:00:00Z">
        <w:r w:rsidR="009957E5" w:rsidRPr="009957E5">
          <w:rPr>
            <w:color w:val="000000"/>
            <w:kern w:val="24"/>
          </w:rPr>
          <w:t xml:space="preserve">capture how changes in beliefs expressed by one </w:t>
        </w:r>
      </w:ins>
      <w:ins w:id="450" w:author="Siyang Li" w:date="2026-08-07T09:01:00Z" w16du:dateUtc="2026-08-07T01:01:00Z">
        <w:r w:rsidR="009957E5">
          <w:rPr>
            <w:rFonts w:hint="eastAsia"/>
            <w:color w:val="000000"/>
            <w:kern w:val="24"/>
          </w:rPr>
          <w:t xml:space="preserve">agent </w:t>
        </w:r>
      </w:ins>
      <w:ins w:id="451" w:author="Siyang Li" w:date="2026-08-07T09:00:00Z">
        <w:r w:rsidR="009957E5" w:rsidRPr="009957E5">
          <w:rPr>
            <w:color w:val="000000"/>
            <w:kern w:val="24"/>
          </w:rPr>
          <w:t>group are systematically followed by changes in beliefs expressed by other, distinct groups</w:t>
        </w:r>
      </w:ins>
      <w:ins w:id="452" w:author="Siyang Li" w:date="2026-08-07T09:01:00Z" w16du:dateUtc="2026-08-07T01:01:00Z">
        <w:r w:rsidR="009733B6">
          <w:rPr>
            <w:rFonts w:hint="eastAsia"/>
            <w:color w:val="000000"/>
            <w:kern w:val="24"/>
          </w:rPr>
          <w:t xml:space="preserve"> and</w:t>
        </w:r>
      </w:ins>
      <w:ins w:id="453" w:author="Siyang Li" w:date="2026-08-07T09:00:00Z">
        <w:r w:rsidR="009957E5" w:rsidRPr="009957E5">
          <w:rPr>
            <w:color w:val="000000"/>
            <w:kern w:val="24"/>
          </w:rPr>
          <w:t xml:space="preserve"> </w:t>
        </w:r>
      </w:ins>
      <w:ins w:id="454" w:author="Siyang Li" w:date="2026-08-07T09:01:00Z" w16du:dateUtc="2026-08-07T01:01:00Z">
        <w:r w:rsidR="009733B6">
          <w:rPr>
            <w:rFonts w:hint="eastAsia"/>
            <w:color w:val="000000"/>
            <w:kern w:val="24"/>
          </w:rPr>
          <w:t>w</w:t>
        </w:r>
      </w:ins>
      <w:ins w:id="455" w:author="Siyang Li" w:date="2026-08-07T09:00:00Z">
        <w:r w:rsidR="009957E5" w:rsidRPr="009957E5">
          <w:rPr>
            <w:color w:val="000000"/>
            <w:kern w:val="24"/>
          </w:rPr>
          <w:t>e interpret these patterns as group-level belief spillovers</w:t>
        </w:r>
      </w:ins>
      <w:ins w:id="456" w:author="Siyang Li" w:date="2026-08-07T09:01:00Z" w16du:dateUtc="2026-08-07T01:01:00Z">
        <w:r w:rsidR="009957E5">
          <w:rPr>
            <w:rFonts w:hint="eastAsia"/>
            <w:color w:val="000000"/>
            <w:kern w:val="24"/>
          </w:rPr>
          <w:t>.</w:t>
        </w:r>
      </w:ins>
      <w:del w:id="457" w:author="Siyang Li" w:date="2026-08-07T08:54:00Z" w16du:dateUtc="2026-08-07T00:54:00Z">
        <w:r w:rsidR="002C7607" w:rsidRPr="002D3FEB" w:rsidDel="007E17D8">
          <w:rPr>
            <w:color w:val="000000"/>
            <w:kern w:val="24"/>
          </w:rPr>
          <w:delText xml:space="preserve"> </w:delText>
        </w:r>
      </w:del>
    </w:p>
    <w:p w14:paraId="36CC6BB4" w14:textId="50158F35" w:rsidR="002079EE" w:rsidRPr="002D3FEB" w:rsidRDefault="004960AF" w:rsidP="009414C5">
      <w:pPr>
        <w:keepNext/>
        <w:spacing w:line="480" w:lineRule="auto"/>
        <w:jc w:val="both"/>
        <w:rPr>
          <w:b/>
        </w:rPr>
      </w:pPr>
      <w:r w:rsidRPr="002D3FEB">
        <w:rPr>
          <w:b/>
        </w:rPr>
        <w:t>4</w:t>
      </w:r>
      <w:r w:rsidR="002079EE" w:rsidRPr="002D3FEB">
        <w:rPr>
          <w:b/>
        </w:rPr>
        <w:t xml:space="preserve">.2 </w:t>
      </w:r>
      <w:r w:rsidR="003A2461" w:rsidRPr="002D3FEB">
        <w:rPr>
          <w:rFonts w:eastAsiaTheme="minorEastAsia"/>
          <w:b/>
          <w:bCs/>
        </w:rPr>
        <w:t xml:space="preserve">Social Media </w:t>
      </w:r>
      <w:r w:rsidR="005A6FBC" w:rsidRPr="002D3FEB">
        <w:rPr>
          <w:rFonts w:eastAsiaTheme="minorEastAsia" w:hint="eastAsia"/>
          <w:b/>
          <w:bCs/>
        </w:rPr>
        <w:t>Views</w:t>
      </w:r>
      <w:r w:rsidR="005A6FBC" w:rsidRPr="002D3FEB">
        <w:rPr>
          <w:rFonts w:eastAsiaTheme="minorEastAsia"/>
          <w:b/>
          <w:bCs/>
        </w:rPr>
        <w:t xml:space="preserve"> </w:t>
      </w:r>
      <w:r w:rsidR="003A2461" w:rsidRPr="002D3FEB">
        <w:rPr>
          <w:rFonts w:eastAsiaTheme="minorEastAsia"/>
          <w:b/>
          <w:bCs/>
        </w:rPr>
        <w:t>and Price Discovery</w:t>
      </w:r>
    </w:p>
    <w:p w14:paraId="5977304D" w14:textId="621A3EA1" w:rsidR="002A4034" w:rsidRPr="002D3FEB" w:rsidRDefault="002079EE" w:rsidP="00F0235B">
      <w:pPr>
        <w:keepNext/>
        <w:spacing w:line="480" w:lineRule="auto"/>
        <w:jc w:val="both"/>
        <w:rPr>
          <w:rFonts w:eastAsiaTheme="minorEastAsia"/>
          <w:i/>
          <w:iCs/>
          <w:color w:val="000000"/>
        </w:rPr>
      </w:pPr>
      <w:r w:rsidRPr="002D3FEB">
        <w:tab/>
      </w:r>
      <w:r w:rsidR="009414C5" w:rsidRPr="002D3FEB">
        <w:t xml:space="preserve">In this section, we </w:t>
      </w:r>
      <w:r w:rsidR="008B4A19" w:rsidRPr="002D3FEB">
        <w:t xml:space="preserve">test </w:t>
      </w:r>
      <w:r w:rsidR="009414C5" w:rsidRPr="002D3FEB">
        <w:t>H3 and H4 and examine</w:t>
      </w:r>
      <w:r w:rsidR="007C6DB9" w:rsidRPr="002D3FEB">
        <w:t xml:space="preserve"> whether and</w:t>
      </w:r>
      <w:r w:rsidR="009414C5" w:rsidRPr="002D3FEB">
        <w:t xml:space="preserve"> how </w:t>
      </w:r>
      <w:r w:rsidR="00DA0BA1">
        <w:t xml:space="preserve">the </w:t>
      </w:r>
      <w:r w:rsidR="009414C5" w:rsidRPr="002D3FEB">
        <w:t>beliefs of different agents, along with their influence</w:t>
      </w:r>
      <w:r w:rsidR="005A6FBC" w:rsidRPr="002D3FEB">
        <w:rPr>
          <w:rFonts w:hint="eastAsia"/>
        </w:rPr>
        <w:t>s</w:t>
      </w:r>
      <w:r w:rsidR="009414C5" w:rsidRPr="002D3FEB">
        <w:t xml:space="preserve">, </w:t>
      </w:r>
      <w:r w:rsidR="007C6DB9" w:rsidRPr="002D3FEB">
        <w:t xml:space="preserve">predict </w:t>
      </w:r>
      <w:r w:rsidR="009414C5" w:rsidRPr="002D3FEB">
        <w:t>next-</w:t>
      </w:r>
      <w:r w:rsidR="008B6D41">
        <w:rPr>
          <w:rFonts w:hint="eastAsia"/>
        </w:rPr>
        <w:t>week</w:t>
      </w:r>
      <w:r w:rsidR="008B6D41" w:rsidRPr="002D3FEB">
        <w:t xml:space="preserve"> </w:t>
      </w:r>
      <w:r w:rsidR="009414C5" w:rsidRPr="002D3FEB">
        <w:t>stock returns</w:t>
      </w:r>
      <w:r w:rsidR="00623A40" w:rsidRPr="002D3FEB">
        <w:t xml:space="preserve"> </w:t>
      </w:r>
      <w:r w:rsidR="005221F8" w:rsidRPr="002D3FEB">
        <w:t>in the dynamic system</w:t>
      </w:r>
      <w:r w:rsidR="007E0260">
        <w:t xml:space="preserve">. If H3 is true, </w:t>
      </w:r>
      <w:r w:rsidR="00F6205B" w:rsidRPr="002D3FEB">
        <w:t xml:space="preserve">social media </w:t>
      </w:r>
      <w:r w:rsidR="005A6FBC" w:rsidRPr="002D3FEB">
        <w:rPr>
          <w:rFonts w:hint="eastAsia"/>
        </w:rPr>
        <w:t>views</w:t>
      </w:r>
      <w:r w:rsidR="005A6FBC" w:rsidRPr="002D3FEB">
        <w:t xml:space="preserve"> </w:t>
      </w:r>
      <w:r w:rsidR="00F6205B" w:rsidRPr="002D3FEB">
        <w:t xml:space="preserve">predict future returns, </w:t>
      </w:r>
      <w:r w:rsidR="007E0260">
        <w:t>and</w:t>
      </w:r>
      <w:r w:rsidR="00F6205B" w:rsidRPr="002D3FEB">
        <w:t xml:space="preserve"> </w:t>
      </w:r>
      <w:r w:rsidR="003F24C7" w:rsidRPr="002D3FEB">
        <w:t>the coefficients linking current return</w:t>
      </w:r>
      <w:r w:rsidR="00644AA3" w:rsidRPr="002D3FEB">
        <w:t>s</w:t>
      </w:r>
      <w:r w:rsidR="003F24C7" w:rsidRPr="002D3FEB">
        <w:t xml:space="preserve"> </w:t>
      </w:r>
      <w:r w:rsidR="00DA0BA1">
        <w:t>to</w:t>
      </w:r>
      <w:r w:rsidR="00DA0BA1" w:rsidRPr="002D3FEB">
        <w:t xml:space="preserve"> </w:t>
      </w:r>
      <w:r w:rsidR="003F24C7" w:rsidRPr="002D3FEB">
        <w:t xml:space="preserve">past agent views </w:t>
      </w:r>
      <w:r w:rsidR="00B12C18" w:rsidRPr="002D3FEB">
        <w:t>are</w:t>
      </w:r>
      <w:r w:rsidR="00F6205B" w:rsidRPr="002D3FEB">
        <w:t xml:space="preserve"> expected to be significant. </w:t>
      </w:r>
    </w:p>
    <w:p w14:paraId="42D620BC" w14:textId="77777777" w:rsidR="00832D1E" w:rsidRDefault="007B4D4C" w:rsidP="007E0260">
      <w:pPr>
        <w:spacing w:line="480" w:lineRule="auto"/>
        <w:ind w:firstLine="720"/>
        <w:jc w:val="both"/>
        <w:rPr>
          <w:ins w:id="458" w:author="Siyang Li" w:date="2026-08-18T22:44:00Z" w16du:dateUtc="2026-08-18T14:44:00Z"/>
        </w:rPr>
      </w:pPr>
      <w:r w:rsidRPr="002D3FEB">
        <w:t xml:space="preserve">Table 3 </w:t>
      </w:r>
      <w:r w:rsidR="007E0260">
        <w:t xml:space="preserve">reports the PVAR coefficients connecting </w:t>
      </w:r>
      <w:r w:rsidR="00161493" w:rsidRPr="002D3FEB">
        <w:t>past agent views and current return</w:t>
      </w:r>
      <w:r w:rsidR="003A5C4E" w:rsidRPr="002D3FEB">
        <w:t>s</w:t>
      </w:r>
      <w:r w:rsidR="00161493" w:rsidRPr="002D3FEB">
        <w:t xml:space="preserve">. For the whole sample results in column I, </w:t>
      </w:r>
      <w:r w:rsidR="004A2011" w:rsidRPr="002D3FEB">
        <w:t>the coefficient</w:t>
      </w:r>
      <w:r w:rsidR="003A6D4C">
        <w:rPr>
          <w:rFonts w:hint="eastAsia"/>
        </w:rPr>
        <w:t>s</w:t>
      </w:r>
      <w:r w:rsidR="004A2011" w:rsidRPr="002D3FEB">
        <w:t xml:space="preserve"> </w:t>
      </w:r>
      <w:r w:rsidR="004A2011" w:rsidRPr="002D3FEB">
        <w:rPr>
          <w:rFonts w:hint="eastAsia"/>
        </w:rPr>
        <w:t>on</w:t>
      </w:r>
      <w:r w:rsidR="004A2011" w:rsidRPr="002D3FEB">
        <w:t xml:space="preserve"> </w:t>
      </w:r>
      <w:r w:rsidR="007E0260">
        <w:t xml:space="preserve">RationalTone (t-1), </w:t>
      </w:r>
      <w:r w:rsidR="004A2011" w:rsidRPr="002D3FEB">
        <w:t>FanaticTone</w:t>
      </w:r>
      <w:r w:rsidR="004A2011" w:rsidRPr="002D3FEB">
        <w:rPr>
          <w:rFonts w:hint="eastAsia"/>
        </w:rPr>
        <w:t xml:space="preserve"> </w:t>
      </w:r>
      <w:r w:rsidR="004A2011" w:rsidRPr="002D3FEB">
        <w:t>(t-1)</w:t>
      </w:r>
      <w:r w:rsidR="003A6D4C">
        <w:rPr>
          <w:rFonts w:hint="eastAsia"/>
        </w:rPr>
        <w:t xml:space="preserve"> and </w:t>
      </w:r>
      <w:del w:id="459" w:author="Siyang Li" w:date="2026-08-11T17:59:00Z" w16du:dateUtc="2026-08-11T09:59:00Z">
        <w:r w:rsidR="003A6D4C" w:rsidRPr="002D3FEB" w:rsidDel="00343DCA">
          <w:delText>Naive</w:delText>
        </w:r>
      </w:del>
      <w:ins w:id="460" w:author="Siyang Li" w:date="2026-08-11T17:59:00Z" w16du:dateUtc="2026-08-11T09:59:00Z">
        <w:r w:rsidR="00343DCA">
          <w:t>Naïve</w:t>
        </w:r>
      </w:ins>
      <w:r w:rsidR="003A6D4C" w:rsidRPr="002D3FEB">
        <w:t>Tone (t-1)</w:t>
      </w:r>
      <w:r w:rsidR="004A2011" w:rsidRPr="002D3FEB">
        <w:t xml:space="preserve"> </w:t>
      </w:r>
      <w:r w:rsidR="004315EC">
        <w:rPr>
          <w:rFonts w:hint="eastAsia"/>
        </w:rPr>
        <w:t>are</w:t>
      </w:r>
      <w:r w:rsidR="004A2011" w:rsidRPr="002D3FEB">
        <w:t xml:space="preserve"> </w:t>
      </w:r>
      <w:r w:rsidR="007E0260">
        <w:t>0.</w:t>
      </w:r>
      <w:del w:id="461" w:author="Siyang Li" w:date="2026-08-07T10:12:00Z" w16du:dateUtc="2026-08-07T02:12:00Z">
        <w:r w:rsidR="007E0260" w:rsidDel="00F2554C">
          <w:delText xml:space="preserve">0022 </w:delText>
        </w:r>
      </w:del>
      <w:ins w:id="462" w:author="Siyang Li" w:date="2026-08-07T10:12:00Z" w16du:dateUtc="2026-08-07T02:12:00Z">
        <w:r w:rsidR="00F2554C">
          <w:t>00</w:t>
        </w:r>
        <w:r w:rsidR="00F2554C">
          <w:rPr>
            <w:rFonts w:hint="eastAsia"/>
          </w:rPr>
          <w:t>1</w:t>
        </w:r>
        <w:r w:rsidR="00F2554C">
          <w:t xml:space="preserve">2 </w:t>
        </w:r>
      </w:ins>
      <w:r w:rsidR="007E0260">
        <w:t>(t-stat=</w:t>
      </w:r>
      <w:del w:id="463" w:author="Siyang Li" w:date="2026-08-07T10:12:00Z" w16du:dateUtc="2026-08-07T02:12:00Z">
        <w:r w:rsidR="007E0260" w:rsidDel="00F2554C">
          <w:delText>0.58</w:delText>
        </w:r>
      </w:del>
      <w:ins w:id="464" w:author="Siyang Li" w:date="2026-08-07T10:12:00Z" w16du:dateUtc="2026-08-07T02:12:00Z">
        <w:r w:rsidR="00F2554C">
          <w:rPr>
            <w:rFonts w:hint="eastAsia"/>
          </w:rPr>
          <w:t>2.53</w:t>
        </w:r>
      </w:ins>
      <w:r w:rsidR="007E0260">
        <w:t xml:space="preserve">), </w:t>
      </w:r>
      <w:r w:rsidR="004A2011" w:rsidRPr="002D3FEB">
        <w:t>0.</w:t>
      </w:r>
      <w:del w:id="465" w:author="Siyang Li" w:date="2026-08-07T10:12:00Z" w16du:dateUtc="2026-08-07T02:12:00Z">
        <w:r w:rsidR="004A2011" w:rsidRPr="002D3FEB" w:rsidDel="00F2554C">
          <w:delText>00</w:delText>
        </w:r>
        <w:r w:rsidR="004A2011" w:rsidDel="00F2554C">
          <w:rPr>
            <w:rFonts w:hint="eastAsia"/>
          </w:rPr>
          <w:delText>75</w:delText>
        </w:r>
        <w:r w:rsidR="004A2011" w:rsidRPr="002D3FEB" w:rsidDel="00F2554C">
          <w:delText xml:space="preserve"> </w:delText>
        </w:r>
      </w:del>
      <w:ins w:id="466" w:author="Siyang Li" w:date="2026-08-07T10:12:00Z" w16du:dateUtc="2026-08-07T02:12:00Z">
        <w:r w:rsidR="00F2554C" w:rsidRPr="002D3FEB">
          <w:t>00</w:t>
        </w:r>
        <w:r w:rsidR="00F2554C">
          <w:rPr>
            <w:rFonts w:hint="eastAsia"/>
          </w:rPr>
          <w:t>18</w:t>
        </w:r>
        <w:r w:rsidR="00F2554C" w:rsidRPr="002D3FEB">
          <w:t xml:space="preserve"> </w:t>
        </w:r>
      </w:ins>
      <w:r w:rsidR="004A2011" w:rsidRPr="002D3FEB">
        <w:t>(t-stat=</w:t>
      </w:r>
      <w:del w:id="467" w:author="Siyang Li" w:date="2026-08-07T10:12:00Z" w16du:dateUtc="2026-08-07T02:12:00Z">
        <w:r w:rsidR="004A2011" w:rsidRPr="002D3FEB" w:rsidDel="00F2554C">
          <w:delText>1.</w:delText>
        </w:r>
        <w:r w:rsidR="004A2011" w:rsidDel="00F2554C">
          <w:rPr>
            <w:rFonts w:hint="eastAsia"/>
          </w:rPr>
          <w:delText>89</w:delText>
        </w:r>
      </w:del>
      <w:ins w:id="468" w:author="Siyang Li" w:date="2026-08-07T10:12:00Z" w16du:dateUtc="2026-08-07T02:12:00Z">
        <w:r w:rsidR="00F2554C">
          <w:rPr>
            <w:rFonts w:hint="eastAsia"/>
          </w:rPr>
          <w:t>2.80</w:t>
        </w:r>
      </w:ins>
      <w:r w:rsidR="004A2011" w:rsidRPr="002D3FEB">
        <w:t>)</w:t>
      </w:r>
      <w:r w:rsidR="004315EC">
        <w:rPr>
          <w:rFonts w:hint="eastAsia"/>
        </w:rPr>
        <w:t xml:space="preserve"> and </w:t>
      </w:r>
      <w:r w:rsidR="004315EC" w:rsidRPr="002D3FEB">
        <w:t>0.</w:t>
      </w:r>
      <w:del w:id="469" w:author="Siyang Li" w:date="2026-08-07T10:12:00Z" w16du:dateUtc="2026-08-07T02:12:00Z">
        <w:r w:rsidR="004315EC" w:rsidRPr="002D3FEB" w:rsidDel="00F2554C">
          <w:delText>00</w:delText>
        </w:r>
        <w:r w:rsidR="004315EC" w:rsidDel="00F2554C">
          <w:rPr>
            <w:rFonts w:hint="eastAsia"/>
          </w:rPr>
          <w:delText>68</w:delText>
        </w:r>
        <w:r w:rsidR="004315EC" w:rsidRPr="002D3FEB" w:rsidDel="00F2554C">
          <w:delText xml:space="preserve"> </w:delText>
        </w:r>
      </w:del>
      <w:ins w:id="470" w:author="Siyang Li" w:date="2026-08-07T10:12:00Z" w16du:dateUtc="2026-08-07T02:12:00Z">
        <w:r w:rsidR="00F2554C" w:rsidRPr="002D3FEB">
          <w:t>00</w:t>
        </w:r>
        <w:r w:rsidR="00F2554C">
          <w:rPr>
            <w:rFonts w:hint="eastAsia"/>
          </w:rPr>
          <w:t>12</w:t>
        </w:r>
        <w:r w:rsidR="00F2554C" w:rsidRPr="002D3FEB">
          <w:t xml:space="preserve"> </w:t>
        </w:r>
      </w:ins>
      <w:r w:rsidR="004315EC" w:rsidRPr="002D3FEB">
        <w:t>(t-stat=</w:t>
      </w:r>
      <w:del w:id="471" w:author="Siyang Li" w:date="2026-08-07T10:12:00Z" w16du:dateUtc="2026-08-07T02:12:00Z">
        <w:r w:rsidR="004315EC" w:rsidDel="00F2554C">
          <w:rPr>
            <w:rFonts w:hint="eastAsia"/>
          </w:rPr>
          <w:delText>2.57</w:delText>
        </w:r>
      </w:del>
      <w:ins w:id="472" w:author="Siyang Li" w:date="2026-08-07T10:12:00Z" w16du:dateUtc="2026-08-07T02:12:00Z">
        <w:r w:rsidR="00F2554C">
          <w:rPr>
            <w:rFonts w:hint="eastAsia"/>
          </w:rPr>
          <w:t>3.94</w:t>
        </w:r>
      </w:ins>
      <w:r w:rsidR="004315EC" w:rsidRPr="002D3FEB">
        <w:t>)</w:t>
      </w:r>
      <w:r w:rsidR="004A2011" w:rsidRPr="002D3FEB">
        <w:t>,</w:t>
      </w:r>
      <w:r w:rsidR="007E0260">
        <w:t xml:space="preserve"> respectively,</w:t>
      </w:r>
      <w:r w:rsidR="004A2011" w:rsidRPr="002D3FEB">
        <w:t xml:space="preserve"> suggesting that past </w:t>
      </w:r>
      <w:del w:id="473" w:author="Siyang Li" w:date="2026-08-07T10:12:00Z" w16du:dateUtc="2026-08-07T02:12:00Z">
        <w:r w:rsidR="004A2011" w:rsidRPr="002D3FEB" w:rsidDel="00F02D44">
          <w:delText>fanatic tone</w:delText>
        </w:r>
        <w:r w:rsidR="004315EC" w:rsidDel="00F02D44">
          <w:rPr>
            <w:rFonts w:hint="eastAsia"/>
          </w:rPr>
          <w:delText xml:space="preserve"> and </w:delText>
        </w:r>
        <w:r w:rsidR="004315EC" w:rsidDel="00F02D44">
          <w:delText>naïve</w:delText>
        </w:r>
        <w:r w:rsidR="004315EC" w:rsidDel="00F02D44">
          <w:rPr>
            <w:rFonts w:hint="eastAsia"/>
          </w:rPr>
          <w:delText xml:space="preserve"> tone</w:delText>
        </w:r>
      </w:del>
      <w:ins w:id="474" w:author="Siyang Li" w:date="2026-08-07T10:12:00Z" w16du:dateUtc="2026-08-07T02:12:00Z">
        <w:r w:rsidR="00F02D44">
          <w:rPr>
            <w:rFonts w:hint="eastAsia"/>
          </w:rPr>
          <w:t>agent tones</w:t>
        </w:r>
      </w:ins>
      <w:r w:rsidR="004A2011" w:rsidRPr="002D3FEB">
        <w:t xml:space="preserve"> contain predictive information about next-</w:t>
      </w:r>
      <w:r w:rsidR="004A2011">
        <w:rPr>
          <w:rFonts w:hint="eastAsia"/>
        </w:rPr>
        <w:t>week</w:t>
      </w:r>
      <w:r w:rsidR="004A2011" w:rsidRPr="002D3FEB">
        <w:t xml:space="preserve"> returns.</w:t>
      </w:r>
      <w:r w:rsidR="005F0F0F" w:rsidRPr="002D3FEB">
        <w:t xml:space="preserve"> </w:t>
      </w:r>
      <w:r w:rsidR="00BE3652" w:rsidRPr="002D3FEB">
        <w:t>Also, the Granger Causality test</w:t>
      </w:r>
      <w:r w:rsidR="00B61A30">
        <w:rPr>
          <w:rFonts w:hint="eastAsia"/>
        </w:rPr>
        <w:t>s</w:t>
      </w:r>
      <w:r w:rsidR="00BE3652" w:rsidRPr="002D3FEB">
        <w:t xml:space="preserve"> at the bottom of the table show that </w:t>
      </w:r>
      <w:ins w:id="475" w:author="Siyang Li" w:date="2026-08-07T10:13:00Z" w16du:dateUtc="2026-08-07T02:13:00Z">
        <w:r w:rsidR="00143AA4">
          <w:rPr>
            <w:rFonts w:hint="eastAsia"/>
          </w:rPr>
          <w:t xml:space="preserve">rational tone, </w:t>
        </w:r>
      </w:ins>
      <w:r w:rsidR="00B61A30">
        <w:rPr>
          <w:rFonts w:hint="eastAsia"/>
        </w:rPr>
        <w:t xml:space="preserve">fanatic tone and </w:t>
      </w:r>
      <w:r w:rsidR="00B61A30">
        <w:t>naïve</w:t>
      </w:r>
      <w:r w:rsidR="00B61A30">
        <w:rPr>
          <w:rFonts w:hint="eastAsia"/>
        </w:rPr>
        <w:t xml:space="preserve"> tone</w:t>
      </w:r>
      <w:r w:rsidR="00BE3652" w:rsidRPr="002D3FEB">
        <w:t xml:space="preserve"> </w:t>
      </w:r>
      <w:r w:rsidR="00B61A30" w:rsidRPr="002D3FEB">
        <w:t xml:space="preserve">Granger cause future returns with </w:t>
      </w:r>
      <w:del w:id="476" w:author="Siyang Li" w:date="2026-08-13T10:40:00Z" w16du:dateUtc="2026-08-13T02:40:00Z">
        <w:r w:rsidR="00B61A30" w:rsidRPr="002D3FEB" w:rsidDel="001E0EE1">
          <w:delText xml:space="preserve">a </w:delText>
        </w:r>
      </w:del>
      <w:r w:rsidR="00B61A30" w:rsidRPr="002D3FEB">
        <w:t>p-value</w:t>
      </w:r>
      <w:ins w:id="477" w:author="Siyang Li" w:date="2026-08-13T10:41:00Z" w16du:dateUtc="2026-08-13T02:41:00Z">
        <w:r w:rsidR="001E0EE1">
          <w:rPr>
            <w:rFonts w:hint="eastAsia"/>
          </w:rPr>
          <w:t>s</w:t>
        </w:r>
      </w:ins>
      <w:r w:rsidR="00B61A30" w:rsidRPr="002D3FEB">
        <w:t xml:space="preserve"> of</w:t>
      </w:r>
      <w:ins w:id="478" w:author="Siyang Li" w:date="2026-08-07T10:13:00Z" w16du:dateUtc="2026-08-07T02:13:00Z">
        <w:r w:rsidR="00143AA4">
          <w:rPr>
            <w:rFonts w:hint="eastAsia"/>
          </w:rPr>
          <w:t xml:space="preserve"> </w:t>
        </w:r>
      </w:ins>
      <w:ins w:id="479" w:author="Siyang Li" w:date="2026-08-13T10:41:00Z" w16du:dateUtc="2026-08-13T02:41:00Z">
        <w:r w:rsidR="001E0EE1">
          <w:rPr>
            <w:rFonts w:hint="eastAsia"/>
          </w:rPr>
          <w:t>less than 5%</w:t>
        </w:r>
      </w:ins>
      <w:del w:id="480" w:author="Siyang Li" w:date="2026-08-13T10:41:00Z" w16du:dateUtc="2026-08-13T02:41:00Z">
        <w:r w:rsidR="00B61A30" w:rsidRPr="002D3FEB" w:rsidDel="001E0EE1">
          <w:delText xml:space="preserve"> </w:delText>
        </w:r>
      </w:del>
      <w:del w:id="481" w:author="Siyang Li" w:date="2026-08-07T10:14:00Z" w16du:dateUtc="2026-08-07T02:14:00Z">
        <w:r w:rsidR="00FB5D6D" w:rsidDel="00143AA4">
          <w:rPr>
            <w:rFonts w:hint="eastAsia"/>
          </w:rPr>
          <w:delText>5.8</w:delText>
        </w:r>
      </w:del>
      <w:del w:id="482" w:author="Siyang Li" w:date="2026-08-13T10:41:00Z" w16du:dateUtc="2026-08-13T02:41:00Z">
        <w:r w:rsidR="00B61A30" w:rsidDel="001E0EE1">
          <w:rPr>
            <w:rFonts w:hint="eastAsia"/>
          </w:rPr>
          <w:delText xml:space="preserve">% and </w:delText>
        </w:r>
      </w:del>
      <w:del w:id="483" w:author="Siyang Li" w:date="2026-08-07T10:14:00Z" w16du:dateUtc="2026-08-07T02:14:00Z">
        <w:r w:rsidR="00FB5D6D" w:rsidDel="00143AA4">
          <w:rPr>
            <w:rFonts w:hint="eastAsia"/>
          </w:rPr>
          <w:delText>1.0</w:delText>
        </w:r>
      </w:del>
      <w:del w:id="484" w:author="Siyang Li" w:date="2026-08-13T10:41:00Z" w16du:dateUtc="2026-08-13T02:41:00Z">
        <w:r w:rsidR="00B61A30" w:rsidRPr="002D3FEB" w:rsidDel="001E0EE1">
          <w:delText>%</w:delText>
        </w:r>
        <w:r w:rsidR="00DA0BA1" w:rsidDel="001E0EE1">
          <w:delText>, respectively</w:delText>
        </w:r>
      </w:del>
      <w:r w:rsidR="001173BC">
        <w:rPr>
          <w:rFonts w:hint="eastAsia"/>
        </w:rPr>
        <w:t xml:space="preserve">. </w:t>
      </w:r>
      <w:r w:rsidR="007E0260">
        <w:t>That is,</w:t>
      </w:r>
      <w:r w:rsidR="00133F70">
        <w:rPr>
          <w:rFonts w:hint="eastAsia"/>
        </w:rPr>
        <w:t xml:space="preserve"> </w:t>
      </w:r>
      <w:ins w:id="485" w:author="Siyang Li" w:date="2026-08-07T10:14:00Z" w16du:dateUtc="2026-08-07T02:14:00Z">
        <w:r w:rsidR="00E26C46">
          <w:rPr>
            <w:rFonts w:hint="eastAsia"/>
          </w:rPr>
          <w:t xml:space="preserve">rational, </w:t>
        </w:r>
      </w:ins>
      <w:r w:rsidR="005F0F0F" w:rsidRPr="002D3FEB">
        <w:t>fanatic and naïve tone</w:t>
      </w:r>
      <w:r w:rsidR="00DA0BA1">
        <w:t>s</w:t>
      </w:r>
      <w:ins w:id="486" w:author="Siyang Li" w:date="2026-08-07T10:14:00Z" w16du:dateUtc="2026-08-07T02:14:00Z">
        <w:r w:rsidR="00E26C46">
          <w:rPr>
            <w:rFonts w:hint="eastAsia"/>
          </w:rPr>
          <w:t xml:space="preserve"> </w:t>
        </w:r>
      </w:ins>
      <w:del w:id="487" w:author="Siyang Li" w:date="2026-08-07T10:14:00Z" w16du:dateUtc="2026-08-07T02:14:00Z">
        <w:r w:rsidR="007E0260" w:rsidDel="00E26C46">
          <w:delText xml:space="preserve">, but not rational tone, </w:delText>
        </w:r>
      </w:del>
      <w:r w:rsidR="005F0F0F" w:rsidRPr="002D3FEB">
        <w:t>predict future return</w:t>
      </w:r>
      <w:r w:rsidR="00644AA3" w:rsidRPr="002D3FEB">
        <w:t>s</w:t>
      </w:r>
      <w:r w:rsidR="007E0260">
        <w:t xml:space="preserve"> with statistical significance, which supports H3. </w:t>
      </w:r>
      <w:r w:rsidR="00A8436A" w:rsidRPr="00E22A64">
        <w:t xml:space="preserve">In </w:t>
      </w:r>
      <w:r w:rsidR="007E0260">
        <w:t xml:space="preserve">Panels A to C of </w:t>
      </w:r>
      <w:r w:rsidR="00A8436A" w:rsidRPr="00E22A64">
        <w:t>Figure 3, we present t</w:t>
      </w:r>
      <w:r w:rsidR="007E0260">
        <w:t xml:space="preserve">he corresponding IRFs, showing </w:t>
      </w:r>
      <w:r w:rsidR="004A62B3">
        <w:rPr>
          <w:rFonts w:hint="eastAsia"/>
        </w:rPr>
        <w:t>the response of</w:t>
      </w:r>
      <w:r w:rsidR="004A62B3" w:rsidRPr="002D3FEB">
        <w:t xml:space="preserve"> </w:t>
      </w:r>
      <w:r w:rsidR="00D95134" w:rsidRPr="002D3FEB">
        <w:t xml:space="preserve">shocks to </w:t>
      </w:r>
      <w:r w:rsidR="004C57BE">
        <w:t>rational, fanatic</w:t>
      </w:r>
      <w:r w:rsidR="008772A0" w:rsidRPr="002D3FEB">
        <w:t>, and naïve</w:t>
      </w:r>
      <w:r w:rsidR="00D95134" w:rsidRPr="002D3FEB">
        <w:t xml:space="preserve"> tone</w:t>
      </w:r>
      <w:r w:rsidR="0078756A" w:rsidRPr="002D3FEB">
        <w:rPr>
          <w:rFonts w:hint="eastAsia"/>
        </w:rPr>
        <w:t>s</w:t>
      </w:r>
      <w:r w:rsidR="00D95134" w:rsidRPr="002D3FEB">
        <w:t xml:space="preserve"> </w:t>
      </w:r>
      <w:r w:rsidR="004A62B3">
        <w:rPr>
          <w:rFonts w:hint="eastAsia"/>
        </w:rPr>
        <w:t>on</w:t>
      </w:r>
      <w:r w:rsidR="004A62B3" w:rsidRPr="002D3FEB">
        <w:t xml:space="preserve"> </w:t>
      </w:r>
      <w:r w:rsidR="00D95134" w:rsidRPr="002D3FEB">
        <w:t>return</w:t>
      </w:r>
      <w:r w:rsidR="0078756A" w:rsidRPr="002D3FEB">
        <w:rPr>
          <w:rFonts w:hint="eastAsia"/>
        </w:rPr>
        <w:t>s</w:t>
      </w:r>
      <w:r w:rsidR="00D95134" w:rsidRPr="002D3FEB">
        <w:t xml:space="preserve"> for the next 10 </w:t>
      </w:r>
      <w:r w:rsidR="00E22A64">
        <w:rPr>
          <w:rFonts w:hint="eastAsia"/>
        </w:rPr>
        <w:t>week</w:t>
      </w:r>
      <w:r w:rsidR="00E22A64" w:rsidRPr="002D3FEB">
        <w:t>s</w:t>
      </w:r>
      <w:r w:rsidR="00D95134" w:rsidRPr="002D3FEB">
        <w:t>.</w:t>
      </w:r>
      <w:r w:rsidR="00540022" w:rsidRPr="002D3FEB">
        <w:t xml:space="preserve"> </w:t>
      </w:r>
      <w:r w:rsidR="00FA768C">
        <w:rPr>
          <w:rFonts w:hint="eastAsia"/>
        </w:rPr>
        <w:t>For economic magnitude, a</w:t>
      </w:r>
      <w:r w:rsidR="00FA768C" w:rsidRPr="002D3FEB">
        <w:t xml:space="preserve"> </w:t>
      </w:r>
      <w:r w:rsidR="00540022" w:rsidRPr="002D3FEB">
        <w:t xml:space="preserve">one standard deviation shock </w:t>
      </w:r>
      <w:r w:rsidR="00DA0BA1">
        <w:t>to</w:t>
      </w:r>
      <w:r w:rsidR="00DA0BA1" w:rsidRPr="002D3FEB">
        <w:t xml:space="preserve"> </w:t>
      </w:r>
      <w:ins w:id="488" w:author="Siyang Li" w:date="2026-08-09T11:49:00Z" w16du:dateUtc="2026-08-09T03:49:00Z">
        <w:r w:rsidR="00BD4533">
          <w:rPr>
            <w:rFonts w:hint="eastAsia"/>
          </w:rPr>
          <w:t xml:space="preserve">rational, </w:t>
        </w:r>
      </w:ins>
      <w:r w:rsidR="00540022" w:rsidRPr="002D3FEB">
        <w:t>fanatic</w:t>
      </w:r>
      <w:r w:rsidR="000E7DAA" w:rsidRPr="002D3FEB">
        <w:t xml:space="preserve"> tone</w:t>
      </w:r>
      <w:r w:rsidR="00C60589">
        <w:rPr>
          <w:rFonts w:hint="eastAsia"/>
        </w:rPr>
        <w:t xml:space="preserve"> or </w:t>
      </w:r>
      <w:r w:rsidR="00C60589">
        <w:t>naïve</w:t>
      </w:r>
      <w:r w:rsidR="00C60589">
        <w:rPr>
          <w:rFonts w:hint="eastAsia"/>
        </w:rPr>
        <w:t xml:space="preserve"> tone</w:t>
      </w:r>
      <w:r w:rsidR="000E7DAA" w:rsidRPr="002D3FEB">
        <w:t xml:space="preserve"> is associated with </w:t>
      </w:r>
      <w:r w:rsidR="00766B5A">
        <w:t xml:space="preserve">a </w:t>
      </w:r>
      <w:del w:id="489" w:author="Siyang Li" w:date="2026-08-07T10:15:00Z" w16du:dateUtc="2026-08-07T02:15:00Z">
        <w:r w:rsidR="007E0260" w:rsidDel="008E6E70">
          <w:delText xml:space="preserve">small </w:delText>
        </w:r>
        <w:r w:rsidR="00766B5A" w:rsidDel="003C0CD8">
          <w:delText xml:space="preserve">1 </w:delText>
        </w:r>
      </w:del>
      <w:ins w:id="490" w:author="Siyang Li" w:date="2026-08-07T10:15:00Z" w16du:dateUtc="2026-08-07T02:15:00Z">
        <w:r w:rsidR="003C0CD8">
          <w:rPr>
            <w:rFonts w:hint="eastAsia"/>
          </w:rPr>
          <w:t>2~3</w:t>
        </w:r>
        <w:r w:rsidR="003C0CD8">
          <w:t xml:space="preserve"> </w:t>
        </w:r>
      </w:ins>
      <w:r w:rsidR="00766B5A">
        <w:t>bp</w:t>
      </w:r>
      <w:del w:id="491" w:author="Siyang Li" w:date="2026-08-09T11:53:00Z" w16du:dateUtc="2026-08-09T03:53:00Z">
        <w:r w:rsidR="00766B5A" w:rsidDel="00F238E3">
          <w:delText>s</w:delText>
        </w:r>
      </w:del>
      <w:r w:rsidR="00766B5A">
        <w:t xml:space="preserve"> increase in the daily</w:t>
      </w:r>
      <w:r w:rsidR="000E7DAA" w:rsidRPr="002D3FEB">
        <w:t xml:space="preserve"> </w:t>
      </w:r>
      <w:r w:rsidR="0001470F">
        <w:rPr>
          <w:rFonts w:hint="eastAsia"/>
        </w:rPr>
        <w:t xml:space="preserve">average </w:t>
      </w:r>
      <w:r w:rsidR="000E7DAA" w:rsidRPr="002D3FEB">
        <w:t xml:space="preserve">return </w:t>
      </w:r>
      <w:del w:id="492" w:author="Siyang Li" w:date="2026-08-09T11:54:00Z" w16du:dateUtc="2026-08-09T03:54:00Z">
        <w:r w:rsidR="000E7DAA" w:rsidRPr="002D3FEB" w:rsidDel="00A07ABB">
          <w:delText>for</w:delText>
        </w:r>
        <w:r w:rsidR="00911A25" w:rsidDel="00A07ABB">
          <w:rPr>
            <w:rFonts w:hint="eastAsia"/>
          </w:rPr>
          <w:delText xml:space="preserve"> </w:delText>
        </w:r>
      </w:del>
      <w:ins w:id="493" w:author="Siyang Li" w:date="2026-08-09T11:54:00Z" w16du:dateUtc="2026-08-09T03:54:00Z">
        <w:r w:rsidR="00A07ABB">
          <w:rPr>
            <w:rFonts w:hint="eastAsia"/>
          </w:rPr>
          <w:t xml:space="preserve">over </w:t>
        </w:r>
      </w:ins>
      <w:r w:rsidR="00766B5A">
        <w:t>the following</w:t>
      </w:r>
      <w:r w:rsidR="00911A25">
        <w:rPr>
          <w:rFonts w:hint="eastAsia"/>
        </w:rPr>
        <w:t xml:space="preserve"> week</w:t>
      </w:r>
      <w:r w:rsidR="00CE638F" w:rsidRPr="002D3FEB">
        <w:t>.</w:t>
      </w:r>
      <w:r w:rsidR="00C54734" w:rsidRPr="002D3FEB">
        <w:t xml:space="preserve"> </w:t>
      </w:r>
    </w:p>
    <w:p w14:paraId="2E466C2B" w14:textId="08B5D5C2" w:rsidR="009D55BA" w:rsidRPr="002D3FEB" w:rsidRDefault="003B139D" w:rsidP="007E0260">
      <w:pPr>
        <w:spacing w:line="480" w:lineRule="auto"/>
        <w:ind w:firstLine="720"/>
        <w:jc w:val="both"/>
      </w:pPr>
      <w:ins w:id="494" w:author="Siyang Li" w:date="2026-08-15T20:22:00Z">
        <w:r w:rsidRPr="003B139D">
          <w:t>Prior literature suggests that investor attention and sentiment can generate short-run price pressure. Da, Engelberg, and Gao (2011) show that heightened retail investor attention is followed by higher stock prices over the subsequent two weeks, while Chen et al. (2014) and Cookson et al. (2024) document that social</w:t>
        </w:r>
      </w:ins>
      <w:ins w:id="495" w:author="Siyang Li" w:date="2026-08-18T10:52:00Z" w16du:dateUtc="2026-08-18T02:52:00Z">
        <w:r w:rsidR="00385581">
          <w:rPr>
            <w:rFonts w:hint="eastAsia"/>
          </w:rPr>
          <w:t xml:space="preserve"> </w:t>
        </w:r>
      </w:ins>
      <w:ins w:id="496" w:author="Siyang Li" w:date="2026-08-15T20:22:00Z">
        <w:r w:rsidRPr="003B139D">
          <w:t xml:space="preserve">media sentiment predicts future stock returns. These findings provide </w:t>
        </w:r>
        <w:r w:rsidRPr="003B139D">
          <w:lastRenderedPageBreak/>
          <w:t>a natural interpretation for the strong short-run return predictability of naïve tone in our setting. Because naïve investors are more likely to react to salient opinions and prevailing sentiment, their tone may capture shifts in market-wide attention and sentiment that attract retail trading and temporarily move prices. Thus, the predictive power of naïve tone may operate through an attention- and sentiment-driven channel documented in the existing literature</w:t>
        </w:r>
      </w:ins>
      <w:ins w:id="497" w:author="Siyang Li" w:date="2026-08-15T20:23:00Z" w16du:dateUtc="2026-08-15T12:23:00Z">
        <w:r w:rsidR="00842BDA">
          <w:rPr>
            <w:rFonts w:hint="eastAsia"/>
          </w:rPr>
          <w:t>.</w:t>
        </w:r>
      </w:ins>
    </w:p>
    <w:p w14:paraId="057C0A6A" w14:textId="3ACEDA5A" w:rsidR="009D55BA" w:rsidRPr="002D3FEB" w:rsidRDefault="005F0F0F" w:rsidP="00C46039">
      <w:pPr>
        <w:spacing w:line="480" w:lineRule="auto"/>
        <w:ind w:firstLine="720"/>
        <w:jc w:val="both"/>
      </w:pPr>
      <w:r w:rsidRPr="002D3FEB">
        <w:t xml:space="preserve">Hypothesis </w:t>
      </w:r>
      <w:r w:rsidR="009414C5" w:rsidRPr="002D3FEB">
        <w:t xml:space="preserve">H4 </w:t>
      </w:r>
      <w:r w:rsidR="007E0260">
        <w:t xml:space="preserve">predicts that </w:t>
      </w:r>
      <w:r w:rsidR="009414C5" w:rsidRPr="002D3FEB">
        <w:t xml:space="preserve">the </w:t>
      </w:r>
      <w:r w:rsidR="007E0260">
        <w:t xml:space="preserve">interaction </w:t>
      </w:r>
      <w:r w:rsidR="00C83DC0" w:rsidRPr="002D3FEB">
        <w:t>among agents’ tone</w:t>
      </w:r>
      <w:r w:rsidR="0027309C" w:rsidRPr="002D3FEB">
        <w:rPr>
          <w:rFonts w:hint="eastAsia"/>
        </w:rPr>
        <w:t>s</w:t>
      </w:r>
      <w:r w:rsidR="00C83DC0" w:rsidRPr="002D3FEB">
        <w:t xml:space="preserve"> and return</w:t>
      </w:r>
      <w:r w:rsidR="0027309C" w:rsidRPr="002D3FEB">
        <w:rPr>
          <w:rFonts w:hint="eastAsia"/>
        </w:rPr>
        <w:t>s</w:t>
      </w:r>
      <w:r w:rsidR="00C83DC0" w:rsidRPr="002D3FEB">
        <w:t xml:space="preserve"> is </w:t>
      </w:r>
      <w:r w:rsidR="001C0EC2" w:rsidRPr="002D3FEB">
        <w:t>stronger</w:t>
      </w:r>
      <w:r w:rsidR="006F7908" w:rsidRPr="002D3FEB">
        <w:t xml:space="preserve"> in networks with </w:t>
      </w:r>
      <w:r w:rsidR="000A201B" w:rsidRPr="002D3FEB">
        <w:t xml:space="preserve">higher </w:t>
      </w:r>
      <w:r w:rsidR="009414C5" w:rsidRPr="002D3FEB">
        <w:t xml:space="preserve">influence. </w:t>
      </w:r>
      <w:r w:rsidR="002079EE" w:rsidRPr="002D3FEB">
        <w:t xml:space="preserve">We report the </w:t>
      </w:r>
      <w:r w:rsidR="007E0260">
        <w:t xml:space="preserve">parameter estimates for the high influence sample and low influence sample </w:t>
      </w:r>
      <w:r w:rsidR="002079EE" w:rsidRPr="002D3FEB">
        <w:t xml:space="preserve">in </w:t>
      </w:r>
      <w:r w:rsidR="00CA5674" w:rsidRPr="002D3FEB">
        <w:t>column</w:t>
      </w:r>
      <w:r w:rsidR="007E0260">
        <w:t>s</w:t>
      </w:r>
      <w:r w:rsidR="00CA5674" w:rsidRPr="002D3FEB">
        <w:t xml:space="preserve"> II and III </w:t>
      </w:r>
      <w:r w:rsidR="00D04FB6" w:rsidRPr="002D3FEB">
        <w:t xml:space="preserve">of </w:t>
      </w:r>
      <w:r w:rsidR="002079EE" w:rsidRPr="002D3FEB">
        <w:t xml:space="preserve">Table </w:t>
      </w:r>
      <w:r w:rsidR="009E4CD7" w:rsidRPr="002D3FEB">
        <w:t>3</w:t>
      </w:r>
      <w:r w:rsidR="002079EE" w:rsidRPr="002D3FEB">
        <w:t xml:space="preserve">. </w:t>
      </w:r>
      <w:r w:rsidR="007E0260">
        <w:t>For</w:t>
      </w:r>
      <w:r w:rsidR="006C411E" w:rsidRPr="002D3FEB">
        <w:t xml:space="preserve"> the high influence </w:t>
      </w:r>
      <w:r w:rsidR="009E4CD7" w:rsidRPr="002D3FEB">
        <w:t>subsample</w:t>
      </w:r>
      <w:r w:rsidR="00A0230F" w:rsidRPr="002D3FEB">
        <w:t xml:space="preserve"> in column II</w:t>
      </w:r>
      <w:r w:rsidR="009E4CD7" w:rsidRPr="002D3FEB">
        <w:t xml:space="preserve">, </w:t>
      </w:r>
      <w:r w:rsidR="00C97723">
        <w:rPr>
          <w:rFonts w:hint="eastAsia"/>
        </w:rPr>
        <w:t xml:space="preserve">the coefficients on </w:t>
      </w:r>
      <w:r w:rsidR="004A2011" w:rsidRPr="002D3FEB">
        <w:t>RationalTone</w:t>
      </w:r>
      <w:r w:rsidR="004A2011" w:rsidRPr="002D3FEB">
        <w:rPr>
          <w:rFonts w:hint="eastAsia"/>
        </w:rPr>
        <w:t xml:space="preserve"> </w:t>
      </w:r>
      <w:r w:rsidR="004A2011" w:rsidRPr="002D3FEB">
        <w:t>(t-</w:t>
      </w:r>
      <w:r w:rsidR="004A2011">
        <w:rPr>
          <w:rFonts w:hint="eastAsia"/>
        </w:rPr>
        <w:t>1</w:t>
      </w:r>
      <w:r w:rsidR="004A2011" w:rsidRPr="002D3FEB">
        <w:t>)</w:t>
      </w:r>
      <w:r w:rsidR="00260B3C">
        <w:rPr>
          <w:rFonts w:hint="eastAsia"/>
        </w:rPr>
        <w:t>,</w:t>
      </w:r>
      <w:r w:rsidR="004A2011">
        <w:t xml:space="preserve"> </w:t>
      </w:r>
      <w:r w:rsidR="004A2011" w:rsidRPr="002D3FEB">
        <w:t>FanaticTone</w:t>
      </w:r>
      <w:r w:rsidR="004A2011" w:rsidRPr="002D3FEB">
        <w:rPr>
          <w:rFonts w:hint="eastAsia"/>
        </w:rPr>
        <w:t xml:space="preserve"> </w:t>
      </w:r>
      <w:r w:rsidR="004A2011" w:rsidRPr="002D3FEB">
        <w:t>(t-1)</w:t>
      </w:r>
      <w:r w:rsidR="00260B3C">
        <w:rPr>
          <w:rFonts w:hint="eastAsia"/>
        </w:rPr>
        <w:t xml:space="preserve">, and </w:t>
      </w:r>
      <w:del w:id="498" w:author="Siyang Li" w:date="2026-08-11T17:59:00Z" w16du:dateUtc="2026-08-11T09:59:00Z">
        <w:r w:rsidR="00260B3C" w:rsidRPr="002D3FEB" w:rsidDel="00343DCA">
          <w:delText>Naive</w:delText>
        </w:r>
      </w:del>
      <w:ins w:id="499" w:author="Siyang Li" w:date="2026-08-11T17:59:00Z" w16du:dateUtc="2026-08-11T09:59:00Z">
        <w:r w:rsidR="00343DCA">
          <w:t>Naïve</w:t>
        </w:r>
      </w:ins>
      <w:r w:rsidR="00260B3C" w:rsidRPr="002D3FEB">
        <w:t>Tone (t-1)</w:t>
      </w:r>
      <w:r w:rsidR="00260B3C">
        <w:rPr>
          <w:rFonts w:hint="eastAsia"/>
        </w:rPr>
        <w:t xml:space="preserve"> are</w:t>
      </w:r>
      <w:r w:rsidR="004A2011">
        <w:t xml:space="preserve"> </w:t>
      </w:r>
      <w:r w:rsidR="004A2011" w:rsidRPr="002D3FEB">
        <w:t>0.</w:t>
      </w:r>
      <w:del w:id="500" w:author="Siyang Li" w:date="2026-08-07T10:16:00Z" w16du:dateUtc="2026-08-07T02:16:00Z">
        <w:r w:rsidR="004A2011" w:rsidRPr="002D3FEB" w:rsidDel="00915847">
          <w:delText>0</w:delText>
        </w:r>
        <w:r w:rsidR="004A2011" w:rsidDel="00915847">
          <w:rPr>
            <w:rFonts w:hint="eastAsia"/>
          </w:rPr>
          <w:delText>131</w:delText>
        </w:r>
        <w:r w:rsidR="004A2011" w:rsidRPr="002D3FEB" w:rsidDel="00915847">
          <w:delText xml:space="preserve"> </w:delText>
        </w:r>
      </w:del>
      <w:ins w:id="501" w:author="Siyang Li" w:date="2026-08-07T10:16:00Z" w16du:dateUtc="2026-08-07T02:16:00Z">
        <w:r w:rsidR="00915847" w:rsidRPr="002D3FEB">
          <w:t>0</w:t>
        </w:r>
        <w:r w:rsidR="00915847">
          <w:rPr>
            <w:rFonts w:hint="eastAsia"/>
          </w:rPr>
          <w:t>12</w:t>
        </w:r>
      </w:ins>
      <w:ins w:id="502" w:author="Siyang Li" w:date="2026-08-16T15:20:00Z" w16du:dateUtc="2026-08-16T07:20:00Z">
        <w:r w:rsidR="00C80DA5">
          <w:rPr>
            <w:rFonts w:hint="eastAsia"/>
          </w:rPr>
          <w:t>0</w:t>
        </w:r>
      </w:ins>
      <w:ins w:id="503" w:author="Siyang Li" w:date="2026-08-07T10:16:00Z" w16du:dateUtc="2026-08-07T02:16:00Z">
        <w:r w:rsidR="00915847" w:rsidRPr="002D3FEB">
          <w:t xml:space="preserve"> </w:t>
        </w:r>
      </w:ins>
      <w:r w:rsidR="004A2011" w:rsidRPr="002D3FEB">
        <w:t>(t-stat=</w:t>
      </w:r>
      <w:del w:id="504" w:author="Siyang Li" w:date="2026-08-07T10:16:00Z" w16du:dateUtc="2026-08-07T02:16:00Z">
        <w:r w:rsidR="004A2011" w:rsidDel="00915847">
          <w:rPr>
            <w:rFonts w:hint="eastAsia"/>
          </w:rPr>
          <w:delText>2.40</w:delText>
        </w:r>
      </w:del>
      <w:ins w:id="505" w:author="Siyang Li" w:date="2026-08-07T10:16:00Z" w16du:dateUtc="2026-08-07T02:16:00Z">
        <w:r w:rsidR="00915847">
          <w:rPr>
            <w:rFonts w:hint="eastAsia"/>
          </w:rPr>
          <w:t>8.</w:t>
        </w:r>
      </w:ins>
      <w:ins w:id="506" w:author="Siyang Li" w:date="2026-08-16T15:20:00Z" w16du:dateUtc="2026-08-16T07:20:00Z">
        <w:r w:rsidR="00C80DA5">
          <w:rPr>
            <w:rFonts w:hint="eastAsia"/>
          </w:rPr>
          <w:t>18</w:t>
        </w:r>
      </w:ins>
      <w:r w:rsidR="004A2011" w:rsidRPr="002D3FEB">
        <w:t>)</w:t>
      </w:r>
      <w:r w:rsidR="006456BE">
        <w:rPr>
          <w:rFonts w:hint="eastAsia"/>
        </w:rPr>
        <w:t xml:space="preserve">, </w:t>
      </w:r>
      <w:r w:rsidR="004A2011" w:rsidRPr="002D3FEB">
        <w:t>0.</w:t>
      </w:r>
      <w:del w:id="507" w:author="Siyang Li" w:date="2026-08-07T10:16:00Z" w16du:dateUtc="2026-08-07T02:16:00Z">
        <w:r w:rsidR="004A2011" w:rsidRPr="002D3FEB" w:rsidDel="00915847">
          <w:delText>0</w:delText>
        </w:r>
        <w:r w:rsidR="004A2011" w:rsidDel="00915847">
          <w:rPr>
            <w:rFonts w:hint="eastAsia"/>
          </w:rPr>
          <w:delText>222</w:delText>
        </w:r>
        <w:r w:rsidR="004A2011" w:rsidRPr="002D3FEB" w:rsidDel="00915847">
          <w:delText xml:space="preserve"> </w:delText>
        </w:r>
      </w:del>
      <w:ins w:id="508" w:author="Siyang Li" w:date="2026-08-07T10:16:00Z" w16du:dateUtc="2026-08-07T02:16:00Z">
        <w:r w:rsidR="00915847" w:rsidRPr="002D3FEB">
          <w:t>0</w:t>
        </w:r>
        <w:r w:rsidR="00915847">
          <w:rPr>
            <w:rFonts w:hint="eastAsia"/>
          </w:rPr>
          <w:t>1</w:t>
        </w:r>
      </w:ins>
      <w:ins w:id="509" w:author="Siyang Li" w:date="2026-08-16T15:20:00Z" w16du:dateUtc="2026-08-16T07:20:00Z">
        <w:r w:rsidR="00C80DA5">
          <w:rPr>
            <w:rFonts w:hint="eastAsia"/>
          </w:rPr>
          <w:t>19</w:t>
        </w:r>
      </w:ins>
      <w:ins w:id="510" w:author="Siyang Li" w:date="2026-08-07T10:16:00Z" w16du:dateUtc="2026-08-07T02:16:00Z">
        <w:r w:rsidR="00915847" w:rsidRPr="002D3FEB">
          <w:t xml:space="preserve"> </w:t>
        </w:r>
      </w:ins>
      <w:r w:rsidR="004A2011" w:rsidRPr="002D3FEB">
        <w:t>(t-stat=</w:t>
      </w:r>
      <w:del w:id="511" w:author="Siyang Li" w:date="2026-08-07T10:16:00Z" w16du:dateUtc="2026-08-07T02:16:00Z">
        <w:r w:rsidR="004A2011" w:rsidDel="00915847">
          <w:rPr>
            <w:rFonts w:hint="eastAsia"/>
          </w:rPr>
          <w:delText>3.52</w:delText>
        </w:r>
      </w:del>
      <w:ins w:id="512" w:author="Siyang Li" w:date="2026-08-07T10:16:00Z" w16du:dateUtc="2026-08-07T02:16:00Z">
        <w:r w:rsidR="00915847">
          <w:rPr>
            <w:rFonts w:hint="eastAsia"/>
          </w:rPr>
          <w:t>7.</w:t>
        </w:r>
      </w:ins>
      <w:ins w:id="513" w:author="Siyang Li" w:date="2026-08-16T15:20:00Z" w16du:dateUtc="2026-08-16T07:20:00Z">
        <w:r w:rsidR="00C80DA5">
          <w:rPr>
            <w:rFonts w:hint="eastAsia"/>
          </w:rPr>
          <w:t>20</w:t>
        </w:r>
      </w:ins>
      <w:r w:rsidR="004A2011" w:rsidRPr="002D3FEB">
        <w:t>)</w:t>
      </w:r>
      <w:r w:rsidR="006456BE">
        <w:rPr>
          <w:rFonts w:hint="eastAsia"/>
        </w:rPr>
        <w:t xml:space="preserve">, and </w:t>
      </w:r>
      <w:r w:rsidR="006456BE" w:rsidRPr="002D3FEB">
        <w:t>0.</w:t>
      </w:r>
      <w:del w:id="514" w:author="Siyang Li" w:date="2026-08-07T10:16:00Z" w16du:dateUtc="2026-08-07T02:16:00Z">
        <w:r w:rsidR="006456BE" w:rsidRPr="002D3FEB" w:rsidDel="00915847">
          <w:delText>0</w:delText>
        </w:r>
        <w:r w:rsidR="002D305B" w:rsidDel="00915847">
          <w:rPr>
            <w:rFonts w:hint="eastAsia"/>
          </w:rPr>
          <w:delText>685</w:delText>
        </w:r>
        <w:r w:rsidR="006456BE" w:rsidRPr="002D3FEB" w:rsidDel="00915847">
          <w:delText xml:space="preserve"> </w:delText>
        </w:r>
      </w:del>
      <w:ins w:id="515" w:author="Siyang Li" w:date="2026-08-07T10:16:00Z" w16du:dateUtc="2026-08-07T02:16:00Z">
        <w:r w:rsidR="00915847" w:rsidRPr="002D3FEB">
          <w:t>0</w:t>
        </w:r>
      </w:ins>
      <w:ins w:id="516" w:author="Siyang Li" w:date="2026-08-16T15:20:00Z" w16du:dateUtc="2026-08-16T07:20:00Z">
        <w:r w:rsidR="00C80DA5">
          <w:rPr>
            <w:rFonts w:hint="eastAsia"/>
          </w:rPr>
          <w:t>199</w:t>
        </w:r>
      </w:ins>
      <w:ins w:id="517" w:author="Siyang Li" w:date="2026-08-07T10:16:00Z" w16du:dateUtc="2026-08-07T02:16:00Z">
        <w:r w:rsidR="00915847" w:rsidRPr="002D3FEB">
          <w:t xml:space="preserve"> </w:t>
        </w:r>
      </w:ins>
      <w:r w:rsidR="006456BE" w:rsidRPr="002D3FEB">
        <w:t>(t-stat=</w:t>
      </w:r>
      <w:del w:id="518" w:author="Siyang Li" w:date="2026-08-07T10:17:00Z" w16du:dateUtc="2026-08-07T02:17:00Z">
        <w:r w:rsidR="00E67329" w:rsidDel="00123A6C">
          <w:rPr>
            <w:rFonts w:hint="eastAsia"/>
          </w:rPr>
          <w:delText>8.3</w:delText>
        </w:r>
        <w:r w:rsidR="002D305B" w:rsidDel="00123A6C">
          <w:rPr>
            <w:rFonts w:hint="eastAsia"/>
          </w:rPr>
          <w:delText>6</w:delText>
        </w:r>
      </w:del>
      <w:ins w:id="519" w:author="Siyang Li" w:date="2026-08-16T15:20:00Z" w16du:dateUtc="2026-08-16T07:20:00Z">
        <w:r w:rsidR="00C80DA5">
          <w:rPr>
            <w:rFonts w:hint="eastAsia"/>
          </w:rPr>
          <w:t>9.60</w:t>
        </w:r>
      </w:ins>
      <w:r w:rsidR="006456BE" w:rsidRPr="002D3FEB">
        <w:t>)</w:t>
      </w:r>
      <w:r w:rsidR="00C46039">
        <w:t xml:space="preserve">, all much larger and more significant than those in Panel A. </w:t>
      </w:r>
      <w:r w:rsidR="00465BB4" w:rsidRPr="002D3FEB">
        <w:t xml:space="preserve">For Granger causal relations, </w:t>
      </w:r>
      <w:r w:rsidR="004A2011">
        <w:t>rational</w:t>
      </w:r>
      <w:r w:rsidR="004A2011" w:rsidRPr="002D3FEB">
        <w:t xml:space="preserve"> </w:t>
      </w:r>
      <w:r w:rsidR="00465BB4" w:rsidRPr="002D3FEB">
        <w:t xml:space="preserve">tone, </w:t>
      </w:r>
      <w:r w:rsidR="004A2011" w:rsidRPr="002D3FEB">
        <w:t xml:space="preserve">fanatic </w:t>
      </w:r>
      <w:r w:rsidR="00465BB4" w:rsidRPr="002D3FEB">
        <w:t>tone, and naïve tone all positively Granger cause next</w:t>
      </w:r>
      <w:r w:rsidR="007B7058" w:rsidRPr="002D3FEB">
        <w:rPr>
          <w:rFonts w:hint="eastAsia"/>
        </w:rPr>
        <w:t>-</w:t>
      </w:r>
      <w:r w:rsidR="001700E9">
        <w:rPr>
          <w:rFonts w:hint="eastAsia"/>
        </w:rPr>
        <w:t>week</w:t>
      </w:r>
      <w:r w:rsidR="001700E9" w:rsidRPr="002D3FEB">
        <w:t xml:space="preserve"> </w:t>
      </w:r>
      <w:r w:rsidR="00465BB4" w:rsidRPr="002D3FEB">
        <w:t>return</w:t>
      </w:r>
      <w:r w:rsidR="00644AA3" w:rsidRPr="002D3FEB">
        <w:t>s</w:t>
      </w:r>
      <w:r w:rsidR="00465BB4" w:rsidRPr="002D3FEB">
        <w:t xml:space="preserve"> in the high influence subsample</w:t>
      </w:r>
      <w:r w:rsidR="00A0230F" w:rsidRPr="002D3FEB">
        <w:t xml:space="preserve"> with p-values</w:t>
      </w:r>
      <w:r w:rsidR="00C77EF6">
        <w:t xml:space="preserve"> of</w:t>
      </w:r>
      <w:r w:rsidR="00A0230F" w:rsidRPr="002D3FEB">
        <w:t xml:space="preserve"> </w:t>
      </w:r>
      <w:ins w:id="520" w:author="Siyang Li" w:date="2026-08-07T10:39:00Z" w16du:dateUtc="2026-08-07T02:39:00Z">
        <w:r w:rsidR="00C21039" w:rsidRPr="002D3FEB">
          <w:t>less than 1</w:t>
        </w:r>
        <w:r w:rsidR="00C21039" w:rsidRPr="002D3FEB">
          <w:rPr>
            <w:rFonts w:hint="eastAsia"/>
          </w:rPr>
          <w:t>%</w:t>
        </w:r>
        <w:r w:rsidR="00C21039">
          <w:rPr>
            <w:rFonts w:hint="eastAsia"/>
          </w:rPr>
          <w:t xml:space="preserve">. </w:t>
        </w:r>
      </w:ins>
      <w:del w:id="521" w:author="Siyang Li" w:date="2026-08-07T10:17:00Z" w16du:dateUtc="2026-08-07T02:17:00Z">
        <w:r w:rsidR="00E6568D" w:rsidDel="008B18B6">
          <w:rPr>
            <w:rFonts w:hint="eastAsia"/>
          </w:rPr>
          <w:delText>less than</w:delText>
        </w:r>
        <w:r w:rsidR="00E6568D" w:rsidRPr="002D3FEB" w:rsidDel="008B18B6">
          <w:delText xml:space="preserve"> </w:delText>
        </w:r>
        <w:r w:rsidR="00C46039" w:rsidDel="008B18B6">
          <w:rPr>
            <w:rFonts w:hint="eastAsia"/>
          </w:rPr>
          <w:delText>5</w:delText>
        </w:r>
      </w:del>
      <w:del w:id="522" w:author="Siyang Li" w:date="2026-08-07T10:39:00Z" w16du:dateUtc="2026-08-07T02:39:00Z">
        <w:r w:rsidR="002B1132" w:rsidRPr="002D3FEB" w:rsidDel="00C21039">
          <w:delText>%</w:delText>
        </w:r>
        <w:r w:rsidR="00465BB4" w:rsidRPr="002D3FEB" w:rsidDel="00C21039">
          <w:delText>.</w:delText>
        </w:r>
        <w:r w:rsidR="004232B7" w:rsidRPr="002D3FEB" w:rsidDel="00C21039">
          <w:delText xml:space="preserve"> </w:delText>
        </w:r>
      </w:del>
      <w:r w:rsidR="00C46039">
        <w:t>Interestingly, for</w:t>
      </w:r>
      <w:r w:rsidR="004232B7" w:rsidRPr="002D3FEB">
        <w:t xml:space="preserve"> the low influence subsample</w:t>
      </w:r>
      <w:r w:rsidR="00A0230F" w:rsidRPr="002D3FEB">
        <w:t xml:space="preserve"> in column III</w:t>
      </w:r>
      <w:r w:rsidR="004232B7" w:rsidRPr="002D3FEB">
        <w:t xml:space="preserve">, </w:t>
      </w:r>
      <w:r w:rsidR="00A0230F" w:rsidRPr="002D3FEB">
        <w:t xml:space="preserve">the coefficients on </w:t>
      </w:r>
      <w:r w:rsidR="004A2011" w:rsidRPr="002D3FEB">
        <w:t>RationalTone</w:t>
      </w:r>
      <w:r w:rsidR="004A2011" w:rsidRPr="002D3FEB">
        <w:rPr>
          <w:rFonts w:hint="eastAsia"/>
        </w:rPr>
        <w:t xml:space="preserve"> </w:t>
      </w:r>
      <w:r w:rsidR="004A2011" w:rsidRPr="002D3FEB">
        <w:t>(t-</w:t>
      </w:r>
      <w:r w:rsidR="004A2011">
        <w:rPr>
          <w:rFonts w:hint="eastAsia"/>
        </w:rPr>
        <w:t>1</w:t>
      </w:r>
      <w:r w:rsidR="004A2011" w:rsidRPr="002D3FEB">
        <w:t>)</w:t>
      </w:r>
      <w:ins w:id="523" w:author="Siyang Li" w:date="2026-08-07T10:18:00Z" w16du:dateUtc="2026-08-07T02:18:00Z">
        <w:r w:rsidR="000340AA">
          <w:rPr>
            <w:rFonts w:hint="eastAsia"/>
          </w:rPr>
          <w:t xml:space="preserve">, </w:t>
        </w:r>
      </w:ins>
      <w:del w:id="524" w:author="Siyang Li" w:date="2026-08-07T10:18:00Z" w16du:dateUtc="2026-08-07T02:18:00Z">
        <w:r w:rsidR="00331884" w:rsidDel="000340AA">
          <w:rPr>
            <w:rFonts w:hint="eastAsia"/>
          </w:rPr>
          <w:delText xml:space="preserve"> and </w:delText>
        </w:r>
      </w:del>
      <w:r w:rsidR="004A2011" w:rsidRPr="002D3FEB">
        <w:t>FanaticTone</w:t>
      </w:r>
      <w:r w:rsidR="004A2011" w:rsidRPr="002D3FEB">
        <w:rPr>
          <w:rFonts w:hint="eastAsia"/>
        </w:rPr>
        <w:t xml:space="preserve"> </w:t>
      </w:r>
      <w:r w:rsidR="004A2011" w:rsidRPr="002D3FEB">
        <w:t>(t-1)</w:t>
      </w:r>
      <w:ins w:id="525" w:author="Siyang Li" w:date="2026-08-07T10:18:00Z" w16du:dateUtc="2026-08-07T02:18:00Z">
        <w:r w:rsidR="000340AA">
          <w:rPr>
            <w:rFonts w:hint="eastAsia"/>
          </w:rPr>
          <w:t xml:space="preserve">, </w:t>
        </w:r>
      </w:ins>
      <w:ins w:id="526" w:author="Siyang Li" w:date="2026-08-11T17:59:00Z" w16du:dateUtc="2026-08-11T09:59:00Z">
        <w:r w:rsidR="00343DCA">
          <w:t>Naïve</w:t>
        </w:r>
      </w:ins>
      <w:ins w:id="527" w:author="Siyang Li" w:date="2026-08-07T10:18:00Z" w16du:dateUtc="2026-08-07T02:18:00Z">
        <w:r w:rsidR="000340AA" w:rsidRPr="002D3FEB">
          <w:t>Tone</w:t>
        </w:r>
        <w:r w:rsidR="000340AA" w:rsidRPr="002D3FEB">
          <w:rPr>
            <w:rFonts w:hint="eastAsia"/>
          </w:rPr>
          <w:t xml:space="preserve"> </w:t>
        </w:r>
        <w:r w:rsidR="000340AA" w:rsidRPr="002D3FEB">
          <w:t>(t-1)</w:t>
        </w:r>
      </w:ins>
      <w:r w:rsidR="00EF0ECB" w:rsidRPr="002D3FEB">
        <w:t xml:space="preserve"> are insignificant</w:t>
      </w:r>
      <w:ins w:id="528" w:author="Siyang Li" w:date="2026-08-07T10:18:00Z" w16du:dateUtc="2026-08-07T02:18:00Z">
        <w:r w:rsidR="001F397D">
          <w:rPr>
            <w:rFonts w:hint="eastAsia"/>
          </w:rPr>
          <w:t>,</w:t>
        </w:r>
      </w:ins>
      <w:del w:id="529" w:author="Siyang Li" w:date="2026-08-07T10:18:00Z" w16du:dateUtc="2026-08-07T02:18:00Z">
        <w:r w:rsidR="00766B5A" w:rsidDel="001F397D">
          <w:delText xml:space="preserve">, while </w:delText>
        </w:r>
        <w:r w:rsidR="00EF0ECB" w:rsidRPr="002D3FEB" w:rsidDel="001F397D">
          <w:delText xml:space="preserve">the coefficient </w:delText>
        </w:r>
        <w:r w:rsidR="00766B5A" w:rsidDel="001F397D">
          <w:delText>for</w:delText>
        </w:r>
        <w:r w:rsidR="00766B5A" w:rsidRPr="002D3FEB" w:rsidDel="001F397D">
          <w:delText xml:space="preserve"> </w:delText>
        </w:r>
        <w:r w:rsidR="00EF0ECB" w:rsidRPr="002D3FEB" w:rsidDel="000340AA">
          <w:delText>NaiveTone</w:delText>
        </w:r>
        <w:r w:rsidR="00115EBF" w:rsidRPr="002D3FEB" w:rsidDel="000340AA">
          <w:rPr>
            <w:rFonts w:hint="eastAsia"/>
          </w:rPr>
          <w:delText xml:space="preserve"> </w:delText>
        </w:r>
        <w:r w:rsidR="00EF0ECB" w:rsidRPr="002D3FEB" w:rsidDel="000340AA">
          <w:delText xml:space="preserve">(t-1) </w:delText>
        </w:r>
        <w:r w:rsidR="00FD61D5" w:rsidDel="001F397D">
          <w:rPr>
            <w:rFonts w:hint="eastAsia"/>
          </w:rPr>
          <w:delText>is</w:delText>
        </w:r>
        <w:r w:rsidR="00FD61D5" w:rsidRPr="002D3FEB" w:rsidDel="001F397D">
          <w:delText xml:space="preserve"> </w:delText>
        </w:r>
        <w:r w:rsidR="00EF0ECB" w:rsidRPr="002D3FEB" w:rsidDel="001F397D">
          <w:delText>negative and significant</w:delText>
        </w:r>
        <w:r w:rsidR="00C46039" w:rsidDel="001F397D">
          <w:delText>,</w:delText>
        </w:r>
      </w:del>
      <w:r w:rsidR="00C46039">
        <w:t xml:space="preserve"> which is in sharp contrast with the positive and significant coefficients in column II. These results show </w:t>
      </w:r>
      <w:r w:rsidR="00C46039">
        <w:rPr>
          <w:rFonts w:hint="eastAsia"/>
        </w:rPr>
        <w:t xml:space="preserve">that </w:t>
      </w:r>
      <w:r w:rsidR="00C46039" w:rsidRPr="002D3FEB">
        <w:t>agent</w:t>
      </w:r>
      <w:r w:rsidR="00C46039">
        <w:t>s’</w:t>
      </w:r>
      <w:r w:rsidR="00C46039" w:rsidRPr="002D3FEB">
        <w:t xml:space="preserve"> tones positively predict </w:t>
      </w:r>
      <w:r w:rsidR="00C46039">
        <w:rPr>
          <w:rFonts w:hint="eastAsia"/>
        </w:rPr>
        <w:t>future stock returns</w:t>
      </w:r>
      <w:r w:rsidR="00C46039" w:rsidRPr="002D3FEB">
        <w:t xml:space="preserve"> only </w:t>
      </w:r>
      <w:r w:rsidR="00C77EF6">
        <w:t>when</w:t>
      </w:r>
      <w:r w:rsidR="00C77EF6" w:rsidRPr="002D3FEB">
        <w:t xml:space="preserve"> </w:t>
      </w:r>
      <w:r w:rsidR="00C46039" w:rsidRPr="002D3FEB">
        <w:t>the agent</w:t>
      </w:r>
      <w:r w:rsidR="00C46039" w:rsidRPr="002D3FEB">
        <w:rPr>
          <w:rFonts w:hint="eastAsia"/>
        </w:rPr>
        <w:t>s</w:t>
      </w:r>
      <w:r w:rsidR="00C46039" w:rsidRPr="002D3FEB">
        <w:t xml:space="preserve"> exert </w:t>
      </w:r>
      <w:r w:rsidR="00C46039" w:rsidRPr="002D3FEB">
        <w:rPr>
          <w:rFonts w:hint="eastAsia"/>
        </w:rPr>
        <w:t xml:space="preserve">high </w:t>
      </w:r>
      <w:r w:rsidR="00C46039" w:rsidRPr="002D3FEB">
        <w:t>influence in the network</w:t>
      </w:r>
      <w:r w:rsidR="00C46039">
        <w:rPr>
          <w:rFonts w:hint="eastAsia"/>
        </w:rPr>
        <w:t>, suggesting that influence is a key determinant of the relation between agent tones and stock returns</w:t>
      </w:r>
      <w:r w:rsidR="00C46039">
        <w:t xml:space="preserve">. </w:t>
      </w:r>
      <w:del w:id="530" w:author="Siyang Li" w:date="2026-08-07T10:19:00Z" w16du:dateUtc="2026-08-07T02:19:00Z">
        <w:r w:rsidR="007D67D6" w:rsidDel="00246600">
          <w:rPr>
            <w:rFonts w:hint="eastAsia"/>
          </w:rPr>
          <w:delText xml:space="preserve">The negative prediction of </w:delText>
        </w:r>
        <w:r w:rsidR="007D67D6" w:rsidDel="00246600">
          <w:delText>naïve</w:delText>
        </w:r>
        <w:r w:rsidR="007D67D6" w:rsidDel="00246600">
          <w:rPr>
            <w:rFonts w:hint="eastAsia"/>
          </w:rPr>
          <w:delText xml:space="preserve"> tone</w:delText>
        </w:r>
        <w:r w:rsidR="004C6CF5" w:rsidDel="00246600">
          <w:rPr>
            <w:rFonts w:hint="eastAsia"/>
          </w:rPr>
          <w:delText xml:space="preserve"> in the low influence subsample</w:delText>
        </w:r>
        <w:r w:rsidR="007D67D6" w:rsidDel="00246600">
          <w:rPr>
            <w:rFonts w:hint="eastAsia"/>
          </w:rPr>
          <w:delText xml:space="preserve"> </w:delText>
        </w:r>
        <w:r w:rsidR="00B77854" w:rsidDel="00246600">
          <w:rPr>
            <w:rFonts w:hint="eastAsia"/>
          </w:rPr>
          <w:delText xml:space="preserve">may </w:delText>
        </w:r>
        <w:r w:rsidR="00EB6754" w:rsidRPr="00EB6754" w:rsidDel="00246600">
          <w:delText xml:space="preserve">be </w:delText>
        </w:r>
        <w:r w:rsidR="00766B5A" w:rsidDel="00246600">
          <w:delText>explained</w:delText>
        </w:r>
        <w:r w:rsidR="00EB6754" w:rsidRPr="00EB6754" w:rsidDel="00246600">
          <w:delText xml:space="preserve"> </w:delText>
        </w:r>
        <w:r w:rsidR="00766B5A" w:rsidDel="00246600">
          <w:delText>by the fact that when naïve tone lacks influence, it may lead to</w:delText>
        </w:r>
        <w:r w:rsidR="00EB6754" w:rsidRPr="00EB6754" w:rsidDel="00246600">
          <w:delText xml:space="preserve"> </w:delText>
        </w:r>
        <w:r w:rsidR="00766B5A" w:rsidDel="00246600">
          <w:delText>a</w:delText>
        </w:r>
        <w:r w:rsidR="00EB6754" w:rsidRPr="00EB6754" w:rsidDel="00246600">
          <w:delText xml:space="preserve"> temporary increase in price </w:delText>
        </w:r>
        <w:r w:rsidR="00766B5A" w:rsidDel="00246600">
          <w:delText>that is followed</w:delText>
        </w:r>
        <w:r w:rsidR="00EB6754" w:rsidRPr="00EB6754" w:rsidDel="00246600">
          <w:delText xml:space="preserve"> by a subsequent reversal</w:delText>
        </w:r>
        <w:r w:rsidR="00B77854" w:rsidDel="00246600">
          <w:rPr>
            <w:rFonts w:hint="eastAsia"/>
          </w:rPr>
          <w:delText>.</w:delText>
        </w:r>
        <w:r w:rsidR="00EF0ECB" w:rsidRPr="002D3FEB" w:rsidDel="00246600">
          <w:delText xml:space="preserve"> </w:delText>
        </w:r>
      </w:del>
    </w:p>
    <w:p w14:paraId="39E7BF3C" w14:textId="5A3C535D" w:rsidR="009D55BA" w:rsidRPr="002D3FEB" w:rsidRDefault="00415B95" w:rsidP="009414C5">
      <w:pPr>
        <w:spacing w:line="480" w:lineRule="auto"/>
        <w:ind w:firstLine="720"/>
        <w:jc w:val="both"/>
      </w:pPr>
      <w:r w:rsidRPr="002D3FEB">
        <w:t>Panel</w:t>
      </w:r>
      <w:r w:rsidR="00C77EF6">
        <w:t>s</w:t>
      </w:r>
      <w:r w:rsidRPr="002D3FEB">
        <w:t xml:space="preserve"> </w:t>
      </w:r>
      <w:r w:rsidR="00BE23B5" w:rsidRPr="002D3FEB">
        <w:t>D</w:t>
      </w:r>
      <w:r w:rsidRPr="002D3FEB">
        <w:t>-</w:t>
      </w:r>
      <w:r w:rsidR="00BE23B5" w:rsidRPr="002D3FEB">
        <w:t xml:space="preserve">F </w:t>
      </w:r>
      <w:r w:rsidRPr="002D3FEB">
        <w:t xml:space="preserve">and </w:t>
      </w:r>
      <w:r w:rsidR="00BE23B5" w:rsidRPr="002D3FEB">
        <w:t>G</w:t>
      </w:r>
      <w:r w:rsidRPr="002D3FEB">
        <w:t>-</w:t>
      </w:r>
      <w:r w:rsidR="00BE23B5" w:rsidRPr="002D3FEB">
        <w:t>I</w:t>
      </w:r>
      <w:r w:rsidR="00C46039">
        <w:t xml:space="preserve"> of</w:t>
      </w:r>
      <w:r w:rsidR="00BE23B5" w:rsidRPr="002D3FEB">
        <w:rPr>
          <w:color w:val="000000"/>
          <w:kern w:val="24"/>
        </w:rPr>
        <w:t xml:space="preserve"> </w:t>
      </w:r>
      <w:r w:rsidR="00C46039" w:rsidRPr="00732D07">
        <w:t>Figure 3</w:t>
      </w:r>
      <w:r w:rsidR="00C46039">
        <w:t xml:space="preserve"> report</w:t>
      </w:r>
      <w:r w:rsidRPr="002D3FEB">
        <w:t xml:space="preserve"> </w:t>
      </w:r>
      <w:r w:rsidR="00C77EF6">
        <w:t>the</w:t>
      </w:r>
      <w:r w:rsidR="00C77EF6" w:rsidRPr="002D3FEB">
        <w:t xml:space="preserve"> </w:t>
      </w:r>
      <w:r w:rsidR="00A0230F" w:rsidRPr="002D3FEB">
        <w:t>response</w:t>
      </w:r>
      <w:r w:rsidR="00D56B33" w:rsidRPr="002D3FEB">
        <w:rPr>
          <w:rFonts w:hint="eastAsia"/>
        </w:rPr>
        <w:t>s</w:t>
      </w:r>
      <w:r w:rsidR="00A0230F" w:rsidRPr="002D3FEB">
        <w:t xml:space="preserve"> </w:t>
      </w:r>
      <w:r w:rsidR="00C77EF6">
        <w:t xml:space="preserve">of returns </w:t>
      </w:r>
      <w:r w:rsidR="00A0230F" w:rsidRPr="002D3FEB">
        <w:t xml:space="preserve">to shocks </w:t>
      </w:r>
      <w:r w:rsidR="00C77EF6">
        <w:t>in</w:t>
      </w:r>
      <w:r w:rsidR="00A0230F" w:rsidRPr="002D3FEB">
        <w:t xml:space="preserve"> different tone variables </w:t>
      </w:r>
      <w:r w:rsidRPr="002D3FEB">
        <w:t>for</w:t>
      </w:r>
      <w:r w:rsidR="00C77EF6">
        <w:t xml:space="preserve"> the</w:t>
      </w:r>
      <w:r w:rsidRPr="002D3FEB">
        <w:t xml:space="preserve"> high and low influence groups</w:t>
      </w:r>
      <w:r w:rsidR="00C46039">
        <w:t>,</w:t>
      </w:r>
      <w:r w:rsidRPr="002D3FEB">
        <w:t xml:space="preserve"> respectively. </w:t>
      </w:r>
      <w:r w:rsidR="00A0230F" w:rsidRPr="002D3FEB">
        <w:t>For</w:t>
      </w:r>
      <w:r w:rsidR="00374D3A" w:rsidRPr="002D3FEB">
        <w:t xml:space="preserve"> the high influence </w:t>
      </w:r>
      <w:r w:rsidR="009E4CD7" w:rsidRPr="002D3FEB">
        <w:t>subsample</w:t>
      </w:r>
      <w:r w:rsidR="00A0230F" w:rsidRPr="002D3FEB">
        <w:t xml:space="preserve"> in Panel</w:t>
      </w:r>
      <w:r w:rsidR="00C77EF6">
        <w:t>s</w:t>
      </w:r>
      <w:r w:rsidR="00A0230F" w:rsidRPr="002D3FEB">
        <w:t xml:space="preserve"> D-F</w:t>
      </w:r>
      <w:r w:rsidR="00374D3A" w:rsidRPr="002D3FEB">
        <w:t xml:space="preserve">, a one standard deviation shock </w:t>
      </w:r>
      <w:r w:rsidR="00C77EF6">
        <w:t>to</w:t>
      </w:r>
      <w:r w:rsidR="00C77EF6" w:rsidRPr="002D3FEB">
        <w:t xml:space="preserve"> </w:t>
      </w:r>
      <w:r w:rsidR="004A2011">
        <w:t>rational</w:t>
      </w:r>
      <w:r w:rsidR="00C77EF6">
        <w:t>,</w:t>
      </w:r>
      <w:r w:rsidR="004A2011" w:rsidRPr="004A2011">
        <w:t xml:space="preserve"> </w:t>
      </w:r>
      <w:r w:rsidR="004A2011" w:rsidRPr="002D3FEB">
        <w:t>fanatic</w:t>
      </w:r>
      <w:r w:rsidR="00C77EF6">
        <w:t xml:space="preserve">, </w:t>
      </w:r>
      <w:r w:rsidR="0077752C" w:rsidRPr="002D3FEB">
        <w:t>naïve</w:t>
      </w:r>
      <w:r w:rsidR="00374D3A" w:rsidRPr="002D3FEB">
        <w:t xml:space="preserve"> tone</w:t>
      </w:r>
      <w:r w:rsidR="00A001E0" w:rsidRPr="002D3FEB">
        <w:t xml:space="preserve"> </w:t>
      </w:r>
      <w:r w:rsidR="00374D3A" w:rsidRPr="002D3FEB">
        <w:t xml:space="preserve">is associated with a higher </w:t>
      </w:r>
      <w:r w:rsidR="000C6C63">
        <w:rPr>
          <w:rFonts w:hint="eastAsia"/>
        </w:rPr>
        <w:t xml:space="preserve">daily average </w:t>
      </w:r>
      <w:r w:rsidR="00374D3A" w:rsidRPr="002D3FEB">
        <w:t>return</w:t>
      </w:r>
      <w:r w:rsidR="009762EB" w:rsidRPr="002D3FEB">
        <w:t xml:space="preserve"> of</w:t>
      </w:r>
      <w:r w:rsidR="00374D3A" w:rsidRPr="002D3FEB">
        <w:t xml:space="preserve"> </w:t>
      </w:r>
      <w:del w:id="531" w:author="Siyang Li" w:date="2026-08-07T10:21:00Z" w16du:dateUtc="2026-08-07T02:21:00Z">
        <w:r w:rsidR="004A2011" w:rsidDel="00E056AF">
          <w:delText>5</w:delText>
        </w:r>
      </w:del>
      <w:ins w:id="532" w:author="Siyang Li" w:date="2026-08-16T15:27:00Z" w16du:dateUtc="2026-08-16T07:27:00Z">
        <w:r w:rsidR="004255C7">
          <w:rPr>
            <w:rFonts w:hint="eastAsia"/>
          </w:rPr>
          <w:t>47</w:t>
        </w:r>
      </w:ins>
      <w:r w:rsidR="00C77EF6">
        <w:t xml:space="preserve">, </w:t>
      </w:r>
      <w:del w:id="533" w:author="Siyang Li" w:date="2026-08-07T10:21:00Z" w16du:dateUtc="2026-08-07T02:21:00Z">
        <w:r w:rsidR="004A2011" w:rsidDel="00E056AF">
          <w:delText>8</w:delText>
        </w:r>
      </w:del>
      <w:ins w:id="534" w:author="Siyang Li" w:date="2026-08-07T10:21:00Z" w16du:dateUtc="2026-08-07T02:21:00Z">
        <w:r w:rsidR="00E056AF">
          <w:rPr>
            <w:rFonts w:hint="eastAsia"/>
          </w:rPr>
          <w:t>5</w:t>
        </w:r>
      </w:ins>
      <w:ins w:id="535" w:author="Siyang Li" w:date="2026-08-16T15:28:00Z" w16du:dateUtc="2026-08-16T07:28:00Z">
        <w:r w:rsidR="004255C7">
          <w:rPr>
            <w:rFonts w:hint="eastAsia"/>
          </w:rPr>
          <w:t>2</w:t>
        </w:r>
      </w:ins>
      <w:r w:rsidR="00C77EF6">
        <w:t xml:space="preserve">, </w:t>
      </w:r>
      <w:del w:id="536" w:author="Siyang Li" w:date="2026-08-07T10:20:00Z" w16du:dateUtc="2026-08-07T02:20:00Z">
        <w:r w:rsidR="00C46039" w:rsidDel="00E056AF">
          <w:rPr>
            <w:rFonts w:hint="eastAsia"/>
          </w:rPr>
          <w:delText>2</w:delText>
        </w:r>
        <w:r w:rsidR="00327257" w:rsidDel="00E056AF">
          <w:rPr>
            <w:rFonts w:hint="eastAsia"/>
          </w:rPr>
          <w:delText>0</w:delText>
        </w:r>
        <w:r w:rsidR="00327257" w:rsidRPr="002D3FEB" w:rsidDel="00E056AF">
          <w:delText xml:space="preserve"> </w:delText>
        </w:r>
      </w:del>
      <w:ins w:id="537" w:author="Siyang Li" w:date="2026-08-16T15:28:00Z" w16du:dateUtc="2026-08-16T07:28:00Z">
        <w:r w:rsidR="004255C7">
          <w:rPr>
            <w:rFonts w:hint="eastAsia"/>
          </w:rPr>
          <w:t>57</w:t>
        </w:r>
      </w:ins>
      <w:ins w:id="538" w:author="Siyang Li" w:date="2026-08-07T10:20:00Z" w16du:dateUtc="2026-08-07T02:20:00Z">
        <w:r w:rsidR="00E056AF" w:rsidRPr="002D3FEB">
          <w:t xml:space="preserve"> </w:t>
        </w:r>
      </w:ins>
      <w:r w:rsidR="0077752C" w:rsidRPr="002D3FEB">
        <w:t>bps</w:t>
      </w:r>
      <w:r w:rsidR="009762EB" w:rsidRPr="002D3FEB">
        <w:t xml:space="preserve"> for </w:t>
      </w:r>
      <w:r w:rsidR="00C77EF6">
        <w:t>the following</w:t>
      </w:r>
      <w:r w:rsidR="00C77EF6">
        <w:rPr>
          <w:rFonts w:hint="eastAsia"/>
        </w:rPr>
        <w:t xml:space="preserve"> </w:t>
      </w:r>
      <w:r w:rsidR="000C6C63">
        <w:rPr>
          <w:rFonts w:hint="eastAsia"/>
        </w:rPr>
        <w:t>week</w:t>
      </w:r>
      <w:r w:rsidR="00C46039">
        <w:t xml:space="preserve">, respectively, and the effects </w:t>
      </w:r>
      <w:r w:rsidR="00C46039">
        <w:lastRenderedPageBreak/>
        <w:t>remain significant for the next 6 weeks</w:t>
      </w:r>
      <w:r w:rsidR="00D163CC" w:rsidRPr="002D3FEB">
        <w:rPr>
          <w:rFonts w:hint="eastAsia"/>
        </w:rPr>
        <w:t xml:space="preserve">. </w:t>
      </w:r>
      <w:del w:id="539" w:author="Siyang Li" w:date="2026-08-07T10:22:00Z" w16du:dateUtc="2026-08-07T02:22:00Z">
        <w:r w:rsidR="00D163CC" w:rsidRPr="002D3FEB" w:rsidDel="003D30DB">
          <w:rPr>
            <w:rFonts w:hint="eastAsia"/>
          </w:rPr>
          <w:delText xml:space="preserve">The magnitude of </w:delText>
        </w:r>
        <w:r w:rsidR="00C77EF6" w:rsidDel="003D30DB">
          <w:delText xml:space="preserve">the </w:delText>
        </w:r>
        <w:r w:rsidR="00D163CC" w:rsidRPr="002D3FEB" w:rsidDel="003D30DB">
          <w:rPr>
            <w:rFonts w:hint="eastAsia"/>
          </w:rPr>
          <w:delText xml:space="preserve">response is much larger for </w:delText>
        </w:r>
        <w:r w:rsidR="00C46039" w:rsidDel="003D30DB">
          <w:rPr>
            <w:rFonts w:hint="eastAsia"/>
          </w:rPr>
          <w:delText>the</w:delText>
        </w:r>
        <w:r w:rsidR="00325EF9" w:rsidRPr="002D3FEB" w:rsidDel="003D30DB">
          <w:rPr>
            <w:rFonts w:hint="eastAsia"/>
          </w:rPr>
          <w:delText xml:space="preserve"> </w:delText>
        </w:r>
        <w:r w:rsidR="00D163CC" w:rsidRPr="002D3FEB" w:rsidDel="003D30DB">
          <w:rPr>
            <w:rFonts w:hint="eastAsia"/>
          </w:rPr>
          <w:delText>shock</w:delText>
        </w:r>
        <w:r w:rsidR="00C46039" w:rsidDel="003D30DB">
          <w:delText>s from</w:delText>
        </w:r>
        <w:r w:rsidR="00D163CC" w:rsidRPr="002D3FEB" w:rsidDel="003D30DB">
          <w:rPr>
            <w:rFonts w:hint="eastAsia"/>
          </w:rPr>
          <w:delText xml:space="preserve"> </w:delText>
        </w:r>
        <w:r w:rsidR="00D163CC" w:rsidRPr="002D3FEB" w:rsidDel="003D30DB">
          <w:delText>naïve</w:delText>
        </w:r>
        <w:r w:rsidR="00D163CC" w:rsidRPr="002D3FEB" w:rsidDel="003D30DB">
          <w:rPr>
            <w:rFonts w:hint="eastAsia"/>
          </w:rPr>
          <w:delText xml:space="preserve"> tone, </w:delText>
        </w:r>
        <w:r w:rsidR="002A383B" w:rsidDel="003D30DB">
          <w:rPr>
            <w:rFonts w:hint="eastAsia"/>
          </w:rPr>
          <w:delText>highlighting</w:delText>
        </w:r>
        <w:r w:rsidR="002A383B" w:rsidRPr="002D3FEB" w:rsidDel="003D30DB">
          <w:rPr>
            <w:rFonts w:hint="eastAsia"/>
          </w:rPr>
          <w:delText xml:space="preserve"> </w:delText>
        </w:r>
        <w:r w:rsidR="00D163CC" w:rsidRPr="002D3FEB" w:rsidDel="003D30DB">
          <w:rPr>
            <w:rFonts w:hint="eastAsia"/>
          </w:rPr>
          <w:delText xml:space="preserve">the importance of </w:delText>
        </w:r>
        <w:r w:rsidR="00D163CC" w:rsidRPr="002D3FEB" w:rsidDel="003D30DB">
          <w:delText>naïve</w:delText>
        </w:r>
        <w:r w:rsidR="00D163CC" w:rsidRPr="002D3FEB" w:rsidDel="003D30DB">
          <w:rPr>
            <w:rFonts w:hint="eastAsia"/>
          </w:rPr>
          <w:delText xml:space="preserve"> tone in </w:delText>
        </w:r>
        <w:r w:rsidR="004A62B3" w:rsidDel="003D30DB">
          <w:rPr>
            <w:rFonts w:hint="eastAsia"/>
          </w:rPr>
          <w:delText>predic</w:delText>
        </w:r>
        <w:r w:rsidR="004A62B3" w:rsidRPr="002D3FEB" w:rsidDel="003D30DB">
          <w:rPr>
            <w:rFonts w:hint="eastAsia"/>
          </w:rPr>
          <w:delText xml:space="preserve">ting </w:delText>
        </w:r>
        <w:r w:rsidR="00D163CC" w:rsidRPr="002D3FEB" w:rsidDel="003D30DB">
          <w:rPr>
            <w:rFonts w:hint="eastAsia"/>
          </w:rPr>
          <w:delText>future return</w:delText>
        </w:r>
        <w:r w:rsidR="00644AA3" w:rsidRPr="002D3FEB" w:rsidDel="003D30DB">
          <w:delText>s</w:delText>
        </w:r>
        <w:r w:rsidR="00C46039" w:rsidDel="003D30DB">
          <w:rPr>
            <w:rFonts w:hint="eastAsia"/>
          </w:rPr>
          <w:delText xml:space="preserve"> for </w:delText>
        </w:r>
        <w:r w:rsidR="00C46039" w:rsidDel="003D30DB">
          <w:delText>the</w:delText>
        </w:r>
        <w:r w:rsidR="004A62B3" w:rsidDel="003D30DB">
          <w:rPr>
            <w:rFonts w:hint="eastAsia"/>
          </w:rPr>
          <w:delText xml:space="preserve"> high</w:delText>
        </w:r>
        <w:r w:rsidR="00C46039" w:rsidDel="003D30DB">
          <w:rPr>
            <w:rFonts w:hint="eastAsia"/>
          </w:rPr>
          <w:delText xml:space="preserve"> </w:delText>
        </w:r>
        <w:r w:rsidR="00C46039" w:rsidDel="003D30DB">
          <w:delText xml:space="preserve">influence sample, possibly because </w:delText>
        </w:r>
        <w:r w:rsidR="0033134E" w:rsidDel="003D30DB">
          <w:rPr>
            <w:rFonts w:hint="eastAsia"/>
          </w:rPr>
          <w:delText xml:space="preserve">agents on social media are predominantly </w:delText>
        </w:r>
        <w:r w:rsidR="0033134E" w:rsidDel="003D30DB">
          <w:delText>naïve</w:delText>
        </w:r>
        <w:r w:rsidR="00C46039" w:rsidDel="003D30DB">
          <w:rPr>
            <w:rFonts w:hint="eastAsia"/>
          </w:rPr>
          <w:delText xml:space="preserve"> agents (as in Table 1).</w:delText>
        </w:r>
        <w:r w:rsidR="0033134E" w:rsidDel="003D30DB">
          <w:rPr>
            <w:rFonts w:hint="eastAsia"/>
          </w:rPr>
          <w:delText xml:space="preserve"> </w:delText>
        </w:r>
      </w:del>
      <w:r w:rsidR="00A0230F" w:rsidRPr="002D3FEB">
        <w:t>In contrast</w:t>
      </w:r>
      <w:r w:rsidR="00846C09" w:rsidRPr="002D3FEB">
        <w:t xml:space="preserve">, for </w:t>
      </w:r>
      <w:r w:rsidR="006F7908" w:rsidRPr="002D3FEB">
        <w:t xml:space="preserve">the </w:t>
      </w:r>
      <w:r w:rsidR="00846C09" w:rsidRPr="002D3FEB">
        <w:t>low influence group</w:t>
      </w:r>
      <w:r w:rsidR="00A0230F" w:rsidRPr="002D3FEB">
        <w:t xml:space="preserve"> in Panel</w:t>
      </w:r>
      <w:r w:rsidR="00C77EF6">
        <w:t>s</w:t>
      </w:r>
      <w:r w:rsidR="00A0230F" w:rsidRPr="002D3FEB">
        <w:t xml:space="preserve"> G-I</w:t>
      </w:r>
      <w:r w:rsidR="00846C09" w:rsidRPr="002D3FEB">
        <w:t>, the shock</w:t>
      </w:r>
      <w:r w:rsidR="00E013E7">
        <w:rPr>
          <w:rFonts w:hint="eastAsia"/>
        </w:rPr>
        <w:t xml:space="preserve"> </w:t>
      </w:r>
      <w:r w:rsidR="00C77EF6">
        <w:t>to</w:t>
      </w:r>
      <w:r w:rsidR="00C77EF6">
        <w:rPr>
          <w:rFonts w:hint="eastAsia"/>
        </w:rPr>
        <w:t xml:space="preserve"> </w:t>
      </w:r>
      <w:r w:rsidR="0002754C">
        <w:t>rational</w:t>
      </w:r>
      <w:r w:rsidR="00E013E7">
        <w:rPr>
          <w:rFonts w:hint="eastAsia"/>
        </w:rPr>
        <w:t xml:space="preserve"> tone or </w:t>
      </w:r>
      <w:r w:rsidR="0002754C">
        <w:t>fanatic</w:t>
      </w:r>
      <w:r w:rsidR="00E013E7">
        <w:rPr>
          <w:rFonts w:hint="eastAsia"/>
        </w:rPr>
        <w:t xml:space="preserve"> tone is associated with</w:t>
      </w:r>
      <w:r w:rsidR="00C46039">
        <w:t xml:space="preserve"> </w:t>
      </w:r>
      <w:r w:rsidR="00C77EF6">
        <w:t xml:space="preserve">only minor </w:t>
      </w:r>
      <w:r w:rsidR="00C46039">
        <w:t>effects</w:t>
      </w:r>
      <w:del w:id="540" w:author="Siyang Li" w:date="2026-08-07T10:22:00Z" w16du:dateUtc="2026-08-07T02:22:00Z">
        <w:r w:rsidR="00C46039" w:rsidDel="003D30DB">
          <w:delText xml:space="preserve">, </w:delText>
        </w:r>
        <w:r w:rsidR="00C77EF6" w:rsidDel="003D30DB">
          <w:delText>which</w:delText>
        </w:r>
        <w:r w:rsidR="00C60F62" w:rsidRPr="002D3FEB" w:rsidDel="003D30DB">
          <w:delText xml:space="preserve"> last for </w:delText>
        </w:r>
        <w:r w:rsidR="00C77EF6" w:rsidDel="003D30DB">
          <w:delText xml:space="preserve">just </w:delText>
        </w:r>
        <w:r w:rsidR="00B66F1B" w:rsidDel="003D30DB">
          <w:rPr>
            <w:rFonts w:hint="eastAsia"/>
          </w:rPr>
          <w:delText>1</w:delText>
        </w:r>
        <w:r w:rsidR="0052073E" w:rsidDel="003D30DB">
          <w:rPr>
            <w:rFonts w:hint="eastAsia"/>
          </w:rPr>
          <w:delText xml:space="preserve"> week</w:delText>
        </w:r>
      </w:del>
      <w:r w:rsidR="00EA082D" w:rsidRPr="002D3FEB">
        <w:t>.</w:t>
      </w:r>
      <w:r w:rsidR="003B0E51" w:rsidRPr="002D3FEB">
        <w:t xml:space="preserve"> </w:t>
      </w:r>
    </w:p>
    <w:p w14:paraId="7D9709F8" w14:textId="2EF55F6F" w:rsidR="00A8436A" w:rsidRPr="002D3FEB" w:rsidRDefault="00EA6065" w:rsidP="00EA6065">
      <w:pPr>
        <w:spacing w:line="480" w:lineRule="auto"/>
        <w:ind w:firstLine="720"/>
        <w:jc w:val="both"/>
      </w:pPr>
      <w:r w:rsidRPr="002D3FEB">
        <w:t>To summarize, we find supportive</w:t>
      </w:r>
      <w:r w:rsidR="002079EE" w:rsidRPr="002D3FEB">
        <w:t xml:space="preserve"> evidence for </w:t>
      </w:r>
      <w:r w:rsidR="009414C5" w:rsidRPr="002D3FEB">
        <w:t>hypotheses H3 and H4.</w:t>
      </w:r>
      <w:r w:rsidR="0013692D" w:rsidRPr="002D3FEB">
        <w:t xml:space="preserve"> </w:t>
      </w:r>
      <w:r w:rsidR="00425C6D" w:rsidRPr="002D3FEB">
        <w:t>A</w:t>
      </w:r>
      <w:r w:rsidR="006F7908" w:rsidRPr="002D3FEB">
        <w:t>gent tone</w:t>
      </w:r>
      <w:r w:rsidR="00CF7E09" w:rsidRPr="002D3FEB">
        <w:rPr>
          <w:rFonts w:hint="eastAsia"/>
        </w:rPr>
        <w:t>s</w:t>
      </w:r>
      <w:r w:rsidR="002079EE" w:rsidRPr="002D3FEB">
        <w:t xml:space="preserve"> </w:t>
      </w:r>
      <w:r w:rsidR="003B14F0" w:rsidRPr="002D3FEB">
        <w:t>significantly</w:t>
      </w:r>
      <w:r w:rsidR="003B14F0" w:rsidRPr="002D3FEB">
        <w:rPr>
          <w:rFonts w:hint="eastAsia"/>
        </w:rPr>
        <w:t xml:space="preserve"> </w:t>
      </w:r>
      <w:r w:rsidR="0013692D" w:rsidRPr="002D3FEB">
        <w:t>predict future price movements</w:t>
      </w:r>
      <w:r w:rsidR="002079EE" w:rsidRPr="002D3FEB">
        <w:t xml:space="preserve">. </w:t>
      </w:r>
      <w:r w:rsidR="006F7908" w:rsidRPr="002D3FEB">
        <w:t>More importantly,</w:t>
      </w:r>
      <w:r w:rsidR="0013692D" w:rsidRPr="002D3FEB">
        <w:t xml:space="preserve"> agents’ tone</w:t>
      </w:r>
      <w:r w:rsidR="00CF7E09" w:rsidRPr="002D3FEB">
        <w:rPr>
          <w:rFonts w:hint="eastAsia"/>
        </w:rPr>
        <w:t>s</w:t>
      </w:r>
      <w:r w:rsidR="0013692D" w:rsidRPr="002D3FEB">
        <w:t xml:space="preserve"> </w:t>
      </w:r>
      <w:r w:rsidR="00CF7E09" w:rsidRPr="002D3FEB">
        <w:t xml:space="preserve">in </w:t>
      </w:r>
      <w:r w:rsidR="0066760C" w:rsidRPr="002D3FEB">
        <w:rPr>
          <w:rFonts w:hint="eastAsia"/>
        </w:rPr>
        <w:t>a</w:t>
      </w:r>
      <w:r w:rsidR="00CF7E09" w:rsidRPr="002D3FEB">
        <w:rPr>
          <w:rFonts w:hint="eastAsia"/>
        </w:rPr>
        <w:t xml:space="preserve"> high-influence</w:t>
      </w:r>
      <w:r w:rsidR="00CF7E09" w:rsidRPr="002D3FEB">
        <w:t xml:space="preserve"> network</w:t>
      </w:r>
      <w:r w:rsidR="00CF7E09" w:rsidRPr="002D3FEB">
        <w:rPr>
          <w:rFonts w:hint="eastAsia"/>
        </w:rPr>
        <w:t xml:space="preserve"> </w:t>
      </w:r>
      <w:r w:rsidR="003E3B8F" w:rsidRPr="002D3FEB">
        <w:rPr>
          <w:rFonts w:hint="eastAsia"/>
        </w:rPr>
        <w:t xml:space="preserve">are </w:t>
      </w:r>
      <w:r w:rsidR="0013692D" w:rsidRPr="002D3FEB">
        <w:t xml:space="preserve">more </w:t>
      </w:r>
      <w:r w:rsidR="00BF5736" w:rsidRPr="002D3FEB">
        <w:t xml:space="preserve">predictive </w:t>
      </w:r>
      <w:r w:rsidR="0013692D" w:rsidRPr="002D3FEB">
        <w:t xml:space="preserve">of </w:t>
      </w:r>
      <w:r w:rsidR="0052073E">
        <w:rPr>
          <w:rFonts w:hint="eastAsia"/>
        </w:rPr>
        <w:t>future</w:t>
      </w:r>
      <w:r w:rsidR="0013692D" w:rsidRPr="002D3FEB">
        <w:t xml:space="preserve"> return</w:t>
      </w:r>
      <w:r w:rsidR="003E3B8F" w:rsidRPr="002D3FEB">
        <w:rPr>
          <w:rFonts w:hint="eastAsia"/>
        </w:rPr>
        <w:t>s</w:t>
      </w:r>
      <w:r w:rsidR="0013692D" w:rsidRPr="002D3FEB">
        <w:t xml:space="preserve"> </w:t>
      </w:r>
      <w:r w:rsidR="0066760C" w:rsidRPr="002D3FEB">
        <w:rPr>
          <w:rFonts w:hint="eastAsia"/>
        </w:rPr>
        <w:t>than in a low-influence network</w:t>
      </w:r>
      <w:r w:rsidR="0013692D" w:rsidRPr="002D3FEB">
        <w:t xml:space="preserve">. </w:t>
      </w:r>
    </w:p>
    <w:p w14:paraId="5DD1C118" w14:textId="53F492FF" w:rsidR="005F7B16" w:rsidRPr="002D3FEB" w:rsidRDefault="005F7B16" w:rsidP="00562A51">
      <w:pPr>
        <w:pStyle w:val="a3"/>
        <w:keepNext/>
        <w:numPr>
          <w:ilvl w:val="1"/>
          <w:numId w:val="14"/>
        </w:numPr>
        <w:spacing w:line="480" w:lineRule="auto"/>
        <w:jc w:val="both"/>
        <w:rPr>
          <w:b/>
        </w:rPr>
      </w:pPr>
      <w:r w:rsidRPr="002D3FEB">
        <w:rPr>
          <w:b/>
        </w:rPr>
        <w:t xml:space="preserve">Social Network </w:t>
      </w:r>
      <w:r w:rsidR="009F10E7" w:rsidRPr="002D3FEB">
        <w:rPr>
          <w:b/>
        </w:rPr>
        <w:t>and</w:t>
      </w:r>
      <w:r w:rsidRPr="002D3FEB">
        <w:rPr>
          <w:b/>
        </w:rPr>
        <w:t xml:space="preserve"> </w:t>
      </w:r>
      <w:r w:rsidR="009F10E7" w:rsidRPr="002D3FEB">
        <w:rPr>
          <w:b/>
        </w:rPr>
        <w:t>Trading Dynamics</w:t>
      </w:r>
      <w:r w:rsidR="00562A51" w:rsidRPr="002D3FEB">
        <w:rPr>
          <w:b/>
        </w:rPr>
        <w:t xml:space="preserve"> of Retail investors</w:t>
      </w:r>
    </w:p>
    <w:p w14:paraId="58AF458C" w14:textId="4C42358D" w:rsidR="00285D32" w:rsidRPr="002D3FEB" w:rsidRDefault="00DA45E1" w:rsidP="00F0235B">
      <w:pPr>
        <w:spacing w:line="480" w:lineRule="auto"/>
        <w:ind w:firstLine="720"/>
        <w:jc w:val="both"/>
      </w:pPr>
      <w:r w:rsidRPr="002D3FEB">
        <w:t>H5</w:t>
      </w:r>
      <w:r w:rsidR="008877D5">
        <w:rPr>
          <w:rFonts w:hint="eastAsia"/>
        </w:rPr>
        <w:t xml:space="preserve"> </w:t>
      </w:r>
      <w:r w:rsidR="00ED4006">
        <w:t xml:space="preserve">states that </w:t>
      </w:r>
      <w:r w:rsidR="00E7173C" w:rsidRPr="002D3FEB">
        <w:t xml:space="preserve">social media </w:t>
      </w:r>
      <w:r w:rsidR="00F476FD" w:rsidRPr="002D3FEB">
        <w:rPr>
          <w:rFonts w:hint="eastAsia"/>
        </w:rPr>
        <w:t>views</w:t>
      </w:r>
      <w:r w:rsidR="00F476FD" w:rsidRPr="002D3FEB">
        <w:t xml:space="preserve"> </w:t>
      </w:r>
      <w:r w:rsidR="006E2B78" w:rsidRPr="002D3FEB">
        <w:t xml:space="preserve">predict </w:t>
      </w:r>
      <w:r w:rsidR="006F7908" w:rsidRPr="002D3FEB">
        <w:t xml:space="preserve">retail </w:t>
      </w:r>
      <w:r w:rsidR="006E2B78" w:rsidRPr="002D3FEB">
        <w:t>trading</w:t>
      </w:r>
      <w:r w:rsidR="002A502E" w:rsidRPr="002D3FEB">
        <w:t xml:space="preserve">, and </w:t>
      </w:r>
      <w:r w:rsidR="00F476FD" w:rsidRPr="002D3FEB">
        <w:rPr>
          <w:rFonts w:hint="eastAsia"/>
        </w:rPr>
        <w:t>views</w:t>
      </w:r>
      <w:r w:rsidR="00F476FD" w:rsidRPr="002D3FEB">
        <w:t xml:space="preserve"> </w:t>
      </w:r>
      <w:r w:rsidR="002A502E" w:rsidRPr="002D3FEB">
        <w:t xml:space="preserve">from more influential agents have </w:t>
      </w:r>
      <w:r w:rsidR="00C05B92">
        <w:rPr>
          <w:rFonts w:hint="eastAsia"/>
        </w:rPr>
        <w:t>stronger</w:t>
      </w:r>
      <w:r w:rsidR="00C05B92" w:rsidRPr="002D3FEB">
        <w:t xml:space="preserve"> </w:t>
      </w:r>
      <w:r w:rsidR="00AD4383">
        <w:rPr>
          <w:rFonts w:hint="eastAsia"/>
        </w:rPr>
        <w:t>predictive power</w:t>
      </w:r>
      <w:r w:rsidR="00AD4383" w:rsidRPr="002D3FEB">
        <w:t xml:space="preserve"> </w:t>
      </w:r>
      <w:r w:rsidR="002A502E" w:rsidRPr="002D3FEB">
        <w:t>on retail flows</w:t>
      </w:r>
      <w:r w:rsidRPr="002D3FEB">
        <w:t>.</w:t>
      </w:r>
      <w:r w:rsidR="00E665AC" w:rsidRPr="002D3FEB">
        <w:t xml:space="preserve"> </w:t>
      </w:r>
      <w:r w:rsidR="00285D32" w:rsidRPr="002D3FEB">
        <w:t xml:space="preserve">If retail investors </w:t>
      </w:r>
      <w:r w:rsidR="00924E40" w:rsidRPr="002D3FEB">
        <w:t>follow social media tone</w:t>
      </w:r>
      <w:r w:rsidR="00F476FD" w:rsidRPr="002D3FEB">
        <w:rPr>
          <w:rFonts w:hint="eastAsia"/>
        </w:rPr>
        <w:t>s</w:t>
      </w:r>
      <w:r w:rsidR="00924E40" w:rsidRPr="002D3FEB">
        <w:t xml:space="preserve"> to trade</w:t>
      </w:r>
      <w:r w:rsidR="00285D32" w:rsidRPr="002D3FEB">
        <w:t xml:space="preserve">, </w:t>
      </w:r>
      <w:r w:rsidR="0071516A" w:rsidRPr="002D3FEB">
        <w:t>the coefficients linking current retail flow</w:t>
      </w:r>
      <w:r w:rsidR="006A37B7" w:rsidRPr="002D3FEB">
        <w:rPr>
          <w:rFonts w:hint="eastAsia"/>
        </w:rPr>
        <w:t>s</w:t>
      </w:r>
      <w:r w:rsidR="0071516A" w:rsidRPr="002D3FEB">
        <w:t xml:space="preserve"> </w:t>
      </w:r>
      <w:r w:rsidR="00C77EF6">
        <w:t>to</w:t>
      </w:r>
      <w:r w:rsidR="00C77EF6" w:rsidRPr="002D3FEB">
        <w:t xml:space="preserve"> </w:t>
      </w:r>
      <w:r w:rsidR="0071516A" w:rsidRPr="002D3FEB">
        <w:t>past agent views</w:t>
      </w:r>
      <w:r w:rsidR="00E665AC" w:rsidRPr="002D3FEB">
        <w:t xml:space="preserve"> </w:t>
      </w:r>
      <w:r w:rsidR="00EA6065" w:rsidRPr="002D3FEB">
        <w:t>are</w:t>
      </w:r>
      <w:r w:rsidR="00285D32" w:rsidRPr="002D3FEB">
        <w:t xml:space="preserve"> expected to be </w:t>
      </w:r>
      <w:r w:rsidR="009A1595" w:rsidRPr="002D3FEB">
        <w:t xml:space="preserve">positive and </w:t>
      </w:r>
      <w:r w:rsidR="00285D32" w:rsidRPr="002D3FEB">
        <w:t xml:space="preserve">significant. </w:t>
      </w:r>
    </w:p>
    <w:p w14:paraId="0EED8B4B" w14:textId="2D5A72C3" w:rsidR="00562A51" w:rsidRPr="002D3FEB" w:rsidRDefault="00ED4006" w:rsidP="00562A51">
      <w:pPr>
        <w:spacing w:line="480" w:lineRule="auto"/>
        <w:ind w:firstLine="720"/>
        <w:jc w:val="both"/>
      </w:pPr>
      <w:r>
        <w:t xml:space="preserve">We report the coefficients linking past social media tones and future retail trading in Table 4 Panel A. From the whole sample estimates in </w:t>
      </w:r>
      <w:r w:rsidR="00C72C12" w:rsidRPr="002D3FEB">
        <w:t>column I</w:t>
      </w:r>
      <w:r>
        <w:t xml:space="preserve">, </w:t>
      </w:r>
      <w:ins w:id="541" w:author="Siyang Li" w:date="2026-08-07T10:31:00Z" w16du:dateUtc="2026-08-07T02:31:00Z">
        <w:r w:rsidR="0002537C">
          <w:rPr>
            <w:rFonts w:hint="eastAsia"/>
          </w:rPr>
          <w:t xml:space="preserve">the coefficients on </w:t>
        </w:r>
        <w:r w:rsidR="0002537C" w:rsidRPr="002D3FEB">
          <w:t>RationalTone</w:t>
        </w:r>
        <w:r w:rsidR="0002537C" w:rsidRPr="002D3FEB">
          <w:rPr>
            <w:rFonts w:hint="eastAsia"/>
          </w:rPr>
          <w:t xml:space="preserve"> </w:t>
        </w:r>
        <w:r w:rsidR="0002537C" w:rsidRPr="002D3FEB">
          <w:t>(t-</w:t>
        </w:r>
        <w:r w:rsidR="0002537C">
          <w:rPr>
            <w:rFonts w:hint="eastAsia"/>
          </w:rPr>
          <w:t>1</w:t>
        </w:r>
        <w:r w:rsidR="0002537C" w:rsidRPr="002D3FEB">
          <w:t>)</w:t>
        </w:r>
        <w:r w:rsidR="0002537C">
          <w:rPr>
            <w:rFonts w:hint="eastAsia"/>
          </w:rPr>
          <w:t>,</w:t>
        </w:r>
        <w:r w:rsidR="0002537C">
          <w:t xml:space="preserve"> </w:t>
        </w:r>
        <w:r w:rsidR="0002537C" w:rsidRPr="002D3FEB">
          <w:t>FanaticTone</w:t>
        </w:r>
        <w:r w:rsidR="0002537C" w:rsidRPr="002D3FEB">
          <w:rPr>
            <w:rFonts w:hint="eastAsia"/>
          </w:rPr>
          <w:t xml:space="preserve"> </w:t>
        </w:r>
        <w:r w:rsidR="0002537C" w:rsidRPr="002D3FEB">
          <w:t>(t-1)</w:t>
        </w:r>
        <w:r w:rsidR="0002537C">
          <w:rPr>
            <w:rFonts w:hint="eastAsia"/>
          </w:rPr>
          <w:t xml:space="preserve">, and </w:t>
        </w:r>
      </w:ins>
      <w:ins w:id="542" w:author="Siyang Li" w:date="2026-08-11T17:59:00Z" w16du:dateUtc="2026-08-11T09:59:00Z">
        <w:r w:rsidR="00343DCA">
          <w:t>Naïve</w:t>
        </w:r>
      </w:ins>
      <w:ins w:id="543" w:author="Siyang Li" w:date="2026-08-07T10:31:00Z" w16du:dateUtc="2026-08-07T02:31:00Z">
        <w:r w:rsidR="0002537C" w:rsidRPr="002D3FEB">
          <w:t>Tone (t-1)</w:t>
        </w:r>
        <w:r w:rsidR="0002537C">
          <w:rPr>
            <w:rFonts w:hint="eastAsia"/>
          </w:rPr>
          <w:t xml:space="preserve"> are</w:t>
        </w:r>
        <w:r w:rsidR="0002537C">
          <w:t xml:space="preserve"> </w:t>
        </w:r>
        <w:r w:rsidR="0002537C" w:rsidRPr="002D3FEB">
          <w:t>0.0</w:t>
        </w:r>
        <w:r w:rsidR="0002537C">
          <w:rPr>
            <w:rFonts w:hint="eastAsia"/>
          </w:rPr>
          <w:t>142</w:t>
        </w:r>
        <w:r w:rsidR="0002537C" w:rsidRPr="002D3FEB">
          <w:t xml:space="preserve"> (t-stat=</w:t>
        </w:r>
        <w:r w:rsidR="0002537C">
          <w:rPr>
            <w:rFonts w:hint="eastAsia"/>
          </w:rPr>
          <w:t>6.80</w:t>
        </w:r>
        <w:r w:rsidR="0002537C" w:rsidRPr="002D3FEB">
          <w:t>)</w:t>
        </w:r>
        <w:r w:rsidR="0002537C">
          <w:rPr>
            <w:rFonts w:hint="eastAsia"/>
          </w:rPr>
          <w:t xml:space="preserve">, </w:t>
        </w:r>
        <w:r w:rsidR="0002537C" w:rsidRPr="002D3FEB">
          <w:t>0.0</w:t>
        </w:r>
        <w:r w:rsidR="0002537C">
          <w:rPr>
            <w:rFonts w:hint="eastAsia"/>
          </w:rPr>
          <w:t>195</w:t>
        </w:r>
        <w:r w:rsidR="0002537C" w:rsidRPr="002D3FEB">
          <w:t xml:space="preserve"> (t-stat=</w:t>
        </w:r>
        <w:r w:rsidR="0002537C">
          <w:rPr>
            <w:rFonts w:hint="eastAsia"/>
          </w:rPr>
          <w:t>6.24</w:t>
        </w:r>
        <w:r w:rsidR="0002537C" w:rsidRPr="002D3FEB">
          <w:t>)</w:t>
        </w:r>
        <w:r w:rsidR="0002537C">
          <w:rPr>
            <w:rFonts w:hint="eastAsia"/>
          </w:rPr>
          <w:t xml:space="preserve">, and </w:t>
        </w:r>
        <w:r w:rsidR="0002537C" w:rsidRPr="002D3FEB">
          <w:t>0.0</w:t>
        </w:r>
        <w:r w:rsidR="0002537C">
          <w:rPr>
            <w:rFonts w:hint="eastAsia"/>
          </w:rPr>
          <w:t>087</w:t>
        </w:r>
        <w:r w:rsidR="0002537C" w:rsidRPr="002D3FEB">
          <w:t xml:space="preserve"> (t-stat=</w:t>
        </w:r>
        <w:r w:rsidR="0002537C">
          <w:rPr>
            <w:rFonts w:hint="eastAsia"/>
          </w:rPr>
          <w:t>6.48</w:t>
        </w:r>
        <w:r w:rsidR="0002537C" w:rsidRPr="002D3FEB">
          <w:t>)</w:t>
        </w:r>
      </w:ins>
      <w:del w:id="544" w:author="Siyang Li" w:date="2026-08-07T10:31:00Z" w16du:dateUtc="2026-08-07T02:31:00Z">
        <w:r w:rsidR="00C72C12" w:rsidDel="0002537C">
          <w:rPr>
            <w:rFonts w:hint="eastAsia"/>
          </w:rPr>
          <w:delText>t</w:delText>
        </w:r>
        <w:r w:rsidR="00C72C12" w:rsidRPr="002D3FEB" w:rsidDel="0002537C">
          <w:delText xml:space="preserve">he </w:delText>
        </w:r>
        <w:r w:rsidR="0098193B" w:rsidRPr="002D3FEB" w:rsidDel="0002537C">
          <w:delText>coefficient</w:delText>
        </w:r>
        <w:r w:rsidDel="0002537C">
          <w:delText>s on rational and fanatic tones are insignificant, while the coefficient on</w:delText>
        </w:r>
        <w:r w:rsidR="000252F7" w:rsidRPr="000252F7" w:rsidDel="0002537C">
          <w:delText xml:space="preserve"> </w:delText>
        </w:r>
        <w:r w:rsidR="000252F7" w:rsidRPr="002D3FEB" w:rsidDel="0002537C">
          <w:delText>NaiveTone (t-1)</w:delText>
        </w:r>
        <w:r w:rsidR="00CB2A69" w:rsidRPr="002D3FEB" w:rsidDel="0002537C">
          <w:delText xml:space="preserve"> </w:delText>
        </w:r>
        <w:r w:rsidR="0039332C" w:rsidDel="0002537C">
          <w:rPr>
            <w:rFonts w:hint="eastAsia"/>
          </w:rPr>
          <w:delText>is</w:delText>
        </w:r>
        <w:r w:rsidR="0039332C" w:rsidRPr="002D3FEB" w:rsidDel="0002537C">
          <w:delText xml:space="preserve"> </w:delText>
        </w:r>
        <w:r w:rsidR="000252F7" w:rsidRPr="002D3FEB" w:rsidDel="0002537C">
          <w:delText>0.0</w:delText>
        </w:r>
        <w:r w:rsidR="00A47C4F" w:rsidDel="0002537C">
          <w:rPr>
            <w:rFonts w:hint="eastAsia"/>
          </w:rPr>
          <w:delText>656</w:delText>
        </w:r>
        <w:r w:rsidR="000252F7" w:rsidRPr="002D3FEB" w:rsidDel="0002537C">
          <w:delText xml:space="preserve"> </w:delText>
        </w:r>
        <w:r w:rsidDel="0002537C">
          <w:delText xml:space="preserve">and is significant with a t-stat of </w:delText>
        </w:r>
        <w:r w:rsidR="00A47C4F" w:rsidDel="0002537C">
          <w:rPr>
            <w:rFonts w:hint="eastAsia"/>
          </w:rPr>
          <w:delText>3.55</w:delText>
        </w:r>
      </w:del>
      <w:r w:rsidR="0084339D" w:rsidRPr="002D3FEB">
        <w:t xml:space="preserve">, suggesting that retail investors are more bullish when </w:t>
      </w:r>
      <w:del w:id="545" w:author="Siyang Li" w:date="2026-08-07T10:32:00Z" w16du:dateUtc="2026-08-07T02:32:00Z">
        <w:r w:rsidR="0039332C" w:rsidDel="00916FA2">
          <w:delText>naïve</w:delText>
        </w:r>
        <w:r w:rsidR="0039332C" w:rsidDel="00916FA2">
          <w:rPr>
            <w:rFonts w:hint="eastAsia"/>
          </w:rPr>
          <w:delText xml:space="preserve"> tone</w:delText>
        </w:r>
        <w:r w:rsidR="0084339D" w:rsidRPr="002D3FEB" w:rsidDel="00916FA2">
          <w:delText xml:space="preserve"> </w:delText>
        </w:r>
        <w:r w:rsidR="0039332C" w:rsidDel="00916FA2">
          <w:rPr>
            <w:rFonts w:hint="eastAsia"/>
          </w:rPr>
          <w:delText>is</w:delText>
        </w:r>
      </w:del>
      <w:ins w:id="546" w:author="Siyang Li" w:date="2026-08-07T10:32:00Z" w16du:dateUtc="2026-08-07T02:32:00Z">
        <w:r w:rsidR="00916FA2">
          <w:rPr>
            <w:rFonts w:hint="eastAsia"/>
          </w:rPr>
          <w:t>agent tones are</w:t>
        </w:r>
      </w:ins>
      <w:r w:rsidR="0039332C" w:rsidRPr="002D3FEB">
        <w:t xml:space="preserve"> </w:t>
      </w:r>
      <w:r w:rsidR="0084339D" w:rsidRPr="002D3FEB">
        <w:t>higher</w:t>
      </w:r>
      <w:r w:rsidR="00101D99">
        <w:t xml:space="preserve">. </w:t>
      </w:r>
      <w:ins w:id="547" w:author="Siyang Li" w:date="2026-08-07T10:33:00Z" w16du:dateUtc="2026-08-07T02:33:00Z">
        <w:r w:rsidR="002A3131">
          <w:rPr>
            <w:rFonts w:hint="eastAsia"/>
          </w:rPr>
          <w:t xml:space="preserve">Rational, fanatic and </w:t>
        </w:r>
      </w:ins>
      <w:del w:id="548" w:author="Siyang Li" w:date="2026-08-07T10:33:00Z" w16du:dateUtc="2026-08-07T02:33:00Z">
        <w:r w:rsidR="00F11755" w:rsidDel="002A3131">
          <w:rPr>
            <w:rFonts w:hint="eastAsia"/>
          </w:rPr>
          <w:delText>N</w:delText>
        </w:r>
        <w:r w:rsidR="00624764" w:rsidRPr="002D3FEB" w:rsidDel="002A3131">
          <w:delText xml:space="preserve">aïve </w:delText>
        </w:r>
      </w:del>
      <w:ins w:id="549" w:author="Siyang Li" w:date="2026-08-07T10:33:00Z" w16du:dateUtc="2026-08-07T02:33:00Z">
        <w:r w:rsidR="002A3131">
          <w:rPr>
            <w:rFonts w:hint="eastAsia"/>
          </w:rPr>
          <w:t>n</w:t>
        </w:r>
        <w:r w:rsidR="002A3131" w:rsidRPr="002D3FEB">
          <w:t xml:space="preserve">aïve </w:t>
        </w:r>
      </w:ins>
      <w:r w:rsidR="00624764" w:rsidRPr="002D3FEB">
        <w:t>tone</w:t>
      </w:r>
      <w:ins w:id="550" w:author="Siyang Li" w:date="2026-08-07T10:32:00Z" w16du:dateUtc="2026-08-07T02:32:00Z">
        <w:r w:rsidR="00B87DA0">
          <w:rPr>
            <w:rFonts w:hint="eastAsia"/>
          </w:rPr>
          <w:t>s</w:t>
        </w:r>
      </w:ins>
      <w:r>
        <w:t xml:space="preserve"> also</w:t>
      </w:r>
      <w:r w:rsidR="00624764" w:rsidRPr="002D3FEB">
        <w:t xml:space="preserve"> </w:t>
      </w:r>
      <w:r w:rsidR="00974241" w:rsidRPr="002D3FEB">
        <w:t>Granger cause</w:t>
      </w:r>
      <w:del w:id="551" w:author="Siyang Li" w:date="2026-08-07T10:32:00Z" w16du:dateUtc="2026-08-07T02:32:00Z">
        <w:r w:rsidR="00091372" w:rsidDel="00B87DA0">
          <w:rPr>
            <w:rFonts w:hint="eastAsia"/>
          </w:rPr>
          <w:delText>s</w:delText>
        </w:r>
      </w:del>
      <w:r w:rsidR="00974241" w:rsidRPr="002D3FEB">
        <w:t xml:space="preserve"> retail flows</w:t>
      </w:r>
      <w:r w:rsidR="0084339D" w:rsidRPr="002D3FEB">
        <w:t xml:space="preserve"> with p-value</w:t>
      </w:r>
      <w:ins w:id="552" w:author="Siyang Li" w:date="2026-08-07T10:33:00Z" w16du:dateUtc="2026-08-07T02:33:00Z">
        <w:r w:rsidR="00B87DA0">
          <w:rPr>
            <w:rFonts w:hint="eastAsia"/>
          </w:rPr>
          <w:t>s</w:t>
        </w:r>
      </w:ins>
      <w:r w:rsidR="0084339D" w:rsidRPr="002D3FEB">
        <w:t xml:space="preserve"> </w:t>
      </w:r>
      <w:r w:rsidR="00C77EF6">
        <w:t xml:space="preserve">of </w:t>
      </w:r>
      <w:r w:rsidR="0084339D" w:rsidRPr="002D3FEB">
        <w:t>less than 1</w:t>
      </w:r>
      <w:r w:rsidR="000936BE" w:rsidRPr="002D3FEB">
        <w:rPr>
          <w:rFonts w:hint="eastAsia"/>
        </w:rPr>
        <w:t>%</w:t>
      </w:r>
      <w:r>
        <w:rPr>
          <w:rFonts w:hint="eastAsia"/>
        </w:rPr>
        <w:t xml:space="preserve">, </w:t>
      </w:r>
      <w:r>
        <w:t>supporting</w:t>
      </w:r>
      <w:r w:rsidR="00562A51" w:rsidRPr="002D3FEB">
        <w:t xml:space="preserve"> </w:t>
      </w:r>
      <w:r w:rsidR="009962C1" w:rsidRPr="002D3FEB">
        <w:t xml:space="preserve">the first part of </w:t>
      </w:r>
      <w:r w:rsidR="00562A51" w:rsidRPr="002D3FEB">
        <w:t>H5.</w:t>
      </w:r>
      <w:r w:rsidR="000B2B01" w:rsidRPr="002D3FEB">
        <w:t xml:space="preserve"> </w:t>
      </w:r>
      <w:r>
        <w:t xml:space="preserve">The IRFs in </w:t>
      </w:r>
      <w:r w:rsidR="00BB4D17" w:rsidRPr="00BB4D17">
        <w:t>Figure 4 Panel</w:t>
      </w:r>
      <w:r w:rsidR="00C77EF6">
        <w:t>s</w:t>
      </w:r>
      <w:r w:rsidR="00BB4D17" w:rsidRPr="00BB4D17">
        <w:t xml:space="preserve"> A-C show that a one standard deviation shock </w:t>
      </w:r>
      <w:r w:rsidR="00C77EF6">
        <w:t>to</w:t>
      </w:r>
      <w:ins w:id="553" w:author="Siyang Li" w:date="2026-08-07T10:35:00Z" w16du:dateUtc="2026-08-07T02:35:00Z">
        <w:r w:rsidR="00C46CCA">
          <w:rPr>
            <w:rFonts w:hint="eastAsia"/>
          </w:rPr>
          <w:t xml:space="preserve"> rational, fanatic,</w:t>
        </w:r>
      </w:ins>
      <w:r w:rsidR="00C77EF6" w:rsidRPr="00BB4D17">
        <w:t xml:space="preserve"> </w:t>
      </w:r>
      <w:r w:rsidR="00BB4D17" w:rsidRPr="00BB4D17">
        <w:t xml:space="preserve">naïve tone </w:t>
      </w:r>
      <w:r w:rsidR="00BB4D17">
        <w:rPr>
          <w:rFonts w:hint="eastAsia"/>
        </w:rPr>
        <w:t>is associated with</w:t>
      </w:r>
      <w:r w:rsidR="00BB4D17" w:rsidRPr="00BB4D17">
        <w:t xml:space="preserve"> a 0.</w:t>
      </w:r>
      <w:del w:id="554" w:author="Siyang Li" w:date="2026-08-07T10:34:00Z" w16du:dateUtc="2026-08-07T02:34:00Z">
        <w:r w:rsidR="00BB4D17" w:rsidRPr="00BB4D17" w:rsidDel="00D61056">
          <w:delText>1</w:delText>
        </w:r>
      </w:del>
      <w:ins w:id="555" w:author="Siyang Li" w:date="2026-08-07T10:34:00Z" w16du:dateUtc="2026-08-07T02:34:00Z">
        <w:r w:rsidR="00D61056">
          <w:rPr>
            <w:rFonts w:hint="eastAsia"/>
          </w:rPr>
          <w:t>25</w:t>
        </w:r>
      </w:ins>
      <w:r w:rsidR="00BB4D17" w:rsidRPr="00BB4D17">
        <w:t>%</w:t>
      </w:r>
      <w:ins w:id="556" w:author="Siyang Li" w:date="2026-08-07T10:35:00Z" w16du:dateUtc="2026-08-07T02:35:00Z">
        <w:r w:rsidR="00D61056">
          <w:rPr>
            <w:rFonts w:hint="eastAsia"/>
          </w:rPr>
          <w:t>, 0.32%, 0.22%</w:t>
        </w:r>
      </w:ins>
      <w:r w:rsidR="00BB4D17" w:rsidRPr="00BB4D17">
        <w:t xml:space="preserve"> increase in retail flows for the next week</w:t>
      </w:r>
      <w:ins w:id="557" w:author="Siyang Li" w:date="2026-08-07T10:36:00Z" w16du:dateUtc="2026-08-07T02:36:00Z">
        <w:r w:rsidR="004C76C9">
          <w:rPr>
            <w:rFonts w:hint="eastAsia"/>
          </w:rPr>
          <w:t>, respectively</w:t>
        </w:r>
      </w:ins>
      <w:r w:rsidR="00BB4D17" w:rsidRPr="00BB4D17">
        <w:t xml:space="preserve">, with the effect gradually </w:t>
      </w:r>
      <w:r w:rsidR="00BB4D17">
        <w:rPr>
          <w:rFonts w:hint="eastAsia"/>
        </w:rPr>
        <w:t>dying out</w:t>
      </w:r>
      <w:r w:rsidR="00BB4D17" w:rsidRPr="00BB4D17">
        <w:t xml:space="preserve"> after 2 weeks.</w:t>
      </w:r>
      <w:ins w:id="558" w:author="Siyang Li" w:date="2026-08-15T20:46:00Z" w16du:dateUtc="2026-08-15T12:46:00Z">
        <w:r w:rsidR="005A0FE6">
          <w:rPr>
            <w:rFonts w:hint="eastAsia"/>
          </w:rPr>
          <w:t xml:space="preserve"> </w:t>
        </w:r>
      </w:ins>
      <w:ins w:id="559" w:author="Siyang Li" w:date="2026-08-15T20:46:00Z">
        <w:r w:rsidR="005A0FE6" w:rsidRPr="005A0FE6">
          <w:t>Prior studies show that sentiment expressed on online message boards is related to subsequent trading activity (Antweiler and Frank, 2004; Das and Chen, 2007). More directly, Cookson et al. (2024) document that more positive social-media sentiment is associated with greater net retail buying. These findings suggest that naïve tone may contain incremental predictive information for retail trading because it more directly captures the sentiment and opinions to which retail investors respond.</w:t>
        </w:r>
      </w:ins>
      <w:ins w:id="560" w:author="Siyang Li" w:date="2026-08-15T20:53:00Z" w16du:dateUtc="2026-08-15T12:53:00Z">
        <w:r w:rsidR="001A53CD">
          <w:rPr>
            <w:rFonts w:hint="eastAsia"/>
          </w:rPr>
          <w:t xml:space="preserve"> </w:t>
        </w:r>
      </w:ins>
      <w:ins w:id="561" w:author="Siyang Li" w:date="2026-08-15T20:54:00Z" w16du:dateUtc="2026-08-15T12:54:00Z">
        <w:r w:rsidR="004A7B10">
          <w:rPr>
            <w:rFonts w:hint="eastAsia"/>
          </w:rPr>
          <w:lastRenderedPageBreak/>
          <w:t xml:space="preserve">Moreover, </w:t>
        </w:r>
      </w:ins>
      <w:ins w:id="562" w:author="Siyang Li" w:date="2026-08-15T20:53:00Z">
        <w:r w:rsidR="001A53CD" w:rsidRPr="001A53CD">
          <w:t>Reddit users and retail investors are likely to overlap, as some investors may both express their views on Reddit and trade on those views. Thus, the relation between social-media tone and retail flow may partly reflect the behavior of the same underlying investors.</w:t>
        </w:r>
      </w:ins>
    </w:p>
    <w:p w14:paraId="3DD1AB9C" w14:textId="22D9DF1F" w:rsidR="00CC2D5E" w:rsidRPr="002D3FEB" w:rsidRDefault="00C74668" w:rsidP="008D5E63">
      <w:pPr>
        <w:spacing w:line="480" w:lineRule="auto"/>
        <w:ind w:firstLine="720"/>
        <w:jc w:val="both"/>
      </w:pPr>
      <w:r>
        <w:rPr>
          <w:rFonts w:hint="eastAsia"/>
        </w:rPr>
        <w:t>For t</w:t>
      </w:r>
      <w:r w:rsidRPr="002D3FEB">
        <w:t xml:space="preserve">he </w:t>
      </w:r>
      <w:r w:rsidR="00C470C0" w:rsidRPr="002D3FEB">
        <w:t>second part of H5</w:t>
      </w:r>
      <w:r>
        <w:rPr>
          <w:rFonts w:hint="eastAsia"/>
        </w:rPr>
        <w:t>, i</w:t>
      </w:r>
      <w:r w:rsidR="008D5E63" w:rsidRPr="002D3FEB">
        <w:rPr>
          <w:iCs/>
        </w:rPr>
        <w:t xml:space="preserve">f influence is important in affecting the predictive power of agent </w:t>
      </w:r>
      <w:r w:rsidR="00BF5736" w:rsidRPr="002D3FEB">
        <w:rPr>
          <w:iCs/>
        </w:rPr>
        <w:t>tones</w:t>
      </w:r>
      <w:r w:rsidR="008D5E63" w:rsidRPr="002D3FEB">
        <w:rPr>
          <w:iCs/>
        </w:rPr>
        <w:t xml:space="preserve"> on retail order flow</w:t>
      </w:r>
      <w:r w:rsidR="00364005" w:rsidRPr="002D3FEB">
        <w:rPr>
          <w:rFonts w:hint="eastAsia"/>
          <w:iCs/>
        </w:rPr>
        <w:t>s</w:t>
      </w:r>
      <w:r w:rsidR="008D5E63" w:rsidRPr="002D3FEB">
        <w:rPr>
          <w:iCs/>
        </w:rPr>
        <w:t xml:space="preserve">, </w:t>
      </w:r>
      <w:r w:rsidR="00A75433" w:rsidRPr="00A75433">
        <w:rPr>
          <w:iCs/>
        </w:rPr>
        <w:t>we expect a stronger predictive relation between past agent views and future retail flows in the high influence group</w:t>
      </w:r>
      <w:r w:rsidR="008D5E63" w:rsidRPr="002D3FEB">
        <w:t xml:space="preserve">. </w:t>
      </w:r>
      <w:r w:rsidR="00C77EF6">
        <w:t>C</w:t>
      </w:r>
      <w:r w:rsidR="00DF55E5" w:rsidRPr="002D3FEB">
        <w:t xml:space="preserve">olumn II </w:t>
      </w:r>
      <w:r w:rsidR="00ED4006">
        <w:t>in</w:t>
      </w:r>
      <w:r w:rsidR="0079583D" w:rsidRPr="002D3FEB">
        <w:t xml:space="preserve"> </w:t>
      </w:r>
      <w:r w:rsidR="008D5E63" w:rsidRPr="002D3FEB">
        <w:t xml:space="preserve">Table </w:t>
      </w:r>
      <w:r w:rsidR="003C6054" w:rsidRPr="002D3FEB">
        <w:t>4</w:t>
      </w:r>
      <w:r w:rsidR="00F854A7">
        <w:rPr>
          <w:rFonts w:hint="eastAsia"/>
        </w:rPr>
        <w:t xml:space="preserve"> show</w:t>
      </w:r>
      <w:r w:rsidR="006E2712">
        <w:rPr>
          <w:rFonts w:hint="eastAsia"/>
        </w:rPr>
        <w:t>s</w:t>
      </w:r>
      <w:r w:rsidR="00F854A7">
        <w:rPr>
          <w:rFonts w:hint="eastAsia"/>
        </w:rPr>
        <w:t xml:space="preserve"> that t</w:t>
      </w:r>
      <w:r w:rsidR="005D37E2" w:rsidRPr="002D3FEB">
        <w:t xml:space="preserve">he </w:t>
      </w:r>
      <w:r w:rsidR="00215500" w:rsidRPr="002D3FEB">
        <w:t xml:space="preserve">coefficient on </w:t>
      </w:r>
      <w:ins w:id="563" w:author="Siyang Li" w:date="2026-08-07T10:37:00Z" w16du:dateUtc="2026-08-07T02:37:00Z">
        <w:r w:rsidR="00462CEF" w:rsidRPr="002D3FEB">
          <w:t>RationalTone</w:t>
        </w:r>
        <w:r w:rsidR="00462CEF" w:rsidRPr="002D3FEB">
          <w:rPr>
            <w:rFonts w:hint="eastAsia"/>
          </w:rPr>
          <w:t xml:space="preserve"> </w:t>
        </w:r>
        <w:r w:rsidR="00462CEF" w:rsidRPr="002D3FEB">
          <w:t>(t-</w:t>
        </w:r>
        <w:r w:rsidR="00462CEF">
          <w:rPr>
            <w:rFonts w:hint="eastAsia"/>
          </w:rPr>
          <w:t>1</w:t>
        </w:r>
        <w:r w:rsidR="00462CEF" w:rsidRPr="002D3FEB">
          <w:t>)</w:t>
        </w:r>
        <w:r w:rsidR="00462CEF">
          <w:rPr>
            <w:rFonts w:hint="eastAsia"/>
          </w:rPr>
          <w:t>,</w:t>
        </w:r>
        <w:r w:rsidR="00462CEF">
          <w:t xml:space="preserve"> </w:t>
        </w:r>
        <w:r w:rsidR="00462CEF" w:rsidRPr="002D3FEB">
          <w:t>FanaticTone</w:t>
        </w:r>
        <w:r w:rsidR="00462CEF" w:rsidRPr="002D3FEB">
          <w:rPr>
            <w:rFonts w:hint="eastAsia"/>
          </w:rPr>
          <w:t xml:space="preserve"> </w:t>
        </w:r>
        <w:r w:rsidR="00462CEF" w:rsidRPr="002D3FEB">
          <w:t>(t-1)</w:t>
        </w:r>
        <w:r w:rsidR="00462CEF">
          <w:rPr>
            <w:rFonts w:hint="eastAsia"/>
          </w:rPr>
          <w:t xml:space="preserve">, and </w:t>
        </w:r>
      </w:ins>
      <w:ins w:id="564" w:author="Siyang Li" w:date="2026-08-11T17:59:00Z" w16du:dateUtc="2026-08-11T09:59:00Z">
        <w:r w:rsidR="00343DCA">
          <w:t>Naïve</w:t>
        </w:r>
      </w:ins>
      <w:ins w:id="565" w:author="Siyang Li" w:date="2026-08-07T10:37:00Z" w16du:dateUtc="2026-08-07T02:37:00Z">
        <w:r w:rsidR="00462CEF" w:rsidRPr="002D3FEB">
          <w:t>Tone (t-1)</w:t>
        </w:r>
        <w:r w:rsidR="00462CEF">
          <w:rPr>
            <w:rFonts w:hint="eastAsia"/>
          </w:rPr>
          <w:t xml:space="preserve"> are</w:t>
        </w:r>
        <w:r w:rsidR="00462CEF">
          <w:t xml:space="preserve"> </w:t>
        </w:r>
        <w:r w:rsidR="00462CEF" w:rsidRPr="002D3FEB">
          <w:t>0.0</w:t>
        </w:r>
      </w:ins>
      <w:ins w:id="566" w:author="Siyang Li" w:date="2026-08-07T10:39:00Z" w16du:dateUtc="2026-08-07T02:39:00Z">
        <w:r w:rsidR="00D34441">
          <w:rPr>
            <w:rFonts w:hint="eastAsia"/>
          </w:rPr>
          <w:t>2</w:t>
        </w:r>
      </w:ins>
      <w:ins w:id="567" w:author="Siyang Li" w:date="2026-08-16T15:21:00Z" w16du:dateUtc="2026-08-16T07:21:00Z">
        <w:r w:rsidR="00C80DA5">
          <w:rPr>
            <w:rFonts w:hint="eastAsia"/>
          </w:rPr>
          <w:t>20</w:t>
        </w:r>
      </w:ins>
      <w:ins w:id="568" w:author="Siyang Li" w:date="2026-08-07T10:37:00Z" w16du:dateUtc="2026-08-07T02:37:00Z">
        <w:r w:rsidR="00462CEF" w:rsidRPr="002D3FEB">
          <w:t xml:space="preserve"> (t-stat=</w:t>
        </w:r>
      </w:ins>
      <w:ins w:id="569" w:author="Siyang Li" w:date="2026-08-07T10:40:00Z" w16du:dateUtc="2026-08-07T02:40:00Z">
        <w:r w:rsidR="00D34441">
          <w:rPr>
            <w:rFonts w:hint="eastAsia"/>
          </w:rPr>
          <w:t>8.</w:t>
        </w:r>
      </w:ins>
      <w:ins w:id="570" w:author="Siyang Li" w:date="2026-08-16T15:21:00Z" w16du:dateUtc="2026-08-16T07:21:00Z">
        <w:r w:rsidR="00C80DA5">
          <w:rPr>
            <w:rFonts w:hint="eastAsia"/>
          </w:rPr>
          <w:t>25</w:t>
        </w:r>
      </w:ins>
      <w:ins w:id="571" w:author="Siyang Li" w:date="2026-08-07T10:37:00Z" w16du:dateUtc="2026-08-07T02:37:00Z">
        <w:r w:rsidR="00462CEF" w:rsidRPr="002D3FEB">
          <w:t>)</w:t>
        </w:r>
        <w:r w:rsidR="00462CEF">
          <w:rPr>
            <w:rFonts w:hint="eastAsia"/>
          </w:rPr>
          <w:t xml:space="preserve">, </w:t>
        </w:r>
        <w:r w:rsidR="00462CEF" w:rsidRPr="002D3FEB">
          <w:t>0.0</w:t>
        </w:r>
      </w:ins>
      <w:ins w:id="572" w:author="Siyang Li" w:date="2026-08-07T10:40:00Z" w16du:dateUtc="2026-08-07T02:40:00Z">
        <w:r w:rsidR="00D34441">
          <w:rPr>
            <w:rFonts w:hint="eastAsia"/>
          </w:rPr>
          <w:t>1</w:t>
        </w:r>
      </w:ins>
      <w:ins w:id="573" w:author="Siyang Li" w:date="2026-08-16T15:21:00Z" w16du:dateUtc="2026-08-16T07:21:00Z">
        <w:r w:rsidR="00C80DA5">
          <w:rPr>
            <w:rFonts w:hint="eastAsia"/>
          </w:rPr>
          <w:t>92</w:t>
        </w:r>
      </w:ins>
      <w:ins w:id="574" w:author="Siyang Li" w:date="2026-08-07T10:37:00Z" w16du:dateUtc="2026-08-07T02:37:00Z">
        <w:r w:rsidR="00462CEF" w:rsidRPr="002D3FEB">
          <w:t xml:space="preserve"> (t-stat=</w:t>
        </w:r>
        <w:r w:rsidR="00462CEF">
          <w:rPr>
            <w:rFonts w:hint="eastAsia"/>
          </w:rPr>
          <w:t>6.</w:t>
        </w:r>
      </w:ins>
      <w:ins w:id="575" w:author="Siyang Li" w:date="2026-08-16T15:21:00Z" w16du:dateUtc="2026-08-16T07:21:00Z">
        <w:r w:rsidR="00C80DA5">
          <w:rPr>
            <w:rFonts w:hint="eastAsia"/>
          </w:rPr>
          <w:t>66</w:t>
        </w:r>
      </w:ins>
      <w:ins w:id="576" w:author="Siyang Li" w:date="2026-08-07T10:37:00Z" w16du:dateUtc="2026-08-07T02:37:00Z">
        <w:r w:rsidR="00462CEF" w:rsidRPr="002D3FEB">
          <w:t>)</w:t>
        </w:r>
      </w:ins>
      <w:ins w:id="577" w:author="Siyang Li" w:date="2026-08-07T10:40:00Z" w16du:dateUtc="2026-08-07T02:40:00Z">
        <w:r w:rsidR="00D34441">
          <w:rPr>
            <w:rFonts w:hint="eastAsia"/>
          </w:rPr>
          <w:t xml:space="preserve">, and </w:t>
        </w:r>
        <w:r w:rsidR="00D34441" w:rsidRPr="002D3FEB">
          <w:t>0.0</w:t>
        </w:r>
      </w:ins>
      <w:ins w:id="578" w:author="Siyang Li" w:date="2026-08-16T15:21:00Z" w16du:dateUtc="2026-08-16T07:21:00Z">
        <w:r w:rsidR="00C80DA5">
          <w:rPr>
            <w:rFonts w:hint="eastAsia"/>
          </w:rPr>
          <w:t>316</w:t>
        </w:r>
      </w:ins>
      <w:ins w:id="579" w:author="Siyang Li" w:date="2026-08-07T10:40:00Z" w16du:dateUtc="2026-08-07T02:40:00Z">
        <w:r w:rsidR="00D34441" w:rsidRPr="002D3FEB">
          <w:t xml:space="preserve"> (t-stat=</w:t>
        </w:r>
        <w:r w:rsidR="00D34441">
          <w:rPr>
            <w:rFonts w:hint="eastAsia"/>
          </w:rPr>
          <w:t>8.</w:t>
        </w:r>
      </w:ins>
      <w:ins w:id="580" w:author="Siyang Li" w:date="2026-08-16T15:21:00Z" w16du:dateUtc="2026-08-16T07:21:00Z">
        <w:r w:rsidR="00C80DA5">
          <w:rPr>
            <w:rFonts w:hint="eastAsia"/>
          </w:rPr>
          <w:t>66</w:t>
        </w:r>
      </w:ins>
      <w:ins w:id="581" w:author="Siyang Li" w:date="2026-08-07T10:40:00Z" w16du:dateUtc="2026-08-07T02:40:00Z">
        <w:r w:rsidR="00D34441" w:rsidRPr="002D3FEB">
          <w:t>)</w:t>
        </w:r>
      </w:ins>
      <w:ins w:id="582" w:author="Siyang Li" w:date="2026-08-07T10:37:00Z" w16du:dateUtc="2026-08-07T02:37:00Z">
        <w:r w:rsidR="00462CEF">
          <w:rPr>
            <w:rFonts w:hint="eastAsia"/>
          </w:rPr>
          <w:t xml:space="preserve"> </w:t>
        </w:r>
      </w:ins>
      <w:del w:id="583" w:author="Siyang Li" w:date="2026-08-07T10:37:00Z" w16du:dateUtc="2026-08-07T02:37:00Z">
        <w:r w:rsidR="00632538" w:rsidRPr="002D3FEB" w:rsidDel="00462CEF">
          <w:delText>NaiveTone (t-1)</w:delText>
        </w:r>
        <w:r w:rsidR="00632538" w:rsidDel="00462CEF">
          <w:rPr>
            <w:rFonts w:hint="eastAsia"/>
          </w:rPr>
          <w:delText xml:space="preserve"> is </w:delText>
        </w:r>
        <w:r w:rsidR="00632538" w:rsidRPr="002D3FEB" w:rsidDel="00462CEF">
          <w:delText>0.</w:delText>
        </w:r>
        <w:r w:rsidR="00632538" w:rsidDel="00462CEF">
          <w:rPr>
            <w:rFonts w:hint="eastAsia"/>
          </w:rPr>
          <w:delText>10</w:delText>
        </w:r>
        <w:r w:rsidR="00A47C4F" w:rsidDel="00462CEF">
          <w:rPr>
            <w:rFonts w:hint="eastAsia"/>
          </w:rPr>
          <w:delText>55</w:delText>
        </w:r>
        <w:r w:rsidR="00632538" w:rsidRPr="002D3FEB" w:rsidDel="00462CEF">
          <w:delText xml:space="preserve"> (t-stat=</w:delText>
        </w:r>
        <w:r w:rsidR="00632538" w:rsidDel="00462CEF">
          <w:rPr>
            <w:rFonts w:hint="eastAsia"/>
          </w:rPr>
          <w:delText>4.</w:delText>
        </w:r>
        <w:r w:rsidR="00A47C4F" w:rsidDel="00462CEF">
          <w:rPr>
            <w:rFonts w:hint="eastAsia"/>
          </w:rPr>
          <w:delText>86</w:delText>
        </w:r>
        <w:r w:rsidR="00632538" w:rsidRPr="002D3FEB" w:rsidDel="00462CEF">
          <w:delText>)</w:delText>
        </w:r>
        <w:r w:rsidR="005D37E2" w:rsidDel="00462CEF">
          <w:rPr>
            <w:rFonts w:hint="eastAsia"/>
          </w:rPr>
          <w:delText xml:space="preserve"> </w:delText>
        </w:r>
      </w:del>
      <w:r w:rsidR="00ED4006">
        <w:t xml:space="preserve">for the high influence group, which </w:t>
      </w:r>
      <w:del w:id="584" w:author="Siyang Li" w:date="2026-08-07T10:37:00Z" w16du:dateUtc="2026-08-07T02:37:00Z">
        <w:r w:rsidR="00ED4006" w:rsidDel="00462CEF">
          <w:delText xml:space="preserve">is </w:delText>
        </w:r>
      </w:del>
      <w:ins w:id="585" w:author="Siyang Li" w:date="2026-08-07T10:37:00Z" w16du:dateUtc="2026-08-07T02:37:00Z">
        <w:r w:rsidR="00462CEF">
          <w:rPr>
            <w:rFonts w:hint="eastAsia"/>
          </w:rPr>
          <w:t>are</w:t>
        </w:r>
        <w:r w:rsidR="00462CEF">
          <w:t xml:space="preserve"> </w:t>
        </w:r>
      </w:ins>
      <w:r w:rsidR="00ED4006">
        <w:t xml:space="preserve">much higher than the </w:t>
      </w:r>
      <w:del w:id="586" w:author="Siyang Li" w:date="2026-08-07T10:37:00Z" w16du:dateUtc="2026-08-07T02:37:00Z">
        <w:r w:rsidR="005D37E2" w:rsidRPr="002D3FEB" w:rsidDel="00462CEF">
          <w:delText>0.</w:delText>
        </w:r>
        <w:r w:rsidR="005D37E2" w:rsidDel="00462CEF">
          <w:rPr>
            <w:rFonts w:hint="eastAsia"/>
          </w:rPr>
          <w:delText>0497</w:delText>
        </w:r>
        <w:r w:rsidR="005D37E2" w:rsidRPr="002D3FEB" w:rsidDel="00462CEF">
          <w:delText xml:space="preserve"> (t-stat=</w:delText>
        </w:r>
        <w:r w:rsidR="005D37E2" w:rsidDel="00462CEF">
          <w:rPr>
            <w:rFonts w:hint="eastAsia"/>
          </w:rPr>
          <w:delText>2.21</w:delText>
        </w:r>
        <w:r w:rsidR="005D37E2" w:rsidRPr="002D3FEB" w:rsidDel="00462CEF">
          <w:delText>)</w:delText>
        </w:r>
      </w:del>
      <w:ins w:id="587" w:author="Siyang Li" w:date="2026-08-07T10:37:00Z" w16du:dateUtc="2026-08-07T02:37:00Z">
        <w:r w:rsidR="00462CEF">
          <w:rPr>
            <w:rFonts w:hint="eastAsia"/>
          </w:rPr>
          <w:t>coefficients</w:t>
        </w:r>
      </w:ins>
      <w:r w:rsidR="005D37E2">
        <w:rPr>
          <w:rFonts w:hint="eastAsia"/>
        </w:rPr>
        <w:t xml:space="preserve"> for </w:t>
      </w:r>
      <w:r w:rsidR="00ED4006">
        <w:t xml:space="preserve">the </w:t>
      </w:r>
      <w:r w:rsidR="005D37E2" w:rsidRPr="002D3FEB">
        <w:t>low influence sample</w:t>
      </w:r>
      <w:r w:rsidR="00ED4006">
        <w:t xml:space="preserve"> in column III, which supports H5.</w:t>
      </w:r>
      <w:del w:id="588" w:author="Siyang Li" w:date="2026-08-07T10:39:00Z" w16du:dateUtc="2026-08-07T02:39:00Z">
        <w:r w:rsidR="00ED4006" w:rsidDel="00B8138A">
          <w:delText xml:space="preserve"> Granger causality tests provide similar inferences.</w:delText>
        </w:r>
      </w:del>
      <w:r w:rsidR="00ED4006">
        <w:t xml:space="preserve"> </w:t>
      </w:r>
      <w:r w:rsidR="003978BA" w:rsidRPr="002D3FEB">
        <w:t xml:space="preserve"> </w:t>
      </w:r>
    </w:p>
    <w:p w14:paraId="13F3E125" w14:textId="1F66F81F" w:rsidR="00852466" w:rsidRPr="002D3FEB" w:rsidRDefault="00852466" w:rsidP="008D5E63">
      <w:pPr>
        <w:spacing w:line="480" w:lineRule="auto"/>
        <w:ind w:firstLine="720"/>
        <w:jc w:val="both"/>
      </w:pPr>
      <w:r w:rsidRPr="00852466">
        <w:t xml:space="preserve">Figure 4 Panels D-F and G-I show the IRFs for </w:t>
      </w:r>
      <w:r w:rsidR="00C77EF6">
        <w:t xml:space="preserve">the </w:t>
      </w:r>
      <w:r w:rsidRPr="00852466">
        <w:t>high and low influence subsamples, respectively</w:t>
      </w:r>
      <w:r w:rsidR="00101BDE">
        <w:rPr>
          <w:rFonts w:hint="eastAsia"/>
        </w:rPr>
        <w:t>, to further compare the economic magnitudes</w:t>
      </w:r>
      <w:r w:rsidRPr="00852466">
        <w:t xml:space="preserve">. In the high influence subsample, a one standard deviation shock </w:t>
      </w:r>
      <w:r w:rsidR="00C77EF6">
        <w:t>to</w:t>
      </w:r>
      <w:r w:rsidR="00C77EF6" w:rsidRPr="00852466">
        <w:t xml:space="preserve"> </w:t>
      </w:r>
      <w:ins w:id="589" w:author="Siyang Li" w:date="2026-08-07T10:42:00Z" w16du:dateUtc="2026-08-07T02:42:00Z">
        <w:r w:rsidR="00E508BD">
          <w:rPr>
            <w:rFonts w:hint="eastAsia"/>
          </w:rPr>
          <w:t xml:space="preserve">rational, fanatic, </w:t>
        </w:r>
      </w:ins>
      <w:r w:rsidRPr="00852466">
        <w:t xml:space="preserve">naïve tone </w:t>
      </w:r>
      <w:r>
        <w:rPr>
          <w:rFonts w:hint="eastAsia"/>
        </w:rPr>
        <w:t>is associated with</w:t>
      </w:r>
      <w:r w:rsidRPr="00852466">
        <w:t xml:space="preserve"> a 0.</w:t>
      </w:r>
      <w:del w:id="590" w:author="Siyang Li" w:date="2026-08-07T10:42:00Z" w16du:dateUtc="2026-08-07T02:42:00Z">
        <w:r w:rsidRPr="00852466" w:rsidDel="00E508BD">
          <w:delText>4</w:delText>
        </w:r>
      </w:del>
      <w:ins w:id="591" w:author="Siyang Li" w:date="2026-08-07T10:42:00Z" w16du:dateUtc="2026-08-07T02:42:00Z">
        <w:r w:rsidR="00E508BD">
          <w:rPr>
            <w:rFonts w:hint="eastAsia"/>
          </w:rPr>
          <w:t>8</w:t>
        </w:r>
      </w:ins>
      <w:ins w:id="592" w:author="Siyang Li" w:date="2026-08-16T15:28:00Z" w16du:dateUtc="2026-08-16T07:28:00Z">
        <w:r w:rsidR="000634D2">
          <w:rPr>
            <w:rFonts w:hint="eastAsia"/>
          </w:rPr>
          <w:t>6</w:t>
        </w:r>
      </w:ins>
      <w:r w:rsidRPr="00852466">
        <w:t>%</w:t>
      </w:r>
      <w:ins w:id="593" w:author="Siyang Li" w:date="2026-08-07T10:42:00Z" w16du:dateUtc="2026-08-07T02:42:00Z">
        <w:r w:rsidR="00E508BD">
          <w:rPr>
            <w:rFonts w:hint="eastAsia"/>
          </w:rPr>
          <w:t>, 0.</w:t>
        </w:r>
      </w:ins>
      <w:ins w:id="594" w:author="Siyang Li" w:date="2026-08-16T15:29:00Z" w16du:dateUtc="2026-08-16T07:29:00Z">
        <w:r w:rsidR="000634D2">
          <w:rPr>
            <w:rFonts w:hint="eastAsia"/>
          </w:rPr>
          <w:t>84</w:t>
        </w:r>
      </w:ins>
      <w:ins w:id="595" w:author="Siyang Li" w:date="2026-08-07T10:42:00Z" w16du:dateUtc="2026-08-07T02:42:00Z">
        <w:r w:rsidR="00E508BD">
          <w:rPr>
            <w:rFonts w:hint="eastAsia"/>
          </w:rPr>
          <w:t xml:space="preserve">%, </w:t>
        </w:r>
      </w:ins>
      <w:ins w:id="596" w:author="Siyang Li" w:date="2026-08-07T10:43:00Z" w16du:dateUtc="2026-08-07T02:43:00Z">
        <w:r w:rsidR="00E508BD">
          <w:rPr>
            <w:rFonts w:hint="eastAsia"/>
          </w:rPr>
          <w:t>0.</w:t>
        </w:r>
      </w:ins>
      <w:ins w:id="597" w:author="Siyang Li" w:date="2026-08-16T15:29:00Z" w16du:dateUtc="2026-08-16T07:29:00Z">
        <w:r w:rsidR="000634D2">
          <w:rPr>
            <w:rFonts w:hint="eastAsia"/>
          </w:rPr>
          <w:t>91</w:t>
        </w:r>
      </w:ins>
      <w:ins w:id="598" w:author="Siyang Li" w:date="2026-08-07T10:43:00Z" w16du:dateUtc="2026-08-07T02:43:00Z">
        <w:r w:rsidR="00E508BD">
          <w:rPr>
            <w:rFonts w:hint="eastAsia"/>
          </w:rPr>
          <w:t>%</w:t>
        </w:r>
      </w:ins>
      <w:r w:rsidRPr="00852466">
        <w:t xml:space="preserve"> increase in retail flows for the next week, </w:t>
      </w:r>
      <w:ins w:id="599" w:author="Siyang Li" w:date="2026-08-07T10:50:00Z" w16du:dateUtc="2026-08-07T02:50:00Z">
        <w:r w:rsidR="00041FC7">
          <w:rPr>
            <w:rFonts w:hint="eastAsia"/>
          </w:rPr>
          <w:t xml:space="preserve">respectively, </w:t>
        </w:r>
      </w:ins>
      <w:r w:rsidRPr="00852466">
        <w:t xml:space="preserve">with the effect lasting </w:t>
      </w:r>
      <w:r w:rsidR="00C77EF6">
        <w:t>for more than</w:t>
      </w:r>
      <w:r w:rsidR="00C77EF6" w:rsidRPr="00852466">
        <w:t xml:space="preserve"> </w:t>
      </w:r>
      <w:del w:id="600" w:author="Siyang Li" w:date="2026-08-07T10:43:00Z" w16du:dateUtc="2026-08-07T02:43:00Z">
        <w:r w:rsidRPr="00852466" w:rsidDel="00015419">
          <w:delText xml:space="preserve">2 </w:delText>
        </w:r>
      </w:del>
      <w:ins w:id="601" w:author="Siyang Li" w:date="2026-08-07T10:43:00Z" w16du:dateUtc="2026-08-07T02:43:00Z">
        <w:r w:rsidR="00015419">
          <w:rPr>
            <w:rFonts w:hint="eastAsia"/>
          </w:rPr>
          <w:t>6</w:t>
        </w:r>
        <w:r w:rsidR="00015419" w:rsidRPr="00852466">
          <w:t xml:space="preserve"> </w:t>
        </w:r>
      </w:ins>
      <w:r w:rsidRPr="00852466">
        <w:t>weeks. In the low influence subsample, the same shock results in only a 0.1%</w:t>
      </w:r>
      <w:ins w:id="602" w:author="Siyang Li" w:date="2026-08-07T10:43:00Z" w16du:dateUtc="2026-08-07T02:43:00Z">
        <w:r w:rsidR="00804CD1">
          <w:rPr>
            <w:rFonts w:hint="eastAsia"/>
          </w:rPr>
          <w:t>~0.2%</w:t>
        </w:r>
      </w:ins>
      <w:r w:rsidRPr="00852466">
        <w:t xml:space="preserve"> increase</w:t>
      </w:r>
      <w:r w:rsidR="008F44AC">
        <w:rPr>
          <w:rFonts w:hint="eastAsia"/>
        </w:rPr>
        <w:t xml:space="preserve"> for retail flows</w:t>
      </w:r>
      <w:r w:rsidRPr="00852466">
        <w:t xml:space="preserve">, lasting just </w:t>
      </w:r>
      <w:del w:id="603" w:author="Siyang Li" w:date="2026-08-07T10:44:00Z" w16du:dateUtc="2026-08-07T02:44:00Z">
        <w:r w:rsidRPr="00852466" w:rsidDel="00D317EC">
          <w:delText xml:space="preserve">1 </w:delText>
        </w:r>
      </w:del>
      <w:ins w:id="604" w:author="Siyang Li" w:date="2026-08-07T10:44:00Z" w16du:dateUtc="2026-08-07T02:44:00Z">
        <w:r w:rsidR="00D317EC">
          <w:rPr>
            <w:rFonts w:hint="eastAsia"/>
          </w:rPr>
          <w:t>2</w:t>
        </w:r>
        <w:r w:rsidR="00D317EC" w:rsidRPr="00852466">
          <w:t xml:space="preserve"> </w:t>
        </w:r>
      </w:ins>
      <w:r w:rsidRPr="00852466">
        <w:t>week</w:t>
      </w:r>
      <w:ins w:id="605" w:author="Siyang Li" w:date="2026-08-07T10:44:00Z" w16du:dateUtc="2026-08-07T02:44:00Z">
        <w:r w:rsidR="00D317EC">
          <w:rPr>
            <w:rFonts w:hint="eastAsia"/>
          </w:rPr>
          <w:t>s</w:t>
        </w:r>
      </w:ins>
      <w:r w:rsidRPr="00852466">
        <w:t xml:space="preserve">. These results suggest that </w:t>
      </w:r>
      <w:del w:id="606" w:author="Siyang Li" w:date="2026-08-07T10:51:00Z" w16du:dateUtc="2026-08-07T02:51:00Z">
        <w:r w:rsidRPr="00852466" w:rsidDel="00E95E60">
          <w:delText xml:space="preserve">naïve </w:delText>
        </w:r>
      </w:del>
      <w:ins w:id="607" w:author="Siyang Li" w:date="2026-08-07T10:51:00Z" w16du:dateUtc="2026-08-07T02:51:00Z">
        <w:r w:rsidR="00E95E60">
          <w:rPr>
            <w:rFonts w:hint="eastAsia"/>
          </w:rPr>
          <w:t>agent</w:t>
        </w:r>
        <w:r w:rsidR="00E95E60" w:rsidRPr="00852466">
          <w:t xml:space="preserve"> </w:t>
        </w:r>
      </w:ins>
      <w:r w:rsidRPr="00852466">
        <w:t>tone</w:t>
      </w:r>
      <w:ins w:id="608" w:author="Siyang Li" w:date="2026-08-07T10:51:00Z" w16du:dateUtc="2026-08-07T02:51:00Z">
        <w:r w:rsidR="00E95E60">
          <w:rPr>
            <w:rFonts w:hint="eastAsia"/>
          </w:rPr>
          <w:t>s</w:t>
        </w:r>
      </w:ins>
      <w:r w:rsidRPr="00852466">
        <w:t xml:space="preserve"> </w:t>
      </w:r>
      <w:del w:id="609" w:author="Siyang Li" w:date="2026-08-07T10:51:00Z" w16du:dateUtc="2026-08-07T02:51:00Z">
        <w:r w:rsidRPr="00852466" w:rsidDel="00E95E60">
          <w:delText xml:space="preserve">has </w:delText>
        </w:r>
      </w:del>
      <w:ins w:id="610" w:author="Siyang Li" w:date="2026-08-07T10:51:00Z" w16du:dateUtc="2026-08-07T02:51:00Z">
        <w:r w:rsidR="00E95E60" w:rsidRPr="00852466">
          <w:t>ha</w:t>
        </w:r>
        <w:r w:rsidR="00E95E60">
          <w:rPr>
            <w:rFonts w:hint="eastAsia"/>
          </w:rPr>
          <w:t>ve</w:t>
        </w:r>
        <w:r w:rsidR="00E95E60" w:rsidRPr="00852466">
          <w:t xml:space="preserve"> </w:t>
        </w:r>
      </w:ins>
      <w:r w:rsidR="00C05B92">
        <w:rPr>
          <w:rFonts w:hint="eastAsia"/>
        </w:rPr>
        <w:t>stronger</w:t>
      </w:r>
      <w:r w:rsidR="00C05B92" w:rsidRPr="00852466">
        <w:t xml:space="preserve"> </w:t>
      </w:r>
      <w:r w:rsidRPr="00852466">
        <w:t xml:space="preserve">predictive power for future retail flows in high influence networks. When </w:t>
      </w:r>
      <w:del w:id="611" w:author="Siyang Li" w:date="2026-08-07T10:50:00Z" w16du:dateUtc="2026-08-07T02:50:00Z">
        <w:r w:rsidRPr="00852466" w:rsidDel="00362A83">
          <w:delText xml:space="preserve">naïve </w:delText>
        </w:r>
      </w:del>
      <w:r w:rsidRPr="00852466">
        <w:t xml:space="preserve">agents exert influence, their positive views lead to more bullish retail trading. Overall, this supports our hypothesis that agent tones have </w:t>
      </w:r>
      <w:r w:rsidR="00C05B92">
        <w:rPr>
          <w:rFonts w:hint="eastAsia"/>
        </w:rPr>
        <w:t>stronger</w:t>
      </w:r>
      <w:r w:rsidR="00AD4383" w:rsidRPr="00852466">
        <w:t xml:space="preserve"> </w:t>
      </w:r>
      <w:r w:rsidR="00AD4383">
        <w:rPr>
          <w:rFonts w:hint="eastAsia"/>
        </w:rPr>
        <w:t>predictive power</w:t>
      </w:r>
      <w:r w:rsidR="00AD4383" w:rsidRPr="00852466">
        <w:t xml:space="preserve"> </w:t>
      </w:r>
      <w:r w:rsidR="00C77EF6">
        <w:t>for</w:t>
      </w:r>
      <w:r w:rsidR="00C77EF6" w:rsidRPr="00852466">
        <w:t xml:space="preserve"> </w:t>
      </w:r>
      <w:r w:rsidRPr="00852466">
        <w:t>retail flows in more influential networks.</w:t>
      </w:r>
    </w:p>
    <w:p w14:paraId="6FC6F300" w14:textId="022CCA3F" w:rsidR="0075624C" w:rsidRPr="002D3FEB" w:rsidRDefault="0075624C" w:rsidP="0075624C">
      <w:pPr>
        <w:spacing w:line="480" w:lineRule="auto"/>
        <w:ind w:firstLine="720"/>
        <w:jc w:val="both"/>
      </w:pPr>
      <w:r w:rsidRPr="002D3FEB">
        <w:t xml:space="preserve">Given </w:t>
      </w:r>
      <w:r w:rsidR="008F4B6E" w:rsidRPr="002D3FEB">
        <w:rPr>
          <w:rFonts w:hint="eastAsia"/>
        </w:rPr>
        <w:t>prior</w:t>
      </w:r>
      <w:r w:rsidRPr="002D3FEB">
        <w:t xml:space="preserve"> finding</w:t>
      </w:r>
      <w:r w:rsidR="008F4B6E" w:rsidRPr="002D3FEB">
        <w:rPr>
          <w:rFonts w:hint="eastAsia"/>
        </w:rPr>
        <w:t>s</w:t>
      </w:r>
      <w:r w:rsidRPr="002D3FEB">
        <w:t xml:space="preserve"> that marketable retail flow</w:t>
      </w:r>
      <w:r w:rsidR="008F4B6E" w:rsidRPr="002D3FEB">
        <w:rPr>
          <w:rFonts w:hint="eastAsia"/>
        </w:rPr>
        <w:t>s</w:t>
      </w:r>
      <w:r w:rsidRPr="002D3FEB">
        <w:t xml:space="preserve"> significantly and positively predict future stock returns, how does </w:t>
      </w:r>
      <w:r w:rsidR="001C7313">
        <w:t>the</w:t>
      </w:r>
      <w:r w:rsidRPr="002D3FEB">
        <w:t xml:space="preserve"> predictive power </w:t>
      </w:r>
      <w:r w:rsidR="001C7313">
        <w:t xml:space="preserve">of retail flows </w:t>
      </w:r>
      <w:r w:rsidRPr="002D3FEB">
        <w:t xml:space="preserve">change with social media activity? To answer </w:t>
      </w:r>
      <w:r w:rsidR="001C7313">
        <w:t>this</w:t>
      </w:r>
      <w:r w:rsidR="001C7313" w:rsidRPr="002D3FEB">
        <w:t xml:space="preserve"> </w:t>
      </w:r>
      <w:r w:rsidRPr="002D3FEB">
        <w:t xml:space="preserve">question, </w:t>
      </w:r>
      <w:r w:rsidR="001B7BF3" w:rsidRPr="002D3FEB">
        <w:rPr>
          <w:rFonts w:hint="eastAsia"/>
        </w:rPr>
        <w:t xml:space="preserve">we </w:t>
      </w:r>
      <w:r w:rsidR="00ED4006">
        <w:t xml:space="preserve">examine </w:t>
      </w:r>
      <w:r w:rsidR="00125B17" w:rsidRPr="002D3FEB">
        <w:t>how</w:t>
      </w:r>
      <w:r w:rsidR="001B7BF3" w:rsidRPr="002D3FEB">
        <w:t xml:space="preserve"> past </w:t>
      </w:r>
      <w:r w:rsidR="001B7BF3" w:rsidRPr="002D3FEB">
        <w:rPr>
          <w:rFonts w:hint="eastAsia"/>
        </w:rPr>
        <w:t>retail flow</w:t>
      </w:r>
      <w:r w:rsidR="008F4B6E" w:rsidRPr="002D3FEB">
        <w:rPr>
          <w:rFonts w:hint="eastAsia"/>
        </w:rPr>
        <w:t>s</w:t>
      </w:r>
      <w:r w:rsidR="00125B17" w:rsidRPr="002D3FEB">
        <w:t xml:space="preserve"> </w:t>
      </w:r>
      <w:r w:rsidR="001B7BF3" w:rsidRPr="002D3FEB">
        <w:t xml:space="preserve">predict future </w:t>
      </w:r>
      <w:r w:rsidR="00384E62" w:rsidRPr="002D3FEB">
        <w:rPr>
          <w:rFonts w:hint="eastAsia"/>
        </w:rPr>
        <w:t>return</w:t>
      </w:r>
      <w:r w:rsidR="008F4B6E" w:rsidRPr="002D3FEB">
        <w:rPr>
          <w:rFonts w:hint="eastAsia"/>
        </w:rPr>
        <w:t>s</w:t>
      </w:r>
      <w:r w:rsidR="00384E62" w:rsidRPr="002D3FEB">
        <w:rPr>
          <w:rFonts w:hint="eastAsia"/>
        </w:rPr>
        <w:t>.</w:t>
      </w:r>
      <w:r w:rsidR="005F7976" w:rsidRPr="002D3FEB">
        <w:rPr>
          <w:rFonts w:hint="eastAsia"/>
        </w:rPr>
        <w:t xml:space="preserve"> </w:t>
      </w:r>
      <w:r w:rsidR="00125B17" w:rsidRPr="002D3FEB">
        <w:t>Table 4 Panel B</w:t>
      </w:r>
      <w:r w:rsidR="00541D08">
        <w:rPr>
          <w:rFonts w:hint="eastAsia"/>
        </w:rPr>
        <w:t xml:space="preserve"> shows that</w:t>
      </w:r>
      <w:r w:rsidR="00E17D96" w:rsidRPr="002D3FEB">
        <w:rPr>
          <w:rFonts w:hint="eastAsia"/>
        </w:rPr>
        <w:t xml:space="preserve"> </w:t>
      </w:r>
      <w:r w:rsidR="00541D08">
        <w:rPr>
          <w:rFonts w:hint="eastAsia"/>
        </w:rPr>
        <w:t>t</w:t>
      </w:r>
      <w:r w:rsidR="00541D08" w:rsidRPr="002D3FEB">
        <w:t xml:space="preserve">he </w:t>
      </w:r>
      <w:r w:rsidR="00E17D96" w:rsidRPr="002D3FEB">
        <w:t xml:space="preserve">coefficient on </w:t>
      </w:r>
      <w:r w:rsidR="008761CE" w:rsidRPr="002D3FEB">
        <w:t>RetailFlow</w:t>
      </w:r>
      <w:r w:rsidR="003A5C4E" w:rsidRPr="002D3FEB">
        <w:t xml:space="preserve"> </w:t>
      </w:r>
      <w:r w:rsidR="00E17D96" w:rsidRPr="002D3FEB">
        <w:t xml:space="preserve">(t-1) </w:t>
      </w:r>
      <w:r w:rsidR="004812C4">
        <w:rPr>
          <w:rFonts w:hint="eastAsia"/>
        </w:rPr>
        <w:t>is</w:t>
      </w:r>
      <w:r w:rsidR="004812C4" w:rsidRPr="002D3FEB">
        <w:t xml:space="preserve"> </w:t>
      </w:r>
      <w:r w:rsidR="00E17D96" w:rsidRPr="002D3FEB">
        <w:t>0.</w:t>
      </w:r>
      <w:del w:id="612" w:author="Siyang Li" w:date="2026-08-07T10:52:00Z" w16du:dateUtc="2026-08-07T02:52:00Z">
        <w:r w:rsidR="00F05AC0" w:rsidRPr="002D3FEB" w:rsidDel="00BA260B">
          <w:delText>00</w:delText>
        </w:r>
        <w:r w:rsidR="0040749D" w:rsidDel="00BA260B">
          <w:rPr>
            <w:rFonts w:hint="eastAsia"/>
          </w:rPr>
          <w:delText>12</w:delText>
        </w:r>
        <w:r w:rsidR="00F05AC0" w:rsidRPr="002D3FEB" w:rsidDel="00BA260B">
          <w:delText xml:space="preserve"> </w:delText>
        </w:r>
      </w:del>
      <w:ins w:id="613" w:author="Siyang Li" w:date="2026-08-07T10:52:00Z" w16du:dateUtc="2026-08-07T02:52:00Z">
        <w:r w:rsidR="00BA260B" w:rsidRPr="002D3FEB">
          <w:t>00</w:t>
        </w:r>
        <w:r w:rsidR="00BA260B">
          <w:rPr>
            <w:rFonts w:hint="eastAsia"/>
          </w:rPr>
          <w:t>16</w:t>
        </w:r>
        <w:r w:rsidR="00BA260B" w:rsidRPr="002D3FEB">
          <w:t xml:space="preserve"> </w:t>
        </w:r>
      </w:ins>
      <w:r w:rsidR="00E17D96" w:rsidRPr="002D3FEB">
        <w:t>(t-stat=</w:t>
      </w:r>
      <w:del w:id="614" w:author="Siyang Li" w:date="2026-08-07T10:52:00Z" w16du:dateUtc="2026-08-07T02:52:00Z">
        <w:r w:rsidR="0040749D" w:rsidDel="00BA260B">
          <w:rPr>
            <w:rFonts w:hint="eastAsia"/>
          </w:rPr>
          <w:delText>4.21</w:delText>
        </w:r>
      </w:del>
      <w:ins w:id="615" w:author="Siyang Li" w:date="2026-08-07T10:52:00Z" w16du:dateUtc="2026-08-07T02:52:00Z">
        <w:r w:rsidR="00BA260B">
          <w:rPr>
            <w:rFonts w:hint="eastAsia"/>
          </w:rPr>
          <w:t>5.27</w:t>
        </w:r>
      </w:ins>
      <w:r w:rsidR="00E17D96" w:rsidRPr="002D3FEB">
        <w:t>)</w:t>
      </w:r>
      <w:r w:rsidR="00FF4E3C" w:rsidRPr="002D3FEB">
        <w:rPr>
          <w:rFonts w:hint="eastAsia"/>
        </w:rPr>
        <w:t>,</w:t>
      </w:r>
      <w:r w:rsidR="00400295">
        <w:rPr>
          <w:rFonts w:hint="eastAsia"/>
        </w:rPr>
        <w:t xml:space="preserve"> and t</w:t>
      </w:r>
      <w:r w:rsidR="00E17D96" w:rsidRPr="002D3FEB">
        <w:t xml:space="preserve">he Granger Causality test shows that </w:t>
      </w:r>
      <w:r w:rsidR="002661B9" w:rsidRPr="002D3FEB">
        <w:rPr>
          <w:rFonts w:hint="eastAsia"/>
        </w:rPr>
        <w:t>retail flow</w:t>
      </w:r>
      <w:r w:rsidR="006D7A1F" w:rsidRPr="002D3FEB">
        <w:t>s</w:t>
      </w:r>
      <w:r w:rsidR="00E17D96" w:rsidRPr="002D3FEB">
        <w:t xml:space="preserve"> Granger cause</w:t>
      </w:r>
      <w:r w:rsidR="006D7A1F" w:rsidRPr="002D3FEB">
        <w:t xml:space="preserve"> </w:t>
      </w:r>
      <w:r w:rsidR="00E17D96" w:rsidRPr="002D3FEB">
        <w:t>future return</w:t>
      </w:r>
      <w:r w:rsidR="006D7A1F" w:rsidRPr="002D3FEB">
        <w:t>s</w:t>
      </w:r>
      <w:r w:rsidR="00E17D96" w:rsidRPr="002D3FEB">
        <w:t xml:space="preserve"> with a p-value </w:t>
      </w:r>
      <w:r w:rsidR="001C7313">
        <w:t xml:space="preserve">of </w:t>
      </w:r>
      <w:r w:rsidR="0040749D">
        <w:rPr>
          <w:rFonts w:hint="eastAsia"/>
        </w:rPr>
        <w:t xml:space="preserve">less than </w:t>
      </w:r>
      <w:r w:rsidR="00D7068E">
        <w:rPr>
          <w:rFonts w:hint="eastAsia"/>
        </w:rPr>
        <w:t>1</w:t>
      </w:r>
      <w:r w:rsidR="00E17D96" w:rsidRPr="002D3FEB">
        <w:t>%.</w:t>
      </w:r>
      <w:r w:rsidR="0091419C" w:rsidRPr="002D3FEB">
        <w:rPr>
          <w:rFonts w:hint="eastAsia"/>
        </w:rPr>
        <w:t xml:space="preserve"> </w:t>
      </w:r>
      <w:r w:rsidR="0034334D">
        <w:rPr>
          <w:rFonts w:hint="eastAsia"/>
        </w:rPr>
        <w:t xml:space="preserve">For </w:t>
      </w:r>
      <w:r w:rsidR="0034334D">
        <w:rPr>
          <w:rFonts w:hint="eastAsia"/>
        </w:rPr>
        <w:lastRenderedPageBreak/>
        <w:t xml:space="preserve">economic magnitude, </w:t>
      </w:r>
      <w:r w:rsidR="00DE2F31" w:rsidRPr="00FD38C1">
        <w:t xml:space="preserve">Figure 4 Panel J shows </w:t>
      </w:r>
      <w:r w:rsidR="002C61A4">
        <w:rPr>
          <w:rFonts w:hint="eastAsia"/>
        </w:rPr>
        <w:t>that</w:t>
      </w:r>
      <w:r w:rsidR="00DE2F31" w:rsidRPr="002D3FEB">
        <w:rPr>
          <w:rFonts w:hint="eastAsia"/>
        </w:rPr>
        <w:t xml:space="preserve"> </w:t>
      </w:r>
      <w:r w:rsidR="002C61A4">
        <w:rPr>
          <w:rFonts w:hint="eastAsia"/>
        </w:rPr>
        <w:t>a</w:t>
      </w:r>
      <w:r w:rsidR="002C61A4" w:rsidRPr="002D3FEB">
        <w:t xml:space="preserve"> </w:t>
      </w:r>
      <w:r w:rsidR="0038561E" w:rsidRPr="002D3FEB">
        <w:t xml:space="preserve">one standard deviation shock </w:t>
      </w:r>
      <w:r w:rsidR="006500D3" w:rsidRPr="002D3FEB">
        <w:t xml:space="preserve">to </w:t>
      </w:r>
      <w:r w:rsidR="0038561E" w:rsidRPr="002D3FEB">
        <w:rPr>
          <w:rFonts w:hint="eastAsia"/>
        </w:rPr>
        <w:t>retail flow</w:t>
      </w:r>
      <w:r w:rsidR="006500D3" w:rsidRPr="002D3FEB">
        <w:t>s</w:t>
      </w:r>
      <w:r w:rsidR="0038561E" w:rsidRPr="002D3FEB">
        <w:t xml:space="preserve"> is associated with a </w:t>
      </w:r>
      <w:r w:rsidR="00D4160C">
        <w:rPr>
          <w:rFonts w:hint="eastAsia"/>
        </w:rPr>
        <w:t>2</w:t>
      </w:r>
      <w:r w:rsidR="0038561E" w:rsidRPr="002D3FEB">
        <w:t xml:space="preserve"> bps increase </w:t>
      </w:r>
      <w:r w:rsidR="001C7313">
        <w:t>in the</w:t>
      </w:r>
      <w:r w:rsidR="001C7313" w:rsidRPr="002D3FEB">
        <w:t xml:space="preserve"> daily</w:t>
      </w:r>
      <w:r w:rsidR="001C7313">
        <w:rPr>
          <w:rFonts w:hint="eastAsia"/>
        </w:rPr>
        <w:t xml:space="preserve"> average</w:t>
      </w:r>
      <w:r w:rsidR="001C7313" w:rsidRPr="002D3FEB">
        <w:t xml:space="preserve"> return </w:t>
      </w:r>
      <w:r w:rsidR="0038561E" w:rsidRPr="002D3FEB">
        <w:t xml:space="preserve">for </w:t>
      </w:r>
      <w:r w:rsidR="003D2A38">
        <w:rPr>
          <w:rFonts w:hint="eastAsia"/>
        </w:rPr>
        <w:t>next week</w:t>
      </w:r>
      <w:r w:rsidR="00583130">
        <w:rPr>
          <w:rFonts w:hint="eastAsia"/>
        </w:rPr>
        <w:t>,</w:t>
      </w:r>
      <w:r w:rsidR="003D2A38">
        <w:rPr>
          <w:rFonts w:hint="eastAsia"/>
        </w:rPr>
        <w:t xml:space="preserve"> last</w:t>
      </w:r>
      <w:r w:rsidR="00583130">
        <w:rPr>
          <w:rFonts w:hint="eastAsia"/>
        </w:rPr>
        <w:t>ing</w:t>
      </w:r>
      <w:r w:rsidR="003D2A38">
        <w:rPr>
          <w:rFonts w:hint="eastAsia"/>
        </w:rPr>
        <w:t xml:space="preserve"> for </w:t>
      </w:r>
      <w:del w:id="616" w:author="Siyang Li" w:date="2026-08-07T10:54:00Z" w16du:dateUtc="2026-08-07T02:54:00Z">
        <w:r w:rsidR="003D2A38" w:rsidDel="00BA260B">
          <w:rPr>
            <w:rFonts w:hint="eastAsia"/>
          </w:rPr>
          <w:delText xml:space="preserve">2 </w:delText>
        </w:r>
      </w:del>
      <w:ins w:id="617" w:author="Siyang Li" w:date="2026-08-07T10:54:00Z" w16du:dateUtc="2026-08-07T02:54:00Z">
        <w:r w:rsidR="00BA260B">
          <w:rPr>
            <w:rFonts w:hint="eastAsia"/>
          </w:rPr>
          <w:t xml:space="preserve">1 </w:t>
        </w:r>
      </w:ins>
      <w:r w:rsidR="003D2A38">
        <w:rPr>
          <w:rFonts w:hint="eastAsia"/>
        </w:rPr>
        <w:t>week</w:t>
      </w:r>
      <w:del w:id="618" w:author="Siyang Li" w:date="2026-08-07T10:54:00Z" w16du:dateUtc="2026-08-07T02:54:00Z">
        <w:r w:rsidR="003D2A38" w:rsidDel="00BA260B">
          <w:rPr>
            <w:rFonts w:hint="eastAsia"/>
          </w:rPr>
          <w:delText>s</w:delText>
        </w:r>
      </w:del>
      <w:r w:rsidR="00DE2F31" w:rsidRPr="002D3FEB">
        <w:rPr>
          <w:rFonts w:hint="eastAsia"/>
        </w:rPr>
        <w:t xml:space="preserve">. </w:t>
      </w:r>
      <w:r w:rsidR="00ED4006">
        <w:t>T</w:t>
      </w:r>
      <w:r w:rsidR="00F25751" w:rsidRPr="002D3FEB">
        <w:rPr>
          <w:rFonts w:hint="eastAsia"/>
        </w:rPr>
        <w:t>he</w:t>
      </w:r>
      <w:r w:rsidR="00ED4006">
        <w:t>se</w:t>
      </w:r>
      <w:r w:rsidR="00F25751" w:rsidRPr="002D3FEB">
        <w:rPr>
          <w:rFonts w:hint="eastAsia"/>
        </w:rPr>
        <w:t xml:space="preserve"> results </w:t>
      </w:r>
      <w:r w:rsidR="00CC2D5E" w:rsidRPr="002D3FEB">
        <w:t>show that</w:t>
      </w:r>
      <w:r w:rsidR="00F25751" w:rsidRPr="002D3FEB">
        <w:t xml:space="preserve"> </w:t>
      </w:r>
      <w:r w:rsidR="00F25751" w:rsidRPr="002D3FEB">
        <w:rPr>
          <w:rFonts w:hint="eastAsia"/>
        </w:rPr>
        <w:t>retail flow</w:t>
      </w:r>
      <w:r w:rsidR="006500D3" w:rsidRPr="002D3FEB">
        <w:t>s</w:t>
      </w:r>
      <w:r w:rsidR="00F25751" w:rsidRPr="002D3FEB">
        <w:rPr>
          <w:rFonts w:hint="eastAsia"/>
        </w:rPr>
        <w:t xml:space="preserve"> positively</w:t>
      </w:r>
      <w:r w:rsidR="00F25751" w:rsidRPr="002D3FEB">
        <w:t xml:space="preserve"> predict future return</w:t>
      </w:r>
      <w:r w:rsidR="00644AA3" w:rsidRPr="002D3FEB">
        <w:t>s</w:t>
      </w:r>
      <w:r w:rsidR="000B2B01" w:rsidRPr="002D3FEB">
        <w:t>, even after we include</w:t>
      </w:r>
      <w:r w:rsidR="00F25751" w:rsidRPr="002D3FEB">
        <w:rPr>
          <w:rFonts w:hint="eastAsia"/>
        </w:rPr>
        <w:t xml:space="preserve"> social media variables in the dynamic system</w:t>
      </w:r>
      <w:r w:rsidR="00946BD6">
        <w:t xml:space="preserve">, </w:t>
      </w:r>
      <w:ins w:id="619" w:author="Siyang Li" w:date="2026-08-07T10:57:00Z">
        <w:r w:rsidR="00382A32" w:rsidRPr="00382A32">
          <w:t>suggesting that retail flows contain incremental predictive information about future price movements beyond that captured by social media tones</w:t>
        </w:r>
      </w:ins>
      <w:del w:id="620" w:author="Siyang Li" w:date="2026-08-07T10:57:00Z" w16du:dateUtc="2026-08-07T02:57:00Z">
        <w:r w:rsidR="00946BD6" w:rsidDel="00382A32">
          <w:delText xml:space="preserve">suggesting that retail flows contain more </w:delText>
        </w:r>
        <w:r w:rsidR="001C7313" w:rsidDel="00382A32">
          <w:delText xml:space="preserve">relevant </w:delText>
        </w:r>
        <w:r w:rsidR="00946BD6" w:rsidDel="00382A32">
          <w:delText xml:space="preserve">information for future price movements than </w:delText>
        </w:r>
        <w:r w:rsidR="001C7313" w:rsidDel="00382A32">
          <w:delText xml:space="preserve">what is </w:delText>
        </w:r>
        <w:r w:rsidR="00946BD6" w:rsidDel="00382A32">
          <w:delText>contained in social media tones</w:delText>
        </w:r>
      </w:del>
      <w:r w:rsidR="00946BD6">
        <w:t>.</w:t>
      </w:r>
    </w:p>
    <w:p w14:paraId="7679DF23" w14:textId="64BFE32E" w:rsidR="009E4FB1" w:rsidRDefault="000B2B01" w:rsidP="00546CA4">
      <w:pPr>
        <w:spacing w:line="480" w:lineRule="auto"/>
        <w:ind w:firstLine="720"/>
        <w:jc w:val="both"/>
        <w:rPr>
          <w:ins w:id="621" w:author="Siyang Li" w:date="2026-08-16T22:18:00Z" w16du:dateUtc="2026-08-16T14:18:00Z"/>
        </w:rPr>
      </w:pPr>
      <w:r w:rsidRPr="002D3FEB">
        <w:t>More interesting</w:t>
      </w:r>
      <w:r w:rsidR="001C7313">
        <w:t>ly</w:t>
      </w:r>
      <w:r w:rsidRPr="002D3FEB">
        <w:t xml:space="preserve">, how does </w:t>
      </w:r>
      <w:r w:rsidR="001C7313">
        <w:t xml:space="preserve">the return predictability of </w:t>
      </w:r>
      <w:r w:rsidRPr="002D3FEB">
        <w:t xml:space="preserve">retail </w:t>
      </w:r>
      <w:r w:rsidR="001C7313">
        <w:t>flows</w:t>
      </w:r>
      <w:r w:rsidR="0075624C" w:rsidRPr="002D3FEB">
        <w:t xml:space="preserve"> </w:t>
      </w:r>
      <w:r w:rsidR="00125B17" w:rsidRPr="002D3FEB">
        <w:t>change</w:t>
      </w:r>
      <w:r w:rsidR="0075624C" w:rsidRPr="002D3FEB">
        <w:t xml:space="preserve"> </w:t>
      </w:r>
      <w:r w:rsidRPr="002D3FEB">
        <w:t xml:space="preserve">for firms with different </w:t>
      </w:r>
      <w:r w:rsidR="001C7313">
        <w:t>level of</w:t>
      </w:r>
      <w:r w:rsidR="00C77EF6">
        <w:t xml:space="preserve"> </w:t>
      </w:r>
      <w:r w:rsidR="0075624C" w:rsidRPr="002D3FEB">
        <w:t xml:space="preserve">influence in the network. </w:t>
      </w:r>
      <w:r w:rsidR="00C77EF6">
        <w:t>C</w:t>
      </w:r>
      <w:r w:rsidR="00495568" w:rsidRPr="002D3FEB">
        <w:rPr>
          <w:rFonts w:hint="eastAsia"/>
        </w:rPr>
        <w:t>olumn</w:t>
      </w:r>
      <w:r w:rsidR="00C77EF6">
        <w:t>s</w:t>
      </w:r>
      <w:r w:rsidR="00495568" w:rsidRPr="002D3FEB">
        <w:rPr>
          <w:rFonts w:hint="eastAsia"/>
        </w:rPr>
        <w:t xml:space="preserve"> II-III of </w:t>
      </w:r>
      <w:r w:rsidR="0075624C" w:rsidRPr="002D3FEB">
        <w:t xml:space="preserve">Table </w:t>
      </w:r>
      <w:r w:rsidR="00EF07CD" w:rsidRPr="002D3FEB">
        <w:rPr>
          <w:rFonts w:hint="eastAsia"/>
        </w:rPr>
        <w:t>4</w:t>
      </w:r>
      <w:r w:rsidR="0075624C" w:rsidRPr="002D3FEB">
        <w:t xml:space="preserve"> Panel B</w:t>
      </w:r>
      <w:r w:rsidR="0049386B">
        <w:rPr>
          <w:rFonts w:hint="eastAsia"/>
        </w:rPr>
        <w:t xml:space="preserve"> show that</w:t>
      </w:r>
      <w:r w:rsidR="007559A0" w:rsidRPr="002D3FEB">
        <w:rPr>
          <w:rFonts w:hint="eastAsia"/>
        </w:rPr>
        <w:t xml:space="preserve"> </w:t>
      </w:r>
      <w:r w:rsidR="0049386B" w:rsidRPr="002D3FEB">
        <w:rPr>
          <w:rFonts w:hint="eastAsia"/>
        </w:rPr>
        <w:t xml:space="preserve">the coefficient on </w:t>
      </w:r>
      <w:r w:rsidR="0049386B" w:rsidRPr="002D3FEB">
        <w:t xml:space="preserve">RetailFlow (t-1) </w:t>
      </w:r>
      <w:r w:rsidR="0049386B">
        <w:rPr>
          <w:rFonts w:hint="eastAsia"/>
        </w:rPr>
        <w:t>is</w:t>
      </w:r>
      <w:r w:rsidR="0049386B" w:rsidRPr="002D3FEB">
        <w:t xml:space="preserve"> 0.</w:t>
      </w:r>
      <w:del w:id="622" w:author="Siyang Li" w:date="2026-08-07T10:58:00Z" w16du:dateUtc="2026-08-07T02:58:00Z">
        <w:r w:rsidR="0049386B" w:rsidRPr="002D3FEB" w:rsidDel="007C6C83">
          <w:delText>00</w:delText>
        </w:r>
        <w:r w:rsidR="0049386B" w:rsidDel="007C6C83">
          <w:rPr>
            <w:rFonts w:hint="eastAsia"/>
          </w:rPr>
          <w:delText>88</w:delText>
        </w:r>
        <w:r w:rsidR="0049386B" w:rsidRPr="002D3FEB" w:rsidDel="007C6C83">
          <w:delText xml:space="preserve"> </w:delText>
        </w:r>
      </w:del>
      <w:ins w:id="623" w:author="Siyang Li" w:date="2026-08-07T10:58:00Z" w16du:dateUtc="2026-08-07T02:58:00Z">
        <w:r w:rsidR="007C6C83" w:rsidRPr="002D3FEB">
          <w:t>0</w:t>
        </w:r>
        <w:r w:rsidR="007C6C83">
          <w:rPr>
            <w:rFonts w:hint="eastAsia"/>
          </w:rPr>
          <w:t>18</w:t>
        </w:r>
      </w:ins>
      <w:ins w:id="624" w:author="Siyang Li" w:date="2026-08-16T15:23:00Z" w16du:dateUtc="2026-08-16T07:23:00Z">
        <w:r w:rsidR="00CB661A">
          <w:rPr>
            <w:rFonts w:hint="eastAsia"/>
          </w:rPr>
          <w:t>4</w:t>
        </w:r>
      </w:ins>
      <w:ins w:id="625" w:author="Siyang Li" w:date="2026-08-07T10:58:00Z" w16du:dateUtc="2026-08-07T02:58:00Z">
        <w:r w:rsidR="007C6C83" w:rsidRPr="002D3FEB">
          <w:t xml:space="preserve"> </w:t>
        </w:r>
      </w:ins>
      <w:r w:rsidR="0049386B" w:rsidRPr="002D3FEB">
        <w:t>(t-stat=</w:t>
      </w:r>
      <w:del w:id="626" w:author="Siyang Li" w:date="2026-08-07T10:58:00Z" w16du:dateUtc="2026-08-07T02:58:00Z">
        <w:r w:rsidR="0049386B" w:rsidDel="007C6C83">
          <w:rPr>
            <w:rFonts w:hint="eastAsia"/>
          </w:rPr>
          <w:delText>2.37</w:delText>
        </w:r>
      </w:del>
      <w:ins w:id="627" w:author="Siyang Li" w:date="2026-08-07T10:58:00Z" w16du:dateUtc="2026-08-07T02:58:00Z">
        <w:r w:rsidR="007C6C83">
          <w:rPr>
            <w:rFonts w:hint="eastAsia"/>
          </w:rPr>
          <w:t>3.</w:t>
        </w:r>
      </w:ins>
      <w:ins w:id="628" w:author="Siyang Li" w:date="2026-08-16T15:23:00Z" w16du:dateUtc="2026-08-16T07:23:00Z">
        <w:r w:rsidR="00CB661A">
          <w:rPr>
            <w:rFonts w:hint="eastAsia"/>
          </w:rPr>
          <w:t>75</w:t>
        </w:r>
      </w:ins>
      <w:r w:rsidR="0049386B" w:rsidRPr="002D3FEB">
        <w:t>)</w:t>
      </w:r>
      <w:r w:rsidR="0049386B">
        <w:rPr>
          <w:rFonts w:hint="eastAsia"/>
        </w:rPr>
        <w:t xml:space="preserve"> f</w:t>
      </w:r>
      <w:r w:rsidR="0049386B" w:rsidRPr="002D3FEB">
        <w:rPr>
          <w:rFonts w:hint="eastAsia"/>
        </w:rPr>
        <w:t xml:space="preserve">or </w:t>
      </w:r>
      <w:r w:rsidR="007559A0" w:rsidRPr="002D3FEB">
        <w:rPr>
          <w:rFonts w:hint="eastAsia"/>
        </w:rPr>
        <w:t>the high influence</w:t>
      </w:r>
      <w:r w:rsidR="007559A0" w:rsidRPr="002D3FEB">
        <w:t xml:space="preserve"> subsample</w:t>
      </w:r>
      <w:r w:rsidR="00946BD6">
        <w:t xml:space="preserve">, </w:t>
      </w:r>
      <w:r w:rsidR="00946BD6">
        <w:rPr>
          <w:rFonts w:hint="eastAsia"/>
        </w:rPr>
        <w:t xml:space="preserve">which is substantially higher than the coefficient of </w:t>
      </w:r>
      <w:r w:rsidR="00946BD6" w:rsidRPr="002D3FEB">
        <w:t>0.</w:t>
      </w:r>
      <w:del w:id="629" w:author="Siyang Li" w:date="2026-08-07T10:58:00Z" w16du:dateUtc="2026-08-07T02:58:00Z">
        <w:r w:rsidR="00946BD6" w:rsidRPr="002D3FEB" w:rsidDel="007C6C83">
          <w:delText>00</w:delText>
        </w:r>
        <w:r w:rsidR="00946BD6" w:rsidDel="007C6C83">
          <w:rPr>
            <w:rFonts w:hint="eastAsia"/>
          </w:rPr>
          <w:delText>09</w:delText>
        </w:r>
        <w:r w:rsidR="00946BD6" w:rsidRPr="002D3FEB" w:rsidDel="007C6C83">
          <w:delText xml:space="preserve"> </w:delText>
        </w:r>
      </w:del>
      <w:ins w:id="630" w:author="Siyang Li" w:date="2026-08-07T10:58:00Z" w16du:dateUtc="2026-08-07T02:58:00Z">
        <w:r w:rsidR="007C6C83" w:rsidRPr="002D3FEB">
          <w:t>00</w:t>
        </w:r>
        <w:r w:rsidR="007C6C83">
          <w:rPr>
            <w:rFonts w:hint="eastAsia"/>
          </w:rPr>
          <w:t>13</w:t>
        </w:r>
        <w:r w:rsidR="007C6C83" w:rsidRPr="002D3FEB">
          <w:t xml:space="preserve"> </w:t>
        </w:r>
      </w:ins>
      <w:r w:rsidR="00946BD6" w:rsidRPr="002D3FEB">
        <w:t>(t-stat=</w:t>
      </w:r>
      <w:del w:id="631" w:author="Siyang Li" w:date="2026-08-07T10:58:00Z" w16du:dateUtc="2026-08-07T02:58:00Z">
        <w:r w:rsidR="00946BD6" w:rsidDel="007C6C83">
          <w:rPr>
            <w:rFonts w:hint="eastAsia"/>
          </w:rPr>
          <w:delText>3.72</w:delText>
        </w:r>
      </w:del>
      <w:ins w:id="632" w:author="Siyang Li" w:date="2026-08-07T10:58:00Z" w16du:dateUtc="2026-08-07T02:58:00Z">
        <w:r w:rsidR="007C6C83">
          <w:rPr>
            <w:rFonts w:hint="eastAsia"/>
          </w:rPr>
          <w:t>4.</w:t>
        </w:r>
      </w:ins>
      <w:ins w:id="633" w:author="Siyang Li" w:date="2026-08-16T15:23:00Z" w16du:dateUtc="2026-08-16T07:23:00Z">
        <w:r w:rsidR="00CB661A">
          <w:rPr>
            <w:rFonts w:hint="eastAsia"/>
          </w:rPr>
          <w:t>73</w:t>
        </w:r>
      </w:ins>
      <w:r w:rsidR="00946BD6" w:rsidRPr="002D3FEB">
        <w:t>)</w:t>
      </w:r>
      <w:r w:rsidR="00946BD6">
        <w:rPr>
          <w:rFonts w:hint="eastAsia"/>
        </w:rPr>
        <w:t xml:space="preserve"> for the</w:t>
      </w:r>
      <w:r w:rsidR="00CF727C">
        <w:rPr>
          <w:rFonts w:hint="eastAsia"/>
        </w:rPr>
        <w:t xml:space="preserve"> </w:t>
      </w:r>
      <w:r w:rsidR="007559A0" w:rsidRPr="002D3FEB">
        <w:t xml:space="preserve">low influence </w:t>
      </w:r>
      <w:r w:rsidR="007559A0" w:rsidRPr="002D3FEB">
        <w:rPr>
          <w:rFonts w:hint="eastAsia"/>
        </w:rPr>
        <w:t>sub</w:t>
      </w:r>
      <w:r w:rsidR="007559A0" w:rsidRPr="002D3FEB">
        <w:t xml:space="preserve">sample. </w:t>
      </w:r>
      <w:r w:rsidRPr="002D3FEB">
        <w:t xml:space="preserve">Both </w:t>
      </w:r>
      <w:r w:rsidR="007559A0" w:rsidRPr="002D3FEB">
        <w:t>Granger causal</w:t>
      </w:r>
      <w:r w:rsidRPr="002D3FEB">
        <w:t xml:space="preserve">ity tests are significant </w:t>
      </w:r>
      <w:ins w:id="634" w:author="Siyang Li" w:date="2026-08-07T10:58:00Z" w16du:dateUtc="2026-08-07T02:58:00Z">
        <w:r w:rsidR="007C6C83" w:rsidRPr="002D3FEB">
          <w:t>with p-value</w:t>
        </w:r>
        <w:r w:rsidR="007C6C83">
          <w:rPr>
            <w:rFonts w:hint="eastAsia"/>
          </w:rPr>
          <w:t>s</w:t>
        </w:r>
        <w:r w:rsidR="007C6C83" w:rsidRPr="002D3FEB">
          <w:t xml:space="preserve"> </w:t>
        </w:r>
        <w:r w:rsidR="007C6C83">
          <w:t xml:space="preserve">of </w:t>
        </w:r>
        <w:r w:rsidR="007C6C83">
          <w:rPr>
            <w:rFonts w:hint="eastAsia"/>
          </w:rPr>
          <w:t>less than 1</w:t>
        </w:r>
        <w:r w:rsidR="007C6C83" w:rsidRPr="002D3FEB">
          <w:t>%</w:t>
        </w:r>
      </w:ins>
      <w:del w:id="635" w:author="Siyang Li" w:date="2026-08-07T10:58:00Z" w16du:dateUtc="2026-08-07T02:58:00Z">
        <w:r w:rsidRPr="002D3FEB" w:rsidDel="007C6C83">
          <w:delText xml:space="preserve">at </w:delText>
        </w:r>
        <w:r w:rsidR="002109F7" w:rsidDel="007C6C83">
          <w:rPr>
            <w:rFonts w:hint="eastAsia"/>
          </w:rPr>
          <w:delText>5</w:delText>
        </w:r>
        <w:r w:rsidRPr="002D3FEB" w:rsidDel="007C6C83">
          <w:delText>%</w:delText>
        </w:r>
      </w:del>
      <w:r w:rsidRPr="002D3FEB">
        <w:t xml:space="preserve">. </w:t>
      </w:r>
      <w:r w:rsidR="009E4FB1" w:rsidRPr="009E4FB1">
        <w:t>Fi</w:t>
      </w:r>
      <w:r w:rsidR="00946BD6">
        <w:t>gure 4 Panels K-L show the IRFs for the high and low influence subsample</w:t>
      </w:r>
      <w:r w:rsidR="003D6B3B">
        <w:rPr>
          <w:rFonts w:hint="eastAsia"/>
        </w:rPr>
        <w:t xml:space="preserve"> to further compare the economic magnitude</w:t>
      </w:r>
      <w:r w:rsidR="00946BD6">
        <w:t>. For</w:t>
      </w:r>
      <w:r w:rsidR="009E4FB1" w:rsidRPr="009E4FB1">
        <w:t xml:space="preserve"> the high influence subsample</w:t>
      </w:r>
      <w:r w:rsidR="00946BD6">
        <w:t xml:space="preserve"> in Panel K</w:t>
      </w:r>
      <w:r w:rsidR="009E4FB1" w:rsidRPr="009E4FB1">
        <w:t xml:space="preserve">, a one standard deviation shock to retail flows </w:t>
      </w:r>
      <w:r w:rsidR="009E4FB1" w:rsidRPr="002D3FEB">
        <w:t>is associated with</w:t>
      </w:r>
      <w:r w:rsidR="009E4FB1" w:rsidRPr="009E4FB1">
        <w:t xml:space="preserve"> a </w:t>
      </w:r>
      <w:del w:id="636" w:author="Siyang Li" w:date="2026-08-07T10:59:00Z" w16du:dateUtc="2026-08-07T02:59:00Z">
        <w:r w:rsidR="009E4FB1" w:rsidRPr="009E4FB1" w:rsidDel="00563311">
          <w:delText xml:space="preserve">10 </w:delText>
        </w:r>
      </w:del>
      <w:ins w:id="637" w:author="Siyang Li" w:date="2026-08-07T10:59:00Z" w16du:dateUtc="2026-08-07T02:59:00Z">
        <w:r w:rsidR="00563311" w:rsidRPr="009E4FB1">
          <w:t>1</w:t>
        </w:r>
        <w:r w:rsidR="00563311">
          <w:rPr>
            <w:rFonts w:hint="eastAsia"/>
          </w:rPr>
          <w:t>9</w:t>
        </w:r>
        <w:r w:rsidR="00563311" w:rsidRPr="009E4FB1">
          <w:t xml:space="preserve"> </w:t>
        </w:r>
      </w:ins>
      <w:r w:rsidR="009E4FB1" w:rsidRPr="009E4FB1">
        <w:t>bp</w:t>
      </w:r>
      <w:del w:id="638" w:author="Siyang Li" w:date="2026-08-12T14:52:00Z" w16du:dateUtc="2026-08-12T06:52:00Z">
        <w:r w:rsidR="009E4FB1" w:rsidRPr="009E4FB1" w:rsidDel="007B70D5">
          <w:delText>s</w:delText>
        </w:r>
      </w:del>
      <w:r w:rsidR="009E4FB1" w:rsidRPr="009E4FB1">
        <w:t xml:space="preserve"> increase in</w:t>
      </w:r>
      <w:r w:rsidR="00C77EF6">
        <w:t xml:space="preserve"> the</w:t>
      </w:r>
      <w:r w:rsidR="009E4FB1" w:rsidRPr="009E4FB1">
        <w:t xml:space="preserve"> daily average return for week 1, with </w:t>
      </w:r>
      <w:r w:rsidR="00946BD6">
        <w:t xml:space="preserve">the effect fading after </w:t>
      </w:r>
      <w:del w:id="639" w:author="Siyang Li" w:date="2026-08-07T10:59:00Z" w16du:dateUtc="2026-08-07T02:59:00Z">
        <w:r w:rsidR="00946BD6" w:rsidDel="00563311">
          <w:delText xml:space="preserve">4 </w:delText>
        </w:r>
      </w:del>
      <w:ins w:id="640" w:author="Siyang Li" w:date="2026-08-07T10:59:00Z" w16du:dateUtc="2026-08-07T02:59:00Z">
        <w:r w:rsidR="00563311">
          <w:rPr>
            <w:rFonts w:hint="eastAsia"/>
          </w:rPr>
          <w:t>6</w:t>
        </w:r>
        <w:r w:rsidR="00563311">
          <w:t xml:space="preserve"> </w:t>
        </w:r>
      </w:ins>
      <w:r w:rsidR="00946BD6">
        <w:t>weeks</w:t>
      </w:r>
      <w:r w:rsidR="00C77EF6">
        <w:t>.</w:t>
      </w:r>
      <w:r w:rsidR="00946BD6">
        <w:t xml:space="preserve"> </w:t>
      </w:r>
      <w:r w:rsidR="00C77EF6">
        <w:t xml:space="preserve">Meanwhile, </w:t>
      </w:r>
      <w:r w:rsidR="00946BD6">
        <w:t>for</w:t>
      </w:r>
      <w:r w:rsidR="009E4FB1" w:rsidRPr="009E4FB1">
        <w:t xml:space="preserve"> the low influence subsample</w:t>
      </w:r>
      <w:r w:rsidR="00946BD6">
        <w:t xml:space="preserve"> in Panel L</w:t>
      </w:r>
      <w:r w:rsidR="009E4FB1" w:rsidRPr="009E4FB1">
        <w:t xml:space="preserve">, the same shock </w:t>
      </w:r>
      <w:r w:rsidR="009E4FB1" w:rsidRPr="002D3FEB">
        <w:rPr>
          <w:rFonts w:hint="eastAsia"/>
        </w:rPr>
        <w:t>is associated with</w:t>
      </w:r>
      <w:r w:rsidR="009E4FB1" w:rsidRPr="009E4FB1">
        <w:t xml:space="preserve"> a </w:t>
      </w:r>
      <w:del w:id="641" w:author="Siyang Li" w:date="2026-08-07T11:06:00Z" w16du:dateUtc="2026-08-07T03:06:00Z">
        <w:r w:rsidR="009E4FB1" w:rsidRPr="009E4FB1" w:rsidDel="00D61694">
          <w:delText xml:space="preserve">1 </w:delText>
        </w:r>
      </w:del>
      <w:ins w:id="642" w:author="Siyang Li" w:date="2026-08-07T11:06:00Z" w16du:dateUtc="2026-08-07T03:06:00Z">
        <w:r w:rsidR="00D61694">
          <w:rPr>
            <w:rFonts w:hint="eastAsia"/>
          </w:rPr>
          <w:t>2</w:t>
        </w:r>
        <w:r w:rsidR="00D61694" w:rsidRPr="009E4FB1">
          <w:t xml:space="preserve"> </w:t>
        </w:r>
      </w:ins>
      <w:r w:rsidR="009E4FB1" w:rsidRPr="009E4FB1">
        <w:t>bp</w:t>
      </w:r>
      <w:del w:id="643" w:author="Siyang Li" w:date="2026-08-07T10:59:00Z" w16du:dateUtc="2026-08-07T02:59:00Z">
        <w:r w:rsidR="009E4FB1" w:rsidRPr="009E4FB1" w:rsidDel="00563311">
          <w:delText>s</w:delText>
        </w:r>
      </w:del>
      <w:r w:rsidR="009E4FB1" w:rsidRPr="009E4FB1">
        <w:t xml:space="preserve"> increase for the next week, </w:t>
      </w:r>
      <w:r w:rsidR="00946BD6">
        <w:t xml:space="preserve">which </w:t>
      </w:r>
      <w:r w:rsidR="009E4FB1" w:rsidRPr="009E4FB1">
        <w:t>becom</w:t>
      </w:r>
      <w:r w:rsidR="00946BD6">
        <w:t>es</w:t>
      </w:r>
      <w:r w:rsidR="009E4FB1" w:rsidRPr="009E4FB1">
        <w:t xml:space="preserve"> insignificant by week 2. Overall, these results indicate that retail flows have stronger predictive power for future returns </w:t>
      </w:r>
      <w:r w:rsidR="009E4FB1" w:rsidRPr="002D3FEB">
        <w:t>for firms</w:t>
      </w:r>
      <w:r w:rsidR="009E4FB1" w:rsidRPr="009E4FB1">
        <w:t xml:space="preserve"> in high influence networks.</w:t>
      </w:r>
    </w:p>
    <w:p w14:paraId="63C0A048" w14:textId="7FD0AD95" w:rsidR="00E3113E" w:rsidRPr="002D3FEB" w:rsidRDefault="00085E43" w:rsidP="00546CA4">
      <w:pPr>
        <w:spacing w:line="480" w:lineRule="auto"/>
        <w:ind w:firstLine="720"/>
        <w:jc w:val="both"/>
      </w:pPr>
      <w:ins w:id="644" w:author="Siyang Li" w:date="2026-08-20T20:17:00Z">
        <w:r w:rsidRPr="00085E43">
          <w:t>We acknowledge that retail flow should not be interpreted as a direct proxy for naïve investors’ trading.</w:t>
        </w:r>
      </w:ins>
      <w:ins w:id="645" w:author="Siyang Li" w:date="2026-08-20T20:17:00Z" w16du:dateUtc="2026-08-20T12:17:00Z">
        <w:r>
          <w:rPr>
            <w:rFonts w:hint="eastAsia"/>
          </w:rPr>
          <w:t xml:space="preserve"> </w:t>
        </w:r>
      </w:ins>
      <w:ins w:id="646" w:author="Siyang Li" w:date="2026-08-20T20:19:00Z" w16du:dateUtc="2026-08-20T12:19:00Z">
        <w:r w:rsidR="00BC6594">
          <w:rPr>
            <w:rFonts w:hint="eastAsia"/>
          </w:rPr>
          <w:t>On the one hand, o</w:t>
        </w:r>
      </w:ins>
      <w:ins w:id="647" w:author="Siyang Li" w:date="2026-08-16T22:18:00Z">
        <w:r w:rsidR="00E3113E" w:rsidRPr="00E3113E">
          <w:t xml:space="preserve">ur retail-flow measure captures market-wide retail trading and does not identify whether a particular trade is initiated by a Reddit user. Thus, retail flow can originate from investors outside social-media platforms. </w:t>
        </w:r>
      </w:ins>
      <w:ins w:id="648" w:author="Siyang Li" w:date="2026-08-20T20:19:00Z" w16du:dateUtc="2026-08-20T12:19:00Z">
        <w:r w:rsidR="00274CF7">
          <w:rPr>
            <w:rFonts w:hint="eastAsia"/>
          </w:rPr>
          <w:t>On the other hand, r</w:t>
        </w:r>
      </w:ins>
      <w:ins w:id="649" w:author="Siyang Li" w:date="2026-08-16T22:18:00Z">
        <w:r w:rsidR="00E3113E" w:rsidRPr="00E3113E">
          <w:t xml:space="preserve">ational, fanatic, and naïve are belief types among Reddit users rather than classifications of retail versus institutional investors, and users of all three types may trade through retail channels. Aggregate retail flow may </w:t>
        </w:r>
        <w:r w:rsidR="00E3113E" w:rsidRPr="00E3113E">
          <w:lastRenderedPageBreak/>
          <w:t xml:space="preserve">therefore reflect trading by all three Reddit agent types. </w:t>
        </w:r>
      </w:ins>
      <w:ins w:id="650" w:author="Siyang Li" w:date="2026-08-20T20:20:00Z">
        <w:r w:rsidR="003C2F63" w:rsidRPr="003C2F63">
          <w:t>Consistent with this interpretation, previous literature shows that retail trading</w:t>
        </w:r>
      </w:ins>
      <w:ins w:id="651" w:author="Siyang Li" w:date="2026-08-16T22:18:00Z">
        <w:r w:rsidR="00E3113E" w:rsidRPr="00E3113E">
          <w:t xml:space="preserve"> can contain both behavioral demand and information (Barber, Odean, and Zhu, 2009; Kelley and Tetlock, 2013; Boehmer et al., 2021). </w:t>
        </w:r>
      </w:ins>
      <w:ins w:id="652" w:author="Siyang Li" w:date="2026-08-20T20:20:00Z" w16du:dateUtc="2026-08-20T12:20:00Z">
        <w:r w:rsidR="00862E0E">
          <w:rPr>
            <w:rFonts w:hint="eastAsia"/>
          </w:rPr>
          <w:t>T</w:t>
        </w:r>
      </w:ins>
      <w:ins w:id="653" w:author="Siyang Li" w:date="2026-08-16T22:18:00Z">
        <w:r w:rsidR="00E3113E" w:rsidRPr="00E3113E">
          <w:t>his does not imply that Reddit tone is merely noise, because the two measures intentionally capture different populations. We also acknowledge that retail flow may include informed retail trading. Indeed, Kelley and Tetlock (2013) show that some retail orders contain information about subsequent fundamentals and returns.</w:t>
        </w:r>
      </w:ins>
    </w:p>
    <w:p w14:paraId="66DC8D8B" w14:textId="2C3253DD" w:rsidR="00562A51" w:rsidRPr="002D3FEB" w:rsidRDefault="00562A51" w:rsidP="00562A51">
      <w:pPr>
        <w:keepNext/>
        <w:spacing w:line="480" w:lineRule="auto"/>
        <w:jc w:val="both"/>
        <w:rPr>
          <w:b/>
        </w:rPr>
      </w:pPr>
      <w:r w:rsidRPr="002D3FEB">
        <w:rPr>
          <w:b/>
        </w:rPr>
        <w:t>4.4 Social Network and Trading Dynamics of Short Sellers</w:t>
      </w:r>
    </w:p>
    <w:p w14:paraId="4438E827" w14:textId="4CBC2092" w:rsidR="00D822BB" w:rsidRDefault="00946BD6" w:rsidP="00B76D59">
      <w:pPr>
        <w:spacing w:line="480" w:lineRule="auto"/>
        <w:ind w:firstLine="720"/>
        <w:jc w:val="both"/>
      </w:pPr>
      <w:r>
        <w:t xml:space="preserve">Short-sellers are generally considered to be more sophisticated than retail investors. </w:t>
      </w:r>
      <w:r w:rsidR="00D822BB" w:rsidRPr="002D3FEB">
        <w:t xml:space="preserve">H6 states that </w:t>
      </w:r>
      <w:r>
        <w:t xml:space="preserve">the relation between short-selling and social media might be more complicated, which might </w:t>
      </w:r>
      <w:r w:rsidR="00DB5403" w:rsidRPr="00DB5403">
        <w:t xml:space="preserve">depend on the costs and benefits of </w:t>
      </w:r>
      <w:r>
        <w:t xml:space="preserve">short-selling. Meanwhile, </w:t>
      </w:r>
      <w:r w:rsidR="0094279A">
        <w:rPr>
          <w:rFonts w:hint="eastAsia"/>
        </w:rPr>
        <w:t>the</w:t>
      </w:r>
      <w:r w:rsidR="00101465">
        <w:rPr>
          <w:rFonts w:hint="eastAsia"/>
        </w:rPr>
        <w:t>se</w:t>
      </w:r>
      <w:r w:rsidR="0094279A">
        <w:rPr>
          <w:rFonts w:hint="eastAsia"/>
        </w:rPr>
        <w:t xml:space="preserve"> costs and benefits </w:t>
      </w:r>
      <w:r w:rsidR="00101465">
        <w:rPr>
          <w:rFonts w:hint="eastAsia"/>
        </w:rPr>
        <w:t>are</w:t>
      </w:r>
      <w:r w:rsidR="0094279A">
        <w:rPr>
          <w:rFonts w:hint="eastAsia"/>
        </w:rPr>
        <w:t xml:space="preserve"> </w:t>
      </w:r>
      <w:r>
        <w:t xml:space="preserve">likely </w:t>
      </w:r>
      <w:r w:rsidR="0094279A">
        <w:rPr>
          <w:rFonts w:hint="eastAsia"/>
        </w:rPr>
        <w:t>correlated with agent influence</w:t>
      </w:r>
      <w:r>
        <w:t>. Therefore,</w:t>
      </w:r>
      <w:r w:rsidR="0094279A">
        <w:rPr>
          <w:rFonts w:hint="eastAsia"/>
        </w:rPr>
        <w:t xml:space="preserve"> i</w:t>
      </w:r>
      <w:r w:rsidR="00D822BB" w:rsidRPr="002D3FEB">
        <w:t xml:space="preserve">f short sellers understand </w:t>
      </w:r>
      <w:r w:rsidR="001C7313">
        <w:t xml:space="preserve">the </w:t>
      </w:r>
      <w:r w:rsidR="00D822BB" w:rsidRPr="002D3FEB">
        <w:t>social network</w:t>
      </w:r>
      <w:r w:rsidR="00892877" w:rsidRPr="002D3FEB">
        <w:t>’</w:t>
      </w:r>
      <w:r w:rsidR="00892877" w:rsidRPr="002D3FEB">
        <w:rPr>
          <w:rFonts w:hint="eastAsia"/>
        </w:rPr>
        <w:t>s</w:t>
      </w:r>
      <w:r w:rsidR="00D822BB" w:rsidRPr="002D3FEB">
        <w:t xml:space="preserve"> effect o</w:t>
      </w:r>
      <w:r w:rsidR="00B16508" w:rsidRPr="002D3FEB">
        <w:t xml:space="preserve">n prices and </w:t>
      </w:r>
      <w:r w:rsidR="008C6D6E" w:rsidRPr="002D3FEB">
        <w:rPr>
          <w:rFonts w:hint="eastAsia"/>
        </w:rPr>
        <w:t>trade accordingly</w:t>
      </w:r>
      <w:r w:rsidR="00B16508" w:rsidRPr="002D3FEB">
        <w:t xml:space="preserve">, </w:t>
      </w:r>
      <w:r w:rsidR="00DB5403">
        <w:rPr>
          <w:rFonts w:hint="eastAsia"/>
        </w:rPr>
        <w:t>the relation between</w:t>
      </w:r>
      <w:r w:rsidR="00370578" w:rsidRPr="002D3FEB">
        <w:t xml:space="preserve"> </w:t>
      </w:r>
      <w:r w:rsidR="00DB5403">
        <w:rPr>
          <w:rFonts w:hint="eastAsia"/>
        </w:rPr>
        <w:t>agent views and future shorting flows</w:t>
      </w:r>
      <w:r w:rsidR="00370578" w:rsidRPr="002D3FEB">
        <w:t xml:space="preserve"> </w:t>
      </w:r>
      <w:r w:rsidR="00DB5403">
        <w:rPr>
          <w:rFonts w:hint="eastAsia"/>
        </w:rPr>
        <w:t xml:space="preserve">may </w:t>
      </w:r>
      <w:r w:rsidR="00AE0E01">
        <w:rPr>
          <w:rFonts w:hint="eastAsia"/>
        </w:rPr>
        <w:t>differ</w:t>
      </w:r>
      <w:r w:rsidR="00DB5403">
        <w:rPr>
          <w:rFonts w:hint="eastAsia"/>
        </w:rPr>
        <w:t xml:space="preserve"> </w:t>
      </w:r>
      <w:r w:rsidR="00101465">
        <w:rPr>
          <w:rFonts w:hint="eastAsia"/>
        </w:rPr>
        <w:t>across</w:t>
      </w:r>
      <w:r w:rsidR="00DB5403">
        <w:rPr>
          <w:rFonts w:hint="eastAsia"/>
        </w:rPr>
        <w:t xml:space="preserve"> networks with </w:t>
      </w:r>
      <w:r w:rsidR="00101465">
        <w:rPr>
          <w:rFonts w:hint="eastAsia"/>
        </w:rPr>
        <w:t>high and low</w:t>
      </w:r>
      <w:r w:rsidR="00DB5403">
        <w:rPr>
          <w:rFonts w:hint="eastAsia"/>
        </w:rPr>
        <w:t xml:space="preserve"> influence</w:t>
      </w:r>
      <w:r w:rsidR="00D822BB" w:rsidRPr="002D3FEB">
        <w:t>.</w:t>
      </w:r>
    </w:p>
    <w:p w14:paraId="65D31DF2" w14:textId="6F6C4039" w:rsidR="009E6975" w:rsidRPr="002D3FEB" w:rsidRDefault="00C411D5" w:rsidP="00CB78AB">
      <w:pPr>
        <w:spacing w:line="480" w:lineRule="auto"/>
        <w:ind w:firstLine="720"/>
        <w:jc w:val="both"/>
      </w:pPr>
      <w:r w:rsidRPr="002D3FEB">
        <w:t>In Table 5</w:t>
      </w:r>
      <w:r w:rsidRPr="002D3FEB">
        <w:rPr>
          <w:rFonts w:hint="eastAsia"/>
        </w:rPr>
        <w:t xml:space="preserve"> Panel A</w:t>
      </w:r>
      <w:r w:rsidR="0008787B" w:rsidRPr="002D3FEB">
        <w:t xml:space="preserve">, we present </w:t>
      </w:r>
      <w:r w:rsidR="00B16508" w:rsidRPr="002D3FEB">
        <w:t xml:space="preserve">the coefficients </w:t>
      </w:r>
      <w:r w:rsidR="009D491F" w:rsidRPr="002D3FEB">
        <w:rPr>
          <w:rFonts w:hint="eastAsia"/>
        </w:rPr>
        <w:t>of</w:t>
      </w:r>
      <w:r w:rsidR="00B16508" w:rsidRPr="002D3FEB">
        <w:t xml:space="preserve"> past tone</w:t>
      </w:r>
      <w:r w:rsidR="00D50573" w:rsidRPr="002D3FEB">
        <w:rPr>
          <w:rFonts w:hint="eastAsia"/>
        </w:rPr>
        <w:t xml:space="preserve"> variables</w:t>
      </w:r>
      <w:r w:rsidR="00B16508" w:rsidRPr="002D3FEB">
        <w:t xml:space="preserve"> predict</w:t>
      </w:r>
      <w:r w:rsidR="009D491F" w:rsidRPr="002D3FEB">
        <w:rPr>
          <w:rFonts w:hint="eastAsia"/>
        </w:rPr>
        <w:t>ing</w:t>
      </w:r>
      <w:r w:rsidR="00B16508" w:rsidRPr="002D3FEB">
        <w:t xml:space="preserve"> future short</w:t>
      </w:r>
      <w:r w:rsidR="009D491F" w:rsidRPr="002D3FEB">
        <w:rPr>
          <w:rFonts w:hint="eastAsia"/>
        </w:rPr>
        <w:t>ing</w:t>
      </w:r>
      <w:r w:rsidR="00B16508" w:rsidRPr="002D3FEB">
        <w:t xml:space="preserve"> flow</w:t>
      </w:r>
      <w:r w:rsidR="009D491F" w:rsidRPr="002D3FEB">
        <w:rPr>
          <w:rFonts w:hint="eastAsia"/>
        </w:rPr>
        <w:t>s</w:t>
      </w:r>
      <w:r w:rsidR="0008787B" w:rsidRPr="002D3FEB">
        <w:t xml:space="preserve">. </w:t>
      </w:r>
      <w:r w:rsidR="00B57916">
        <w:rPr>
          <w:rFonts w:hint="eastAsia"/>
        </w:rPr>
        <w:t>T</w:t>
      </w:r>
      <w:r w:rsidR="00B57916" w:rsidRPr="002D3FEB">
        <w:t xml:space="preserve">he </w:t>
      </w:r>
      <w:r w:rsidR="009B3E7E" w:rsidRPr="002D3FEB">
        <w:t>whole sample</w:t>
      </w:r>
      <w:r w:rsidR="00B57916">
        <w:rPr>
          <w:rFonts w:hint="eastAsia"/>
        </w:rPr>
        <w:t xml:space="preserve"> result</w:t>
      </w:r>
      <w:r w:rsidR="009B3E7E" w:rsidRPr="002D3FEB">
        <w:t xml:space="preserve"> in column I</w:t>
      </w:r>
      <w:r w:rsidR="00B57916">
        <w:rPr>
          <w:rFonts w:hint="eastAsia"/>
        </w:rPr>
        <w:t xml:space="preserve"> shows that t</w:t>
      </w:r>
      <w:r w:rsidR="00EE3210" w:rsidRPr="002D3FEB">
        <w:t>he coefficient</w:t>
      </w:r>
      <w:r w:rsidR="00FC0263">
        <w:rPr>
          <w:rFonts w:hint="eastAsia"/>
        </w:rPr>
        <w:t>s</w:t>
      </w:r>
      <w:r w:rsidR="00EE3210" w:rsidRPr="002D3FEB">
        <w:t xml:space="preserve"> </w:t>
      </w:r>
      <w:r w:rsidR="0006090F" w:rsidRPr="002D3FEB">
        <w:t>on</w:t>
      </w:r>
      <w:r w:rsidR="0059138F" w:rsidRPr="002D3FEB">
        <w:t xml:space="preserve"> </w:t>
      </w:r>
      <w:r w:rsidR="00FC0263">
        <w:rPr>
          <w:rFonts w:hint="eastAsia"/>
        </w:rPr>
        <w:t>agent tones</w:t>
      </w:r>
      <w:r w:rsidR="00EE3210" w:rsidRPr="002D3FEB">
        <w:t xml:space="preserve"> </w:t>
      </w:r>
      <w:r w:rsidR="00FC0263">
        <w:rPr>
          <w:rFonts w:hint="eastAsia"/>
        </w:rPr>
        <w:t xml:space="preserve">are </w:t>
      </w:r>
      <w:del w:id="654" w:author="Siyang Li" w:date="2026-08-07T11:17:00Z" w16du:dateUtc="2026-08-07T03:17:00Z">
        <w:r w:rsidR="00946BD6" w:rsidDel="00CB5634">
          <w:delText xml:space="preserve">all </w:delText>
        </w:r>
        <w:r w:rsidR="00FC0263" w:rsidDel="00CB5634">
          <w:rPr>
            <w:rFonts w:hint="eastAsia"/>
          </w:rPr>
          <w:delText>negative</w:delText>
        </w:r>
        <w:r w:rsidR="00946BD6" w:rsidDel="00CB5634">
          <w:delText xml:space="preserve"> and</w:delText>
        </w:r>
        <w:r w:rsidR="0050693C" w:rsidRPr="002D3FEB" w:rsidDel="00CB5634">
          <w:delText xml:space="preserve"> statistically</w:delText>
        </w:r>
      </w:del>
      <w:ins w:id="655" w:author="Siyang Li" w:date="2026-08-07T11:17:00Z" w16du:dateUtc="2026-08-07T03:17:00Z">
        <w:r w:rsidR="00CB5634">
          <w:rPr>
            <w:rFonts w:hint="eastAsia"/>
          </w:rPr>
          <w:t>in</w:t>
        </w:r>
      </w:ins>
      <w:del w:id="656" w:author="Siyang Li" w:date="2026-08-07T11:17:00Z" w16du:dateUtc="2026-08-07T03:17:00Z">
        <w:r w:rsidR="0050693C" w:rsidRPr="002D3FEB" w:rsidDel="00CB5634">
          <w:delText xml:space="preserve"> </w:delText>
        </w:r>
      </w:del>
      <w:r w:rsidR="0050693C" w:rsidRPr="002D3FEB">
        <w:t>significant</w:t>
      </w:r>
      <w:r w:rsidR="00FC0263">
        <w:rPr>
          <w:rFonts w:hint="eastAsia"/>
        </w:rPr>
        <w:t>,</w:t>
      </w:r>
      <w:r w:rsidR="00EE3210" w:rsidRPr="002D3FEB">
        <w:t xml:space="preserve"> </w:t>
      </w:r>
      <w:r w:rsidR="0050693C">
        <w:rPr>
          <w:color w:val="000000"/>
          <w:kern w:val="24"/>
        </w:rPr>
        <w:t>implying</w:t>
      </w:r>
      <w:r w:rsidR="0050693C">
        <w:rPr>
          <w:rFonts w:hint="eastAsia"/>
          <w:color w:val="000000"/>
          <w:kern w:val="24"/>
        </w:rPr>
        <w:t xml:space="preserve"> that</w:t>
      </w:r>
      <w:r w:rsidR="0050693C">
        <w:rPr>
          <w:color w:val="000000"/>
          <w:kern w:val="24"/>
        </w:rPr>
        <w:t xml:space="preserve"> social media </w:t>
      </w:r>
      <w:r w:rsidR="0050693C">
        <w:rPr>
          <w:rFonts w:hint="eastAsia"/>
          <w:color w:val="000000"/>
          <w:kern w:val="24"/>
        </w:rPr>
        <w:t>tones</w:t>
      </w:r>
      <w:r w:rsidR="0050693C">
        <w:rPr>
          <w:color w:val="000000"/>
          <w:kern w:val="24"/>
        </w:rPr>
        <w:t xml:space="preserve"> </w:t>
      </w:r>
      <w:r w:rsidR="001C7313">
        <w:rPr>
          <w:color w:val="000000"/>
          <w:kern w:val="24"/>
        </w:rPr>
        <w:t xml:space="preserve">do not </w:t>
      </w:r>
      <w:r w:rsidR="00946BD6">
        <w:rPr>
          <w:color w:val="000000"/>
          <w:kern w:val="24"/>
        </w:rPr>
        <w:t xml:space="preserve">predict future shorting flows. The Granger causality p-values at the bottom and the </w:t>
      </w:r>
      <w:r w:rsidR="00B97445" w:rsidRPr="001359AA">
        <w:t>corresponding IRFs</w:t>
      </w:r>
      <w:r w:rsidR="00946BD6" w:rsidRPr="00946BD6">
        <w:t xml:space="preserve"> </w:t>
      </w:r>
      <w:r w:rsidR="00946BD6">
        <w:t>(</w:t>
      </w:r>
      <w:r w:rsidR="00946BD6" w:rsidRPr="001359AA">
        <w:t>Figure 5 Panel</w:t>
      </w:r>
      <w:r w:rsidR="00946BD6">
        <w:t>s</w:t>
      </w:r>
      <w:r w:rsidR="00946BD6" w:rsidRPr="001359AA">
        <w:t xml:space="preserve"> A-C</w:t>
      </w:r>
      <w:r w:rsidR="00946BD6">
        <w:t>)</w:t>
      </w:r>
      <w:r w:rsidR="00B97445" w:rsidRPr="001359AA">
        <w:t xml:space="preserve"> </w:t>
      </w:r>
      <w:r w:rsidR="00946BD6">
        <w:t xml:space="preserve">provide similar inferences. </w:t>
      </w:r>
    </w:p>
    <w:p w14:paraId="706210E0" w14:textId="03140D5B" w:rsidR="00BF7B0B" w:rsidRDefault="00277B39" w:rsidP="00C411D5">
      <w:pPr>
        <w:spacing w:line="480" w:lineRule="auto"/>
        <w:ind w:firstLine="720"/>
        <w:jc w:val="both"/>
      </w:pPr>
      <w:r>
        <w:rPr>
          <w:rFonts w:hint="eastAsia"/>
        </w:rPr>
        <w:t>R</w:t>
      </w:r>
      <w:r w:rsidR="000C7B78" w:rsidRPr="002D3FEB">
        <w:rPr>
          <w:rFonts w:hint="eastAsia"/>
        </w:rPr>
        <w:t>egarding whether</w:t>
      </w:r>
      <w:r w:rsidR="00EE245B" w:rsidRPr="002D3FEB">
        <w:t xml:space="preserve"> the dynamics</w:t>
      </w:r>
      <w:r w:rsidR="000C7B78" w:rsidRPr="002D3FEB">
        <w:rPr>
          <w:rFonts w:hint="eastAsia"/>
        </w:rPr>
        <w:t xml:space="preserve"> between</w:t>
      </w:r>
      <w:r w:rsidR="00EE245B" w:rsidRPr="002D3FEB">
        <w:t xml:space="preserve"> agents’ tone</w:t>
      </w:r>
      <w:r w:rsidR="00740F00" w:rsidRPr="002D3FEB">
        <w:rPr>
          <w:rFonts w:hint="eastAsia"/>
        </w:rPr>
        <w:t>s</w:t>
      </w:r>
      <w:r w:rsidR="00EE245B" w:rsidRPr="002D3FEB">
        <w:t xml:space="preserve"> and </w:t>
      </w:r>
      <w:r w:rsidR="00EE245B" w:rsidRPr="002D3FEB">
        <w:rPr>
          <w:rFonts w:hint="eastAsia"/>
        </w:rPr>
        <w:t>sho</w:t>
      </w:r>
      <w:r w:rsidR="00C411D5" w:rsidRPr="002D3FEB">
        <w:t>rt</w:t>
      </w:r>
      <w:r w:rsidR="000C7B78" w:rsidRPr="002D3FEB">
        <w:rPr>
          <w:rFonts w:hint="eastAsia"/>
        </w:rPr>
        <w:t>ing</w:t>
      </w:r>
      <w:r w:rsidR="00EE245B" w:rsidRPr="002D3FEB">
        <w:t xml:space="preserve"> flow</w:t>
      </w:r>
      <w:r w:rsidR="000C7B78" w:rsidRPr="002D3FEB">
        <w:rPr>
          <w:rFonts w:hint="eastAsia"/>
        </w:rPr>
        <w:t>s</w:t>
      </w:r>
      <w:r w:rsidR="00EE245B" w:rsidRPr="002D3FEB">
        <w:t xml:space="preserve"> </w:t>
      </w:r>
      <w:r w:rsidR="00086A01" w:rsidRPr="002D3FEB">
        <w:t>var</w:t>
      </w:r>
      <w:r w:rsidR="00FA45B6" w:rsidRPr="002D3FEB">
        <w:t>y</w:t>
      </w:r>
      <w:r w:rsidR="00086A01" w:rsidRPr="002D3FEB">
        <w:t xml:space="preserve"> </w:t>
      </w:r>
      <w:r w:rsidR="00EE245B" w:rsidRPr="002D3FEB">
        <w:t xml:space="preserve">with </w:t>
      </w:r>
      <w:r w:rsidR="00086A01" w:rsidRPr="002D3FEB">
        <w:t>agent</w:t>
      </w:r>
      <w:r w:rsidR="00EE245B" w:rsidRPr="002D3FEB">
        <w:t xml:space="preserve"> influence</w:t>
      </w:r>
      <w:r w:rsidR="00DC365D">
        <w:rPr>
          <w:rFonts w:hint="eastAsia"/>
        </w:rPr>
        <w:t>,</w:t>
      </w:r>
      <w:r w:rsidR="00DC365D" w:rsidRPr="002D3FEB">
        <w:t xml:space="preserve"> </w:t>
      </w:r>
      <w:r w:rsidR="00DC365D">
        <w:rPr>
          <w:rFonts w:hint="eastAsia"/>
        </w:rPr>
        <w:t>w</w:t>
      </w:r>
      <w:r w:rsidR="00DC365D" w:rsidRPr="002D3FEB">
        <w:t xml:space="preserve">e </w:t>
      </w:r>
      <w:r w:rsidR="00916441" w:rsidRPr="002D3FEB">
        <w:t xml:space="preserve">report </w:t>
      </w:r>
      <w:r w:rsidR="00BC3D22">
        <w:rPr>
          <w:rFonts w:hint="eastAsia"/>
        </w:rPr>
        <w:t>the</w:t>
      </w:r>
      <w:r w:rsidR="00BC3D22" w:rsidRPr="002D3FEB">
        <w:t xml:space="preserve"> </w:t>
      </w:r>
      <w:r w:rsidR="00916441" w:rsidRPr="002D3FEB">
        <w:t xml:space="preserve">results in </w:t>
      </w:r>
      <w:r w:rsidR="007E3A22" w:rsidRPr="002D3FEB">
        <w:rPr>
          <w:rFonts w:hint="eastAsia"/>
        </w:rPr>
        <w:t>column II and III</w:t>
      </w:r>
      <w:r w:rsidR="00997537" w:rsidRPr="002D3FEB">
        <w:t xml:space="preserve"> of </w:t>
      </w:r>
      <w:r w:rsidR="00916441" w:rsidRPr="002D3FEB">
        <w:t>Table 5</w:t>
      </w:r>
      <w:r w:rsidR="007E3A22" w:rsidRPr="002D3FEB">
        <w:rPr>
          <w:rFonts w:hint="eastAsia"/>
        </w:rPr>
        <w:t xml:space="preserve"> Panel A</w:t>
      </w:r>
      <w:r w:rsidR="00EB4311" w:rsidRPr="002D3FEB">
        <w:t>.</w:t>
      </w:r>
      <w:r w:rsidR="00EB4311" w:rsidRPr="002D3FEB" w:rsidDel="008D5E63">
        <w:t xml:space="preserve"> </w:t>
      </w:r>
      <w:r w:rsidR="00485461" w:rsidRPr="002D3FEB">
        <w:t>F</w:t>
      </w:r>
      <w:r w:rsidR="00355F0E" w:rsidRPr="002D3FEB">
        <w:t>or high influence</w:t>
      </w:r>
      <w:r w:rsidR="0011347D" w:rsidRPr="002D3FEB">
        <w:t xml:space="preserve"> subsample</w:t>
      </w:r>
      <w:r w:rsidR="00946BD6">
        <w:t xml:space="preserve"> in column II</w:t>
      </w:r>
      <w:r w:rsidR="00355F0E" w:rsidRPr="002D3FEB">
        <w:t xml:space="preserve">, </w:t>
      </w:r>
      <w:r w:rsidR="008A3FEA" w:rsidRPr="002D3FEB">
        <w:t>the coefficient</w:t>
      </w:r>
      <w:r w:rsidR="00742B42">
        <w:rPr>
          <w:rFonts w:hint="eastAsia"/>
        </w:rPr>
        <w:t>s</w:t>
      </w:r>
      <w:r w:rsidR="00C411D5" w:rsidRPr="002D3FEB">
        <w:t xml:space="preserve"> on </w:t>
      </w:r>
      <w:ins w:id="657" w:author="Siyang Li" w:date="2026-08-07T12:14:00Z" w16du:dateUtc="2026-08-07T04:14:00Z">
        <w:r w:rsidR="00E90342">
          <w:rPr>
            <w:rFonts w:hint="eastAsia"/>
          </w:rPr>
          <w:t>Rational</w:t>
        </w:r>
      </w:ins>
      <w:ins w:id="658" w:author="Siyang Li" w:date="2026-08-07T12:13:00Z" w16du:dateUtc="2026-08-07T04:13:00Z">
        <w:r w:rsidR="00C373C4" w:rsidRPr="002D3FEB">
          <w:t>Tone</w:t>
        </w:r>
        <w:r w:rsidR="00C373C4" w:rsidRPr="002D3FEB">
          <w:rPr>
            <w:rFonts w:hint="eastAsia"/>
          </w:rPr>
          <w:t xml:space="preserve"> </w:t>
        </w:r>
        <w:r w:rsidR="00C373C4" w:rsidRPr="002D3FEB">
          <w:t>(t-1)</w:t>
        </w:r>
        <w:r w:rsidR="00C373C4">
          <w:rPr>
            <w:rFonts w:hint="eastAsia"/>
          </w:rPr>
          <w:t xml:space="preserve">, </w:t>
        </w:r>
      </w:ins>
      <w:r w:rsidR="00742B42" w:rsidRPr="002D3FEB">
        <w:t>FanaticTone</w:t>
      </w:r>
      <w:r w:rsidR="00742B42" w:rsidRPr="002D3FEB">
        <w:rPr>
          <w:rFonts w:hint="eastAsia"/>
        </w:rPr>
        <w:t xml:space="preserve"> </w:t>
      </w:r>
      <w:r w:rsidR="00742B42" w:rsidRPr="002D3FEB">
        <w:t>(t-1)</w:t>
      </w:r>
      <w:r w:rsidR="00742B42">
        <w:rPr>
          <w:rFonts w:hint="eastAsia"/>
        </w:rPr>
        <w:t xml:space="preserve"> and </w:t>
      </w:r>
      <w:r w:rsidR="00742B42" w:rsidRPr="002D3FEB">
        <w:t>NaïveTone</w:t>
      </w:r>
      <w:r w:rsidR="00742B42" w:rsidRPr="002D3FEB">
        <w:rPr>
          <w:rFonts w:hint="eastAsia"/>
        </w:rPr>
        <w:t xml:space="preserve"> </w:t>
      </w:r>
      <w:r w:rsidR="00742B42" w:rsidRPr="002D3FEB">
        <w:t>(t-1)</w:t>
      </w:r>
      <w:r w:rsidR="00742B42">
        <w:rPr>
          <w:rFonts w:hint="eastAsia"/>
        </w:rPr>
        <w:t xml:space="preserve"> are -</w:t>
      </w:r>
      <w:r w:rsidR="00742B42" w:rsidRPr="002D3FEB">
        <w:t>0.</w:t>
      </w:r>
      <w:del w:id="659" w:author="Siyang Li" w:date="2026-08-07T12:18:00Z" w16du:dateUtc="2026-08-07T04:18:00Z">
        <w:r w:rsidR="00742B42" w:rsidRPr="002D3FEB" w:rsidDel="00EC1E5E">
          <w:delText>0</w:delText>
        </w:r>
        <w:r w:rsidR="00742B42" w:rsidDel="00EC1E5E">
          <w:rPr>
            <w:rFonts w:hint="eastAsia"/>
          </w:rPr>
          <w:delText>00</w:delText>
        </w:r>
        <w:r w:rsidR="00AC3327" w:rsidDel="00EC1E5E">
          <w:rPr>
            <w:rFonts w:hint="eastAsia"/>
          </w:rPr>
          <w:delText>4</w:delText>
        </w:r>
        <w:r w:rsidR="00742B42" w:rsidRPr="002D3FEB" w:rsidDel="00EC1E5E">
          <w:delText xml:space="preserve"> </w:delText>
        </w:r>
      </w:del>
      <w:ins w:id="660" w:author="Siyang Li" w:date="2026-08-07T12:18:00Z" w16du:dateUtc="2026-08-07T04:18:00Z">
        <w:r w:rsidR="00EC1E5E" w:rsidRPr="002D3FEB">
          <w:t>0</w:t>
        </w:r>
        <w:r w:rsidR="00EC1E5E">
          <w:rPr>
            <w:rFonts w:hint="eastAsia"/>
          </w:rPr>
          <w:t>1</w:t>
        </w:r>
      </w:ins>
      <w:ins w:id="661" w:author="Siyang Li" w:date="2026-08-16T15:21:00Z" w16du:dateUtc="2026-08-16T07:21:00Z">
        <w:r w:rsidR="00C80DA5">
          <w:rPr>
            <w:rFonts w:hint="eastAsia"/>
          </w:rPr>
          <w:t>7</w:t>
        </w:r>
      </w:ins>
      <w:ins w:id="662" w:author="Siyang Li" w:date="2026-08-07T12:18:00Z" w16du:dateUtc="2026-08-07T04:18:00Z">
        <w:r w:rsidR="00EC1E5E">
          <w:rPr>
            <w:rFonts w:hint="eastAsia"/>
          </w:rPr>
          <w:t>0</w:t>
        </w:r>
        <w:r w:rsidR="00EC1E5E" w:rsidRPr="002D3FEB">
          <w:t xml:space="preserve"> </w:t>
        </w:r>
      </w:ins>
      <w:r w:rsidR="00742B42" w:rsidRPr="002D3FEB">
        <w:t>(t-stat=</w:t>
      </w:r>
      <w:r w:rsidR="00742B42">
        <w:rPr>
          <w:rFonts w:hint="eastAsia"/>
        </w:rPr>
        <w:t>-</w:t>
      </w:r>
      <w:del w:id="663" w:author="Siyang Li" w:date="2026-08-07T12:18:00Z" w16du:dateUtc="2026-08-07T04:18:00Z">
        <w:r w:rsidR="00742B42" w:rsidRPr="002D3FEB" w:rsidDel="00EC1E5E">
          <w:delText>2.</w:delText>
        </w:r>
        <w:r w:rsidR="00AC3327" w:rsidDel="00EC1E5E">
          <w:rPr>
            <w:rFonts w:hint="eastAsia"/>
          </w:rPr>
          <w:delText>17</w:delText>
        </w:r>
      </w:del>
      <w:ins w:id="664" w:author="Siyang Li" w:date="2026-08-07T12:18:00Z" w16du:dateUtc="2026-08-07T04:18:00Z">
        <w:r w:rsidR="00EC1E5E">
          <w:rPr>
            <w:rFonts w:hint="eastAsia"/>
          </w:rPr>
          <w:t>4.9</w:t>
        </w:r>
      </w:ins>
      <w:ins w:id="665" w:author="Siyang Li" w:date="2026-08-16T15:21:00Z" w16du:dateUtc="2026-08-16T07:21:00Z">
        <w:r w:rsidR="00C80DA5">
          <w:rPr>
            <w:rFonts w:hint="eastAsia"/>
          </w:rPr>
          <w:t>8</w:t>
        </w:r>
      </w:ins>
      <w:r w:rsidR="00742B42" w:rsidRPr="002D3FEB">
        <w:t>)</w:t>
      </w:r>
      <w:ins w:id="666" w:author="Siyang Li" w:date="2026-08-07T12:14:00Z" w16du:dateUtc="2026-08-07T04:14:00Z">
        <w:r w:rsidR="008C1A6E">
          <w:rPr>
            <w:rFonts w:hint="eastAsia"/>
          </w:rPr>
          <w:t>, -</w:t>
        </w:r>
        <w:r w:rsidR="008C1A6E" w:rsidRPr="002D3FEB">
          <w:t>0.0</w:t>
        </w:r>
      </w:ins>
      <w:ins w:id="667" w:author="Siyang Li" w:date="2026-08-07T12:18:00Z" w16du:dateUtc="2026-08-07T04:18:00Z">
        <w:r w:rsidR="00EC1E5E">
          <w:rPr>
            <w:rFonts w:hint="eastAsia"/>
          </w:rPr>
          <w:t>1</w:t>
        </w:r>
      </w:ins>
      <w:ins w:id="668" w:author="Siyang Li" w:date="2026-08-16T15:21:00Z" w16du:dateUtc="2026-08-16T07:21:00Z">
        <w:r w:rsidR="00C80DA5">
          <w:rPr>
            <w:rFonts w:hint="eastAsia"/>
          </w:rPr>
          <w:t>62</w:t>
        </w:r>
      </w:ins>
      <w:ins w:id="669" w:author="Siyang Li" w:date="2026-08-07T12:14:00Z" w16du:dateUtc="2026-08-07T04:14:00Z">
        <w:r w:rsidR="008C1A6E" w:rsidRPr="002D3FEB">
          <w:t xml:space="preserve"> (t-stat=</w:t>
        </w:r>
        <w:r w:rsidR="008C1A6E">
          <w:rPr>
            <w:rFonts w:hint="eastAsia"/>
          </w:rPr>
          <w:t>-</w:t>
        </w:r>
      </w:ins>
      <w:ins w:id="670" w:author="Siyang Li" w:date="2026-08-07T12:18:00Z" w16du:dateUtc="2026-08-07T04:18:00Z">
        <w:r w:rsidR="00EC1E5E">
          <w:rPr>
            <w:rFonts w:hint="eastAsia"/>
          </w:rPr>
          <w:t>5.</w:t>
        </w:r>
      </w:ins>
      <w:ins w:id="671" w:author="Siyang Li" w:date="2026-08-16T15:21:00Z" w16du:dateUtc="2026-08-16T07:21:00Z">
        <w:r w:rsidR="00C80DA5">
          <w:rPr>
            <w:rFonts w:hint="eastAsia"/>
          </w:rPr>
          <w:t>16</w:t>
        </w:r>
      </w:ins>
      <w:ins w:id="672" w:author="Siyang Li" w:date="2026-08-07T12:14:00Z" w16du:dateUtc="2026-08-07T04:14:00Z">
        <w:r w:rsidR="008C1A6E" w:rsidRPr="002D3FEB">
          <w:t>)</w:t>
        </w:r>
      </w:ins>
      <w:r w:rsidR="00742B42">
        <w:rPr>
          <w:rFonts w:hint="eastAsia"/>
        </w:rPr>
        <w:t xml:space="preserve"> and -</w:t>
      </w:r>
      <w:r w:rsidR="00742B42" w:rsidRPr="002D3FEB">
        <w:t>0.</w:t>
      </w:r>
      <w:del w:id="673" w:author="Siyang Li" w:date="2026-08-07T12:18:00Z" w16du:dateUtc="2026-08-07T04:18:00Z">
        <w:r w:rsidR="00742B42" w:rsidRPr="002D3FEB" w:rsidDel="00EC1E5E">
          <w:delText>0</w:delText>
        </w:r>
        <w:r w:rsidR="00742B42" w:rsidDel="00EC1E5E">
          <w:rPr>
            <w:rFonts w:hint="eastAsia"/>
          </w:rPr>
          <w:delText>0</w:delText>
        </w:r>
        <w:r w:rsidR="00190074" w:rsidDel="00EC1E5E">
          <w:rPr>
            <w:rFonts w:hint="eastAsia"/>
          </w:rPr>
          <w:delText>09</w:delText>
        </w:r>
        <w:r w:rsidR="00742B42" w:rsidRPr="002D3FEB" w:rsidDel="00EC1E5E">
          <w:delText xml:space="preserve"> </w:delText>
        </w:r>
      </w:del>
      <w:ins w:id="674" w:author="Siyang Li" w:date="2026-08-07T12:18:00Z" w16du:dateUtc="2026-08-07T04:18:00Z">
        <w:r w:rsidR="00EC1E5E" w:rsidRPr="002D3FEB">
          <w:t>0</w:t>
        </w:r>
      </w:ins>
      <w:ins w:id="675" w:author="Siyang Li" w:date="2026-08-16T15:22:00Z" w16du:dateUtc="2026-08-16T07:22:00Z">
        <w:r w:rsidR="00C80DA5">
          <w:rPr>
            <w:rFonts w:hint="eastAsia"/>
          </w:rPr>
          <w:t>280</w:t>
        </w:r>
      </w:ins>
      <w:ins w:id="676" w:author="Siyang Li" w:date="2026-08-07T12:18:00Z" w16du:dateUtc="2026-08-07T04:18:00Z">
        <w:r w:rsidR="00EC1E5E" w:rsidRPr="002D3FEB">
          <w:t xml:space="preserve"> </w:t>
        </w:r>
      </w:ins>
      <w:r w:rsidR="00742B42" w:rsidRPr="002D3FEB">
        <w:t>(t-stat=</w:t>
      </w:r>
      <w:r w:rsidR="00742B42">
        <w:rPr>
          <w:rFonts w:hint="eastAsia"/>
        </w:rPr>
        <w:t>-</w:t>
      </w:r>
      <w:del w:id="677" w:author="Siyang Li" w:date="2026-08-07T12:18:00Z" w16du:dateUtc="2026-08-07T04:18:00Z">
        <w:r w:rsidR="00190074" w:rsidDel="00EC1E5E">
          <w:rPr>
            <w:rFonts w:hint="eastAsia"/>
          </w:rPr>
          <w:delText>2.18</w:delText>
        </w:r>
      </w:del>
      <w:ins w:id="678" w:author="Siyang Li" w:date="2026-08-16T15:22:00Z" w16du:dateUtc="2026-08-16T07:22:00Z">
        <w:r w:rsidR="00C80DA5">
          <w:rPr>
            <w:rFonts w:hint="eastAsia"/>
          </w:rPr>
          <w:t>5.02</w:t>
        </w:r>
      </w:ins>
      <w:r w:rsidR="00742B42" w:rsidRPr="002D3FEB">
        <w:t>)</w:t>
      </w:r>
      <w:r w:rsidR="00B37818">
        <w:rPr>
          <w:rFonts w:hint="eastAsia"/>
        </w:rPr>
        <w:t xml:space="preserve">, suggesting that </w:t>
      </w:r>
      <w:r w:rsidR="006076E5">
        <w:rPr>
          <w:rFonts w:hint="eastAsia"/>
        </w:rPr>
        <w:lastRenderedPageBreak/>
        <w:t xml:space="preserve">short sellers </w:t>
      </w:r>
      <w:r w:rsidR="00CF76C1">
        <w:rPr>
          <w:rFonts w:hint="eastAsia"/>
        </w:rPr>
        <w:t xml:space="preserve">significantly </w:t>
      </w:r>
      <w:r w:rsidR="002560A1" w:rsidRPr="002560A1">
        <w:t>reduce their shorting activities</w:t>
      </w:r>
      <w:r w:rsidR="00CF76C1">
        <w:rPr>
          <w:rFonts w:hint="eastAsia"/>
        </w:rPr>
        <w:t xml:space="preserve"> in respon</w:t>
      </w:r>
      <w:r w:rsidR="002560A1">
        <w:rPr>
          <w:rFonts w:hint="eastAsia"/>
        </w:rPr>
        <w:t>se</w:t>
      </w:r>
      <w:r w:rsidR="00CF76C1">
        <w:rPr>
          <w:rFonts w:hint="eastAsia"/>
        </w:rPr>
        <w:t xml:space="preserve"> to positive </w:t>
      </w:r>
      <w:ins w:id="679" w:author="Siyang Li" w:date="2026-08-07T12:19:00Z" w16du:dateUtc="2026-08-07T04:19:00Z">
        <w:r w:rsidR="00331262">
          <w:rPr>
            <w:rFonts w:hint="eastAsia"/>
          </w:rPr>
          <w:t xml:space="preserve">rational, </w:t>
        </w:r>
      </w:ins>
      <w:r w:rsidR="00CF76C1">
        <w:rPr>
          <w:rFonts w:hint="eastAsia"/>
        </w:rPr>
        <w:t xml:space="preserve">fanatic or </w:t>
      </w:r>
      <w:r w:rsidR="00CF76C1">
        <w:t>naïve</w:t>
      </w:r>
      <w:r w:rsidR="00CF76C1">
        <w:rPr>
          <w:rFonts w:hint="eastAsia"/>
        </w:rPr>
        <w:t xml:space="preserve"> tones</w:t>
      </w:r>
      <w:r w:rsidR="00C411D5" w:rsidRPr="002D3FEB">
        <w:t>.</w:t>
      </w:r>
      <w:r w:rsidR="00101D99">
        <w:t xml:space="preserve"> </w:t>
      </w:r>
      <w:r w:rsidR="00ED13CA">
        <w:t xml:space="preserve">The corresponding p-values </w:t>
      </w:r>
      <w:r w:rsidR="00ED13CA">
        <w:rPr>
          <w:rFonts w:hint="eastAsia"/>
        </w:rPr>
        <w:t xml:space="preserve">for the Granger causality tests are both lower than </w:t>
      </w:r>
      <w:del w:id="680" w:author="Siyang Li" w:date="2026-08-07T12:19:00Z" w16du:dateUtc="2026-08-07T04:19:00Z">
        <w:r w:rsidR="00ED13CA" w:rsidDel="00537B3B">
          <w:rPr>
            <w:rFonts w:hint="eastAsia"/>
          </w:rPr>
          <w:delText>5</w:delText>
        </w:r>
      </w:del>
      <w:ins w:id="681" w:author="Siyang Li" w:date="2026-08-07T12:19:00Z" w16du:dateUtc="2026-08-07T04:19:00Z">
        <w:r w:rsidR="00537B3B">
          <w:rPr>
            <w:rFonts w:hint="eastAsia"/>
          </w:rPr>
          <w:t>1</w:t>
        </w:r>
      </w:ins>
      <w:r w:rsidR="00ED13CA">
        <w:rPr>
          <w:rFonts w:hint="eastAsia"/>
        </w:rPr>
        <w:t>%.</w:t>
      </w:r>
      <w:r w:rsidR="00ED13CA">
        <w:t xml:space="preserve"> </w:t>
      </w:r>
      <w:r w:rsidR="002E2C52">
        <w:rPr>
          <w:rFonts w:hint="eastAsia"/>
        </w:rPr>
        <w:t>In contrast, f</w:t>
      </w:r>
      <w:r w:rsidR="002E2C52" w:rsidRPr="002D3FEB">
        <w:t>or</w:t>
      </w:r>
      <w:r w:rsidR="001C7313">
        <w:t xml:space="preserve"> the</w:t>
      </w:r>
      <w:r w:rsidR="002E2C52" w:rsidRPr="002D3FEB">
        <w:t xml:space="preserve"> </w:t>
      </w:r>
      <w:r w:rsidR="00550F4B" w:rsidRPr="002D3FEB">
        <w:t xml:space="preserve">low influence </w:t>
      </w:r>
      <w:r w:rsidR="0011347D" w:rsidRPr="002D3FEB">
        <w:t>subsample</w:t>
      </w:r>
      <w:r w:rsidR="00ED13CA">
        <w:t xml:space="preserve"> in column III</w:t>
      </w:r>
      <w:r w:rsidR="00550F4B" w:rsidRPr="002D3FEB">
        <w:t xml:space="preserve">, </w:t>
      </w:r>
      <w:del w:id="682" w:author="Siyang Li" w:date="2026-08-07T12:19:00Z" w16du:dateUtc="2026-08-07T04:19:00Z">
        <w:r w:rsidR="00ED13CA" w:rsidDel="007E360D">
          <w:delText>none of the</w:delText>
        </w:r>
      </w:del>
      <w:ins w:id="683" w:author="Siyang Li" w:date="2026-08-07T12:19:00Z" w16du:dateUtc="2026-08-07T04:19:00Z">
        <w:r w:rsidR="007E360D">
          <w:rPr>
            <w:rFonts w:hint="eastAsia"/>
          </w:rPr>
          <w:t>most</w:t>
        </w:r>
      </w:ins>
      <w:r w:rsidR="00ED13CA">
        <w:t xml:space="preserve"> </w:t>
      </w:r>
      <w:r w:rsidR="00266CE2" w:rsidRPr="002D3FEB">
        <w:t xml:space="preserve">coefficients </w:t>
      </w:r>
      <w:del w:id="684" w:author="Siyang Li" w:date="2026-08-07T12:19:00Z" w16du:dateUtc="2026-08-07T04:19:00Z">
        <w:r w:rsidR="00ED13CA" w:rsidDel="007E360D">
          <w:delText>is</w:delText>
        </w:r>
        <w:r w:rsidR="00A378E6" w:rsidDel="007E360D">
          <w:rPr>
            <w:rFonts w:hint="eastAsia"/>
          </w:rPr>
          <w:delText xml:space="preserve"> </w:delText>
        </w:r>
      </w:del>
      <w:ins w:id="685" w:author="Siyang Li" w:date="2026-08-07T12:19:00Z" w16du:dateUtc="2026-08-07T04:19:00Z">
        <w:r w:rsidR="007E360D">
          <w:rPr>
            <w:rFonts w:hint="eastAsia"/>
          </w:rPr>
          <w:t>are in</w:t>
        </w:r>
      </w:ins>
      <w:r w:rsidR="00ED13CA">
        <w:t>s</w:t>
      </w:r>
      <w:r w:rsidR="00107525" w:rsidRPr="002D3FEB">
        <w:t>ignificant</w:t>
      </w:r>
      <w:r w:rsidR="00266CE2" w:rsidRPr="002D3FEB">
        <w:t>.</w:t>
      </w:r>
    </w:p>
    <w:p w14:paraId="683D8FB7" w14:textId="4E949036" w:rsidR="005D2894" w:rsidRDefault="00ED13CA" w:rsidP="00C411D5">
      <w:pPr>
        <w:spacing w:line="480" w:lineRule="auto"/>
        <w:ind w:firstLine="720"/>
        <w:jc w:val="both"/>
      </w:pPr>
      <w:r>
        <w:t xml:space="preserve">From </w:t>
      </w:r>
      <w:r w:rsidR="00BF7B0B" w:rsidRPr="005143B8">
        <w:t>Figure 5 Panel D-F</w:t>
      </w:r>
      <w:r>
        <w:t xml:space="preserve">, </w:t>
      </w:r>
      <w:r w:rsidR="00BF7B0B" w:rsidRPr="002D3FEB">
        <w:t xml:space="preserve">the </w:t>
      </w:r>
      <w:r w:rsidR="00AD4383">
        <w:rPr>
          <w:rFonts w:hint="eastAsia"/>
        </w:rPr>
        <w:t>response</w:t>
      </w:r>
      <w:r w:rsidR="00AD4383" w:rsidRPr="002D3FEB">
        <w:t xml:space="preserve"> </w:t>
      </w:r>
      <w:r w:rsidR="00BF7B0B" w:rsidRPr="002D3FEB">
        <w:t xml:space="preserve">of a one standard deviation shock to </w:t>
      </w:r>
      <w:ins w:id="686" w:author="Siyang Li" w:date="2026-08-07T12:21:00Z" w16du:dateUtc="2026-08-07T04:21:00Z">
        <w:r w:rsidR="008971A8">
          <w:rPr>
            <w:rFonts w:hint="eastAsia"/>
          </w:rPr>
          <w:t xml:space="preserve">rational, </w:t>
        </w:r>
      </w:ins>
      <w:r w:rsidR="00BF7B0B" w:rsidRPr="002D3FEB">
        <w:t>fanatic</w:t>
      </w:r>
      <w:ins w:id="687" w:author="Siyang Li" w:date="2026-08-07T12:21:00Z" w16du:dateUtc="2026-08-07T04:21:00Z">
        <w:r w:rsidR="008971A8">
          <w:rPr>
            <w:rFonts w:hint="eastAsia"/>
          </w:rPr>
          <w:t>,</w:t>
        </w:r>
      </w:ins>
      <w:r w:rsidR="00BF7B0B">
        <w:rPr>
          <w:rFonts w:hint="eastAsia"/>
        </w:rPr>
        <w:t xml:space="preserve"> </w:t>
      </w:r>
      <w:del w:id="688" w:author="Siyang Li" w:date="2026-08-07T12:21:00Z" w16du:dateUtc="2026-08-07T04:21:00Z">
        <w:r w:rsidR="00BF7B0B" w:rsidDel="008971A8">
          <w:rPr>
            <w:rFonts w:hint="eastAsia"/>
          </w:rPr>
          <w:delText xml:space="preserve">or </w:delText>
        </w:r>
      </w:del>
      <w:ins w:id="689" w:author="Siyang Li" w:date="2026-08-07T12:21:00Z" w16du:dateUtc="2026-08-07T04:21:00Z">
        <w:r w:rsidR="008971A8">
          <w:rPr>
            <w:rFonts w:hint="eastAsia"/>
          </w:rPr>
          <w:t xml:space="preserve">and </w:t>
        </w:r>
      </w:ins>
      <w:del w:id="690" w:author="Siyang Li" w:date="2026-08-11T17:59:00Z" w16du:dateUtc="2026-08-11T09:59:00Z">
        <w:r w:rsidR="00BF7B0B" w:rsidRPr="002D3FEB" w:rsidDel="00343DCA">
          <w:delText>naive</w:delText>
        </w:r>
      </w:del>
      <w:ins w:id="691" w:author="Siyang Li" w:date="2026-08-11T17:59:00Z" w16du:dateUtc="2026-08-11T09:59:00Z">
        <w:r w:rsidR="00343DCA">
          <w:t>naïve</w:t>
        </w:r>
      </w:ins>
      <w:r w:rsidR="00BF7B0B" w:rsidRPr="002D3FEB">
        <w:t xml:space="preserve"> tone is </w:t>
      </w:r>
      <w:r w:rsidR="00BF7B0B">
        <w:rPr>
          <w:rFonts w:hint="eastAsia"/>
        </w:rPr>
        <w:t xml:space="preserve">a decrease of </w:t>
      </w:r>
      <w:r w:rsidR="00BF7B0B" w:rsidRPr="002D3FEB">
        <w:rPr>
          <w:rFonts w:hint="eastAsia"/>
        </w:rPr>
        <w:t>0.</w:t>
      </w:r>
      <w:del w:id="692" w:author="Siyang Li" w:date="2026-08-07T12:20:00Z" w16du:dateUtc="2026-08-07T04:20:00Z">
        <w:r w:rsidR="00BF7B0B" w:rsidDel="008971A8">
          <w:rPr>
            <w:rFonts w:hint="eastAsia"/>
          </w:rPr>
          <w:delText>03</w:delText>
        </w:r>
      </w:del>
      <w:ins w:id="693" w:author="Siyang Li" w:date="2026-08-16T15:31:00Z" w16du:dateUtc="2026-08-16T07:31:00Z">
        <w:r w:rsidR="00252D12">
          <w:rPr>
            <w:rFonts w:hint="eastAsia"/>
          </w:rPr>
          <w:t>66</w:t>
        </w:r>
      </w:ins>
      <w:r w:rsidR="00BF7B0B" w:rsidRPr="002D3FEB">
        <w:rPr>
          <w:rFonts w:hint="eastAsia"/>
        </w:rPr>
        <w:t>%</w:t>
      </w:r>
      <w:ins w:id="694" w:author="Siyang Li" w:date="2026-08-07T12:21:00Z" w16du:dateUtc="2026-08-07T04:21:00Z">
        <w:r w:rsidR="008971A8">
          <w:rPr>
            <w:rFonts w:hint="eastAsia"/>
          </w:rPr>
          <w:t xml:space="preserve">, </w:t>
        </w:r>
      </w:ins>
      <w:del w:id="695" w:author="Siyang Li" w:date="2026-08-07T12:21:00Z" w16du:dateUtc="2026-08-07T04:21:00Z">
        <w:r w:rsidR="00BF7B0B" w:rsidDel="008971A8">
          <w:rPr>
            <w:rFonts w:hint="eastAsia"/>
          </w:rPr>
          <w:delText xml:space="preserve"> or </w:delText>
        </w:r>
      </w:del>
      <w:r w:rsidR="00BF7B0B" w:rsidRPr="002D3FEB">
        <w:rPr>
          <w:rFonts w:hint="eastAsia"/>
        </w:rPr>
        <w:t>0.</w:t>
      </w:r>
      <w:del w:id="696" w:author="Siyang Li" w:date="2026-08-07T12:21:00Z" w16du:dateUtc="2026-08-07T04:21:00Z">
        <w:r w:rsidR="00BF7B0B" w:rsidDel="008971A8">
          <w:rPr>
            <w:rFonts w:hint="eastAsia"/>
          </w:rPr>
          <w:delText>04</w:delText>
        </w:r>
      </w:del>
      <w:ins w:id="697" w:author="Siyang Li" w:date="2026-08-16T15:31:00Z" w16du:dateUtc="2026-08-16T07:31:00Z">
        <w:r w:rsidR="00252D12">
          <w:rPr>
            <w:rFonts w:hint="eastAsia"/>
          </w:rPr>
          <w:t>71</w:t>
        </w:r>
      </w:ins>
      <w:r w:rsidR="00BF7B0B" w:rsidRPr="002D3FEB">
        <w:rPr>
          <w:rFonts w:hint="eastAsia"/>
        </w:rPr>
        <w:t>%</w:t>
      </w:r>
      <w:ins w:id="698" w:author="Siyang Li" w:date="2026-08-07T12:21:00Z" w16du:dateUtc="2026-08-07T04:21:00Z">
        <w:r w:rsidR="008971A8">
          <w:rPr>
            <w:rFonts w:hint="eastAsia"/>
          </w:rPr>
          <w:t>, and 0.</w:t>
        </w:r>
      </w:ins>
      <w:ins w:id="699" w:author="Siyang Li" w:date="2026-08-16T15:31:00Z" w16du:dateUtc="2026-08-16T07:31:00Z">
        <w:r w:rsidR="00252D12">
          <w:rPr>
            <w:rFonts w:hint="eastAsia"/>
          </w:rPr>
          <w:t>81</w:t>
        </w:r>
      </w:ins>
      <w:ins w:id="700" w:author="Siyang Li" w:date="2026-08-07T12:21:00Z" w16du:dateUtc="2026-08-07T04:21:00Z">
        <w:r w:rsidR="008971A8">
          <w:rPr>
            <w:rFonts w:hint="eastAsia"/>
          </w:rPr>
          <w:t>%</w:t>
        </w:r>
      </w:ins>
      <w:r w:rsidR="00BF7B0B">
        <w:rPr>
          <w:rFonts w:hint="eastAsia"/>
        </w:rPr>
        <w:t xml:space="preserve"> in shorting flows for </w:t>
      </w:r>
      <w:r w:rsidR="00BF7B0B">
        <w:t xml:space="preserve">the </w:t>
      </w:r>
      <w:r w:rsidR="00BF7B0B">
        <w:rPr>
          <w:rFonts w:hint="eastAsia"/>
        </w:rPr>
        <w:t>next week</w:t>
      </w:r>
      <w:r>
        <w:t xml:space="preserve"> </w:t>
      </w:r>
      <w:r w:rsidR="001C7313">
        <w:t xml:space="preserve">in </w:t>
      </w:r>
      <w:r>
        <w:t>the high influence sample,</w:t>
      </w:r>
      <w:ins w:id="701" w:author="Siyang Li" w:date="2026-08-07T12:21:00Z" w16du:dateUtc="2026-08-07T04:21:00Z">
        <w:r w:rsidR="008971A8">
          <w:rPr>
            <w:rFonts w:hint="eastAsia"/>
          </w:rPr>
          <w:t xml:space="preserve"> respectively,</w:t>
        </w:r>
      </w:ins>
      <w:r>
        <w:t xml:space="preserve"> </w:t>
      </w:r>
      <w:r w:rsidR="001C3694">
        <w:rPr>
          <w:rFonts w:hint="eastAsia"/>
        </w:rPr>
        <w:t>with the effect staying</w:t>
      </w:r>
      <w:r w:rsidR="00BF7B0B" w:rsidRPr="002D3FEB">
        <w:t xml:space="preserve"> significant </w:t>
      </w:r>
      <w:r w:rsidR="00BF7B0B">
        <w:rPr>
          <w:rFonts w:hint="eastAsia"/>
        </w:rPr>
        <w:t xml:space="preserve">over </w:t>
      </w:r>
      <w:r>
        <w:t xml:space="preserve">the next </w:t>
      </w:r>
      <w:del w:id="702" w:author="Siyang Li" w:date="2026-08-07T12:22:00Z" w16du:dateUtc="2026-08-07T04:22:00Z">
        <w:r w:rsidR="00BF7B0B" w:rsidDel="00243D1E">
          <w:rPr>
            <w:rFonts w:hint="eastAsia"/>
          </w:rPr>
          <w:delText xml:space="preserve">4 </w:delText>
        </w:r>
      </w:del>
      <w:ins w:id="703" w:author="Siyang Li" w:date="2026-08-07T12:22:00Z" w16du:dateUtc="2026-08-07T04:22:00Z">
        <w:r w:rsidR="00243D1E">
          <w:rPr>
            <w:rFonts w:hint="eastAsia"/>
          </w:rPr>
          <w:t xml:space="preserve">5 </w:t>
        </w:r>
      </w:ins>
      <w:r w:rsidR="00BF7B0B">
        <w:rPr>
          <w:rFonts w:hint="eastAsia"/>
        </w:rPr>
        <w:t>weeks</w:t>
      </w:r>
      <w:r w:rsidR="00BF7B0B" w:rsidRPr="002D3FEB">
        <w:t>.</w:t>
      </w:r>
      <w:r w:rsidR="00BF7B0B" w:rsidRPr="002D3FEB">
        <w:rPr>
          <w:rFonts w:hint="eastAsia"/>
        </w:rPr>
        <w:t xml:space="preserve"> </w:t>
      </w:r>
      <w:r w:rsidR="00004B76">
        <w:rPr>
          <w:rFonts w:hint="eastAsia"/>
        </w:rPr>
        <w:t>In contrast,</w:t>
      </w:r>
      <w:r w:rsidR="00EB5937">
        <w:rPr>
          <w:rFonts w:hint="eastAsia"/>
        </w:rPr>
        <w:t xml:space="preserve"> </w:t>
      </w:r>
      <w:r w:rsidR="001C7313">
        <w:t>F</w:t>
      </w:r>
      <w:r w:rsidR="00BF7B0B" w:rsidRPr="005143B8">
        <w:t xml:space="preserve">igure 5 </w:t>
      </w:r>
      <w:r w:rsidR="00BF7B0B" w:rsidRPr="002D3FEB">
        <w:t>Panel G-I</w:t>
      </w:r>
      <w:r>
        <w:rPr>
          <w:rFonts w:hint="eastAsia"/>
        </w:rPr>
        <w:t xml:space="preserve"> show</w:t>
      </w:r>
      <w:r w:rsidR="001C7313">
        <w:t>s</w:t>
      </w:r>
      <w:r>
        <w:rPr>
          <w:rFonts w:hint="eastAsia"/>
        </w:rPr>
        <w:t xml:space="preserve"> that for</w:t>
      </w:r>
      <w:r w:rsidR="00BF7B0B" w:rsidRPr="002D3FEB">
        <w:t xml:space="preserve"> the </w:t>
      </w:r>
      <w:r w:rsidR="0014506D">
        <w:rPr>
          <w:rFonts w:hint="eastAsia"/>
        </w:rPr>
        <w:t>low</w:t>
      </w:r>
      <w:r w:rsidR="00BF7B0B" w:rsidRPr="002D3FEB">
        <w:t xml:space="preserve"> influence subsample</w:t>
      </w:r>
      <w:r w:rsidR="00BF7B0B">
        <w:rPr>
          <w:rFonts w:hint="eastAsia"/>
        </w:rPr>
        <w:t>, t</w:t>
      </w:r>
      <w:r w:rsidR="00BF7B0B" w:rsidRPr="002D3FEB">
        <w:t xml:space="preserve">he </w:t>
      </w:r>
      <w:r w:rsidR="00AD4383">
        <w:rPr>
          <w:rFonts w:hint="eastAsia"/>
        </w:rPr>
        <w:t>responses</w:t>
      </w:r>
      <w:r w:rsidR="00AD4383" w:rsidRPr="002D3FEB">
        <w:t xml:space="preserve"> </w:t>
      </w:r>
      <w:r w:rsidR="00BF7B0B" w:rsidRPr="002D3FEB">
        <w:t xml:space="preserve">of a one standard deviation shock </w:t>
      </w:r>
      <w:r w:rsidR="001C7313">
        <w:t>in</w:t>
      </w:r>
      <w:r w:rsidR="001C7313" w:rsidRPr="002D3FEB">
        <w:t xml:space="preserve"> </w:t>
      </w:r>
      <w:r w:rsidR="00BF7B0B">
        <w:rPr>
          <w:rFonts w:hint="eastAsia"/>
        </w:rPr>
        <w:t>agent tones</w:t>
      </w:r>
      <w:r w:rsidR="00BF7B0B" w:rsidRPr="002D3FEB">
        <w:t xml:space="preserve"> on shorting flows </w:t>
      </w:r>
      <w:r w:rsidR="00BF7B0B">
        <w:rPr>
          <w:rFonts w:hint="eastAsia"/>
        </w:rPr>
        <w:t xml:space="preserve">are </w:t>
      </w:r>
      <w:r>
        <w:t>all</w:t>
      </w:r>
      <w:r w:rsidR="00BF7B0B">
        <w:rPr>
          <w:rFonts w:hint="eastAsia"/>
        </w:rPr>
        <w:t xml:space="preserve"> insignificant</w:t>
      </w:r>
      <w:r w:rsidR="00BF7B0B" w:rsidRPr="002D3FEB">
        <w:t>.</w:t>
      </w:r>
      <w:r w:rsidR="005562AB" w:rsidRPr="002D3FEB">
        <w:t xml:space="preserve"> </w:t>
      </w:r>
    </w:p>
    <w:p w14:paraId="2F5D1756" w14:textId="375BA095" w:rsidR="00ED13CA" w:rsidRDefault="0075395C" w:rsidP="00C411D5">
      <w:pPr>
        <w:spacing w:line="480" w:lineRule="auto"/>
        <w:ind w:firstLine="720"/>
        <w:jc w:val="both"/>
      </w:pPr>
      <w:ins w:id="704" w:author="Siyang Li" w:date="2026-08-18T12:00:00Z" w16du:dateUtc="2026-08-18T04:00:00Z">
        <w:r>
          <w:rPr>
            <w:rFonts w:hint="eastAsia"/>
          </w:rPr>
          <w:t>In summary</w:t>
        </w:r>
      </w:ins>
      <w:ins w:id="705" w:author="Siyang Li" w:date="2026-08-18T11:53:00Z">
        <w:r w:rsidR="0059700D" w:rsidRPr="0059700D">
          <w:t>, we find that the relation between agent tone and subsequent short selling varies substantially with agent influence</w:t>
        </w:r>
      </w:ins>
      <w:ins w:id="706" w:author="Siyang Li" w:date="2026-08-16T21:42:00Z">
        <w:r w:rsidR="00673DC2" w:rsidRPr="00673DC2">
          <w:t>. This pattern is consistent with the literature on short-selling risk and short squeezes. Short sellers face substantial risks when prices move against their positions, and greater short-selling risk is associated with less short-selling activity (Engelberg, Reed, and Ringgenberg, 2018). More directly, Atmaz (2024) shows that persistent demand from retail or noise traders can raise stock prices and shorting fees while inducing short sellers to reduce their positions, a mechanism motivated by the GameStop short squeeze. In our setting, agent tone significantly predicts higher subsequent returns only when agent influence is high. Short sellers may therefore anticipate more persistent price pressure and refrain from trading aggressively against optimistic beliefs when these beliefs are expressed by influential agents. When agent influence is low, by contrast, tone has weaker implications for subsequent prices, reducing such concerns and leaving short sellers more willing to maintain their positions. Overall, these results suggest that stronger social influence can raise the risks of trading against sentiment-driven demand and thereby limit the corrective role of short sellers</w:t>
        </w:r>
      </w:ins>
      <w:ins w:id="707" w:author="Siyang Li" w:date="2026-08-18T12:02:00Z" w16du:dateUtc="2026-08-18T04:02:00Z">
        <w:r w:rsidR="00FA252F">
          <w:rPr>
            <w:rFonts w:hint="eastAsia"/>
          </w:rPr>
          <w:t>, supporting H6</w:t>
        </w:r>
      </w:ins>
      <w:del w:id="708" w:author="Siyang Li" w:date="2026-08-16T21:42:00Z" w16du:dateUtc="2026-08-16T13:42:00Z">
        <w:r w:rsidR="00041FD1" w:rsidDel="00673DC2">
          <w:rPr>
            <w:rFonts w:hint="eastAsia"/>
          </w:rPr>
          <w:delText xml:space="preserve">Comparing the </w:delText>
        </w:r>
        <w:r w:rsidR="004E3D78" w:rsidDel="00673DC2">
          <w:rPr>
            <w:rFonts w:hint="eastAsia"/>
          </w:rPr>
          <w:delText xml:space="preserve">results for </w:delText>
        </w:r>
        <w:r w:rsidR="001C7313" w:rsidDel="00673DC2">
          <w:delText xml:space="preserve">the </w:delText>
        </w:r>
        <w:r w:rsidR="004E3D78" w:rsidDel="00673DC2">
          <w:rPr>
            <w:rFonts w:hint="eastAsia"/>
          </w:rPr>
          <w:delText>high and low influence subsample</w:delText>
        </w:r>
        <w:r w:rsidR="001C7313" w:rsidDel="00673DC2">
          <w:delText>s</w:delText>
        </w:r>
        <w:r w:rsidR="004E3D78" w:rsidDel="00673DC2">
          <w:rPr>
            <w:rFonts w:hint="eastAsia"/>
          </w:rPr>
          <w:delText xml:space="preserve">, we find that </w:delText>
        </w:r>
        <w:r w:rsidR="00C44041" w:rsidDel="00673DC2">
          <w:rPr>
            <w:rFonts w:hint="eastAsia"/>
          </w:rPr>
          <w:delText>the relation between</w:delText>
        </w:r>
        <w:r w:rsidR="004E3D78" w:rsidDel="00673DC2">
          <w:rPr>
            <w:rFonts w:hint="eastAsia"/>
          </w:rPr>
          <w:delText xml:space="preserve"> short sellers</w:delText>
        </w:r>
        <w:r w:rsidR="004E3D78" w:rsidDel="00673DC2">
          <w:delText>’</w:delText>
        </w:r>
        <w:r w:rsidR="004E3D78" w:rsidDel="00673DC2">
          <w:rPr>
            <w:rFonts w:hint="eastAsia"/>
          </w:rPr>
          <w:delText xml:space="preserve"> trading behavior </w:delText>
        </w:r>
        <w:r w:rsidR="00C44041" w:rsidDel="00673DC2">
          <w:rPr>
            <w:rFonts w:hint="eastAsia"/>
          </w:rPr>
          <w:delText>and</w:delText>
        </w:r>
        <w:r w:rsidR="004E3D78" w:rsidDel="00673DC2">
          <w:rPr>
            <w:rFonts w:hint="eastAsia"/>
          </w:rPr>
          <w:delText xml:space="preserve"> agent tones </w:delText>
        </w:r>
        <w:r w:rsidR="009C6900" w:rsidDel="00673DC2">
          <w:rPr>
            <w:rFonts w:hint="eastAsia"/>
          </w:rPr>
          <w:delText xml:space="preserve">indeed varies with agent influence. </w:delText>
        </w:r>
        <w:r w:rsidR="000C3888" w:rsidDel="00673DC2">
          <w:rPr>
            <w:rFonts w:hint="eastAsia"/>
          </w:rPr>
          <w:delText xml:space="preserve">In the high influence </w:delText>
        </w:r>
        <w:r w:rsidR="00BA4076" w:rsidDel="00673DC2">
          <w:rPr>
            <w:rFonts w:hint="eastAsia"/>
          </w:rPr>
          <w:delText>subsample</w:delText>
        </w:r>
        <w:r w:rsidR="00D46D17" w:rsidRPr="002D3FEB" w:rsidDel="00673DC2">
          <w:delText>, agents’ views are negatively related to shorting flows</w:delText>
        </w:r>
        <w:r w:rsidR="00510745" w:rsidRPr="002D3FEB" w:rsidDel="00673DC2">
          <w:delText>,</w:delText>
        </w:r>
        <w:r w:rsidR="00591707" w:rsidRPr="002D3FEB" w:rsidDel="00673DC2">
          <w:delText xml:space="preserve"> consistent with short sellers </w:delText>
        </w:r>
        <w:r w:rsidR="00C1031E" w:rsidRPr="002D3FEB" w:rsidDel="00673DC2">
          <w:delText>shying</w:delText>
        </w:r>
        <w:r w:rsidR="00591707" w:rsidRPr="002D3FEB" w:rsidDel="00673DC2">
          <w:delText xml:space="preserve"> away from </w:delText>
        </w:r>
        <w:r w:rsidR="00C1031E" w:rsidRPr="002D3FEB" w:rsidDel="00673DC2">
          <w:delText>shorting</w:delText>
        </w:r>
        <w:r w:rsidR="00591707" w:rsidRPr="002D3FEB" w:rsidDel="00673DC2">
          <w:delText xml:space="preserve"> (i.e., </w:delText>
        </w:r>
        <w:r w:rsidR="001C7313" w:rsidDel="00673DC2">
          <w:delText>riding</w:delText>
        </w:r>
        <w:r w:rsidR="001C7313" w:rsidRPr="002D3FEB" w:rsidDel="00673DC2">
          <w:delText xml:space="preserve"> </w:delText>
        </w:r>
        <w:r w:rsidR="00591707" w:rsidRPr="002D3FEB" w:rsidDel="00673DC2">
          <w:delText>the bubble) when agent</w:delText>
        </w:r>
        <w:r w:rsidR="00C1031E" w:rsidRPr="002D3FEB" w:rsidDel="00673DC2">
          <w:delText>s</w:delText>
        </w:r>
        <w:r w:rsidR="003D0424" w:rsidRPr="002D3FEB" w:rsidDel="00673DC2">
          <w:delText>’</w:delText>
        </w:r>
        <w:r w:rsidR="00591707" w:rsidRPr="002D3FEB" w:rsidDel="00673DC2">
          <w:delText xml:space="preserve"> influence</w:delText>
        </w:r>
        <w:r w:rsidR="003D0424" w:rsidRPr="002D3FEB" w:rsidDel="00673DC2">
          <w:delText xml:space="preserve"> </w:delText>
        </w:r>
        <w:r w:rsidR="001C7313" w:rsidDel="00673DC2">
          <w:delText>is</w:delText>
        </w:r>
        <w:r w:rsidR="001C7313" w:rsidRPr="002D3FEB" w:rsidDel="00673DC2">
          <w:delText xml:space="preserve"> </w:delText>
        </w:r>
        <w:r w:rsidR="00591707" w:rsidRPr="002D3FEB" w:rsidDel="00673DC2">
          <w:delText>higher</w:delText>
        </w:r>
        <w:r w:rsidR="00510745" w:rsidRPr="002D3FEB" w:rsidDel="00673DC2">
          <w:delText xml:space="preserve">. </w:delText>
        </w:r>
        <w:r w:rsidR="000C3888" w:rsidDel="00673DC2">
          <w:rPr>
            <w:rFonts w:hint="eastAsia"/>
          </w:rPr>
          <w:delText xml:space="preserve">However, in the low influence subsample, </w:delText>
        </w:r>
        <w:r w:rsidR="00BA4076" w:rsidDel="00673DC2">
          <w:rPr>
            <w:rFonts w:hint="eastAsia"/>
          </w:rPr>
          <w:delText>the negative relation is not significant</w:delText>
        </w:r>
        <w:r w:rsidR="005C15C0" w:rsidDel="00673DC2">
          <w:rPr>
            <w:rFonts w:hint="eastAsia"/>
          </w:rPr>
          <w:delText xml:space="preserve">, suggesting that </w:delText>
        </w:r>
        <w:r w:rsidR="0050693C" w:rsidRPr="002D3FEB" w:rsidDel="00673DC2">
          <w:delText>short sellers may</w:delText>
        </w:r>
        <w:r w:rsidR="00B85504" w:rsidDel="00673DC2">
          <w:rPr>
            <w:rFonts w:hint="eastAsia"/>
          </w:rPr>
          <w:delText xml:space="preserve"> not feel threatened by positive agent tones when their influence </w:delText>
        </w:r>
        <w:r w:rsidR="001C7313" w:rsidDel="00673DC2">
          <w:delText>is</w:delText>
        </w:r>
        <w:r w:rsidR="00B85504" w:rsidDel="00673DC2">
          <w:rPr>
            <w:rFonts w:hint="eastAsia"/>
          </w:rPr>
          <w:delText xml:space="preserve"> low</w:delText>
        </w:r>
        <w:r w:rsidR="00ED13CA" w:rsidDel="00673DC2">
          <w:delText>. T</w:delText>
        </w:r>
        <w:r w:rsidR="0050693C" w:rsidRPr="002D3FEB" w:rsidDel="00673DC2">
          <w:delText xml:space="preserve">herefore, short sellers </w:delText>
        </w:r>
        <w:r w:rsidR="00D63B35" w:rsidDel="00673DC2">
          <w:rPr>
            <w:rFonts w:hint="eastAsia"/>
          </w:rPr>
          <w:delText>may not decrease</w:delText>
        </w:r>
        <w:r w:rsidR="0050693C" w:rsidRPr="002D3FEB" w:rsidDel="00673DC2">
          <w:delText xml:space="preserve"> shorting as they believe they could profit from</w:delText>
        </w:r>
        <w:r w:rsidR="0050693C" w:rsidRPr="002D3FEB" w:rsidDel="00673DC2">
          <w:rPr>
            <w:rFonts w:hint="eastAsia"/>
          </w:rPr>
          <w:delText xml:space="preserve"> bursting the short-term bubbles</w:delText>
        </w:r>
        <w:r w:rsidR="0050693C" w:rsidRPr="002D3FEB" w:rsidDel="00673DC2">
          <w:delText>.</w:delText>
        </w:r>
        <w:r w:rsidR="00AB4E8C" w:rsidRPr="00AB4E8C" w:rsidDel="00673DC2">
          <w:delText xml:space="preserve"> </w:delText>
        </w:r>
        <w:r w:rsidR="004945C6" w:rsidRPr="002D3FEB" w:rsidDel="00673DC2">
          <w:delText>Considering the earlier results in section 4.2</w:delText>
        </w:r>
        <w:r w:rsidR="00196FFA" w:rsidDel="00673DC2">
          <w:delText xml:space="preserve">, which show that </w:delText>
        </w:r>
        <w:r w:rsidR="004E1489" w:rsidDel="00673DC2">
          <w:rPr>
            <w:rFonts w:hint="eastAsia"/>
          </w:rPr>
          <w:delText xml:space="preserve">agent tones positively predict future returns </w:delText>
        </w:r>
      </w:del>
      <w:del w:id="709" w:author="Siyang Li" w:date="2026-08-07T12:23:00Z" w16du:dateUtc="2026-08-07T04:23:00Z">
        <w:r w:rsidR="001C7313" w:rsidDel="009440C6">
          <w:delText xml:space="preserve">only </w:delText>
        </w:r>
      </w:del>
      <w:del w:id="710" w:author="Siyang Li" w:date="2026-08-16T21:42:00Z" w16du:dateUtc="2026-08-16T13:42:00Z">
        <w:r w:rsidR="004E1489" w:rsidDel="00673DC2">
          <w:rPr>
            <w:rFonts w:hint="eastAsia"/>
          </w:rPr>
          <w:delText>in the high influence subsample</w:delText>
        </w:r>
        <w:r w:rsidR="004945C6" w:rsidRPr="002D3FEB" w:rsidDel="00673DC2">
          <w:delText xml:space="preserve">, </w:delText>
        </w:r>
        <w:r w:rsidR="00196FFA" w:rsidDel="00673DC2">
          <w:delText xml:space="preserve">it is reasonable </w:delText>
        </w:r>
        <w:r w:rsidR="001C7313" w:rsidDel="00673DC2">
          <w:delText xml:space="preserve">to infer </w:delText>
        </w:r>
        <w:r w:rsidR="00196FFA" w:rsidDel="00673DC2">
          <w:delText xml:space="preserve">that </w:delText>
        </w:r>
        <w:r w:rsidR="004945C6" w:rsidRPr="002D3FEB" w:rsidDel="00673DC2">
          <w:delText xml:space="preserve">short </w:delText>
        </w:r>
        <w:r w:rsidR="00196FFA" w:rsidDel="00673DC2">
          <w:delText>sellers choose to ride the bubble, rather than burst it, when agent influence is high</w:delText>
        </w:r>
        <w:r w:rsidR="00ED13CA" w:rsidDel="00673DC2">
          <w:delText xml:space="preserve"> and when higher social media tones are significantly connected to higher future returns</w:delText>
        </w:r>
      </w:del>
      <w:r w:rsidR="00ED13CA">
        <w:t xml:space="preserve">. </w:t>
      </w:r>
    </w:p>
    <w:p w14:paraId="0916EF97" w14:textId="2FDFB51F" w:rsidR="00485193" w:rsidRPr="002D3FEB" w:rsidDel="00C109D3" w:rsidRDefault="00ED13CA" w:rsidP="006B6F04">
      <w:pPr>
        <w:spacing w:line="480" w:lineRule="auto"/>
        <w:ind w:firstLine="720"/>
        <w:jc w:val="both"/>
        <w:rPr>
          <w:del w:id="711" w:author="Siyang Li" w:date="2026-08-18T12:05:00Z" w16du:dateUtc="2026-08-18T04:05:00Z"/>
        </w:rPr>
      </w:pPr>
      <w:del w:id="712" w:author="Siyang Li" w:date="2026-08-18T12:05:00Z" w16du:dateUtc="2026-08-18T04:05:00Z">
        <w:r w:rsidDel="00C109D3">
          <w:lastRenderedPageBreak/>
          <w:delText xml:space="preserve">That is, higher </w:delText>
        </w:r>
        <w:r w:rsidR="00A3150B" w:rsidRPr="002D3FEB" w:rsidDel="00C109D3">
          <w:delText xml:space="preserve">Reddit tones </w:delText>
        </w:r>
        <w:r w:rsidDel="00C109D3">
          <w:delText>are associated with lower future shorting flows for the high influence subsample, which supports H6</w:delText>
        </w:r>
        <w:r w:rsidR="001C7313" w:rsidDel="00C109D3">
          <w:delText>,</w:delText>
        </w:r>
        <w:r w:rsidDel="00C109D3">
          <w:delText xml:space="preserve"> in the sense that </w:delText>
        </w:r>
        <w:r w:rsidR="00A3150B" w:rsidRPr="002D3FEB" w:rsidDel="00C109D3">
          <w:delText>short</w:delText>
        </w:r>
        <w:r w:rsidDel="00C109D3">
          <w:delText xml:space="preserve">-sellers trade by weighting </w:delText>
        </w:r>
        <w:r w:rsidR="005F420C" w:rsidRPr="002D3FEB" w:rsidDel="00C109D3">
          <w:delText xml:space="preserve">costs and benefits of </w:delText>
        </w:r>
        <w:r w:rsidDel="00C109D3">
          <w:delText>short-selling</w:delText>
        </w:r>
        <w:r w:rsidR="009C4E2B" w:rsidDel="00C109D3">
          <w:delText xml:space="preserve"> and considering </w:delText>
        </w:r>
        <w:r w:rsidR="001C7313" w:rsidDel="00C109D3">
          <w:delText xml:space="preserve">the </w:delText>
        </w:r>
        <w:r w:rsidR="009C4E2B" w:rsidDel="00C109D3">
          <w:delText>connections between social media tones</w:delText>
        </w:r>
        <w:r w:rsidDel="00C109D3">
          <w:delText xml:space="preserve"> and future returns</w:delText>
        </w:r>
        <w:r w:rsidR="00313889" w:rsidRPr="002D3FEB" w:rsidDel="00C109D3">
          <w:delText>.</w:delText>
        </w:r>
      </w:del>
    </w:p>
    <w:p w14:paraId="4A9A7853" w14:textId="54B0F3EB" w:rsidR="00455F8F" w:rsidDel="00B53FEE" w:rsidRDefault="00862DE4" w:rsidP="0074458E">
      <w:pPr>
        <w:spacing w:line="480" w:lineRule="auto"/>
        <w:ind w:firstLine="720"/>
        <w:jc w:val="both"/>
        <w:rPr>
          <w:del w:id="713" w:author="Siyang Li" w:date="2026-08-07T12:28:00Z" w16du:dateUtc="2026-08-07T04:28:00Z"/>
        </w:rPr>
      </w:pPr>
      <w:r w:rsidRPr="002D3FEB">
        <w:t xml:space="preserve">Previous </w:t>
      </w:r>
      <w:r w:rsidR="005E6C6A" w:rsidRPr="002D3FEB">
        <w:rPr>
          <w:rFonts w:hint="eastAsia"/>
        </w:rPr>
        <w:t>research</w:t>
      </w:r>
      <w:r w:rsidRPr="002D3FEB">
        <w:t xml:space="preserve"> finds that shorting flow</w:t>
      </w:r>
      <w:r w:rsidR="005E6C6A" w:rsidRPr="002D3FEB">
        <w:rPr>
          <w:rFonts w:hint="eastAsia"/>
        </w:rPr>
        <w:t>s</w:t>
      </w:r>
      <w:r w:rsidRPr="002D3FEB">
        <w:t xml:space="preserve"> negatively predict future stock returns (Boehmer, Jones, and Zhang, 2008). Given the current results</w:t>
      </w:r>
      <w:r w:rsidR="007F13E4" w:rsidRPr="002D3FEB">
        <w:t xml:space="preserve"> show</w:t>
      </w:r>
      <w:r w:rsidR="009C4E2B">
        <w:t>ing</w:t>
      </w:r>
      <w:r w:rsidRPr="002D3FEB">
        <w:t xml:space="preserve"> that higher Reddit tones deter shorting flow</w:t>
      </w:r>
      <w:r w:rsidR="00D4523B" w:rsidRPr="002D3FEB">
        <w:t>s</w:t>
      </w:r>
      <w:r w:rsidRPr="002D3FEB">
        <w:t xml:space="preserve"> in </w:t>
      </w:r>
      <w:r w:rsidR="00E41702">
        <w:rPr>
          <w:rFonts w:hint="eastAsia"/>
        </w:rPr>
        <w:t xml:space="preserve">the </w:t>
      </w:r>
      <w:r w:rsidRPr="002D3FEB">
        <w:t>network with high influence, how does</w:t>
      </w:r>
      <w:r w:rsidR="00447A5D">
        <w:t xml:space="preserve"> the predictive power of</w:t>
      </w:r>
      <w:r w:rsidRPr="002D3FEB">
        <w:t xml:space="preserve"> shorting flow</w:t>
      </w:r>
      <w:r w:rsidR="00A3575E" w:rsidRPr="002D3FEB">
        <w:rPr>
          <w:rFonts w:hint="eastAsia"/>
        </w:rPr>
        <w:t>s</w:t>
      </w:r>
      <w:r w:rsidR="00447A5D">
        <w:t xml:space="preserve"> </w:t>
      </w:r>
      <w:r w:rsidRPr="002D3FEB">
        <w:t xml:space="preserve">change with </w:t>
      </w:r>
      <w:r w:rsidR="00327F58" w:rsidRPr="002D3FEB">
        <w:t>social media activity?</w:t>
      </w:r>
      <w:r w:rsidR="009C4E2B">
        <w:t xml:space="preserve"> We first present the coefficient </w:t>
      </w:r>
      <w:r w:rsidR="00447A5D">
        <w:t>in</w:t>
      </w:r>
      <w:r w:rsidR="00447A5D" w:rsidRPr="002D3FEB">
        <w:t xml:space="preserve"> </w:t>
      </w:r>
      <w:r w:rsidR="00447A5D">
        <w:rPr>
          <w:rFonts w:hint="eastAsia"/>
        </w:rPr>
        <w:t>the</w:t>
      </w:r>
      <w:r w:rsidR="00447A5D" w:rsidRPr="002D3FEB">
        <w:t xml:space="preserve"> column I</w:t>
      </w:r>
      <w:r w:rsidR="00447A5D">
        <w:rPr>
          <w:rFonts w:hint="eastAsia"/>
        </w:rPr>
        <w:t xml:space="preserve"> of </w:t>
      </w:r>
      <w:r w:rsidR="00447A5D" w:rsidRPr="002D3FEB">
        <w:t xml:space="preserve">Table </w:t>
      </w:r>
      <w:r w:rsidR="00447A5D" w:rsidRPr="002D3FEB">
        <w:rPr>
          <w:rFonts w:hint="eastAsia"/>
        </w:rPr>
        <w:t>5 Panel B</w:t>
      </w:r>
      <w:r w:rsidR="00447A5D">
        <w:t xml:space="preserve">, </w:t>
      </w:r>
      <w:r w:rsidR="009C4E2B">
        <w:t>when we use short flows to predict future returns for the whole sample. T</w:t>
      </w:r>
      <w:r w:rsidR="00A65185" w:rsidRPr="002D3FEB">
        <w:t xml:space="preserve">he </w:t>
      </w:r>
      <w:r w:rsidR="00455F8F" w:rsidRPr="002D3FEB">
        <w:t xml:space="preserve">coefficient on </w:t>
      </w:r>
      <w:r w:rsidR="003F417A" w:rsidRPr="002D3FEB">
        <w:rPr>
          <w:rFonts w:hint="eastAsia"/>
        </w:rPr>
        <w:t>ShortFlow</w:t>
      </w:r>
      <w:r w:rsidR="003A5C4E" w:rsidRPr="002D3FEB">
        <w:t xml:space="preserve"> </w:t>
      </w:r>
      <w:r w:rsidR="00455F8F" w:rsidRPr="002D3FEB">
        <w:t xml:space="preserve">(t-1) </w:t>
      </w:r>
      <w:r w:rsidR="003F417A" w:rsidRPr="002D3FEB">
        <w:rPr>
          <w:rFonts w:hint="eastAsia"/>
        </w:rPr>
        <w:t>is</w:t>
      </w:r>
      <w:r w:rsidR="00455F8F" w:rsidRPr="002D3FEB">
        <w:t xml:space="preserve"> </w:t>
      </w:r>
      <w:del w:id="714" w:author="Siyang Li" w:date="2026-08-07T12:27:00Z" w16du:dateUtc="2026-08-07T04:27:00Z">
        <w:r w:rsidR="003F417A" w:rsidRPr="002D3FEB" w:rsidDel="00F9533A">
          <w:rPr>
            <w:rFonts w:hint="eastAsia"/>
          </w:rPr>
          <w:delText>-</w:delText>
        </w:r>
        <w:r w:rsidR="00455F8F" w:rsidRPr="002D3FEB" w:rsidDel="00F9533A">
          <w:delText>0.</w:delText>
        </w:r>
      </w:del>
      <w:del w:id="715" w:author="Siyang Li" w:date="2026-08-07T12:26:00Z" w16du:dateUtc="2026-08-07T04:26:00Z">
        <w:r w:rsidR="00DA5089" w:rsidRPr="002D3FEB" w:rsidDel="00AF2D06">
          <w:delText>00</w:delText>
        </w:r>
        <w:r w:rsidR="00DA5089" w:rsidDel="00AF2D06">
          <w:rPr>
            <w:rFonts w:hint="eastAsia"/>
          </w:rPr>
          <w:delText>11</w:delText>
        </w:r>
        <w:r w:rsidR="00DA5089" w:rsidRPr="002D3FEB" w:rsidDel="00AF2D06">
          <w:delText xml:space="preserve"> </w:delText>
        </w:r>
      </w:del>
      <w:del w:id="716" w:author="Siyang Li" w:date="2026-08-07T12:27:00Z" w16du:dateUtc="2026-08-07T04:27:00Z">
        <w:r w:rsidR="00455F8F" w:rsidRPr="002D3FEB" w:rsidDel="00F9533A">
          <w:delText>(t-stat=</w:delText>
        </w:r>
        <w:r w:rsidR="003F417A" w:rsidRPr="002D3FEB" w:rsidDel="00F9533A">
          <w:rPr>
            <w:rFonts w:hint="eastAsia"/>
          </w:rPr>
          <w:delText>-</w:delText>
        </w:r>
        <w:r w:rsidR="00DA5089" w:rsidDel="00F9533A">
          <w:rPr>
            <w:rFonts w:hint="eastAsia"/>
          </w:rPr>
          <w:delText>6.</w:delText>
        </w:r>
        <w:r w:rsidR="00AB7B2C" w:rsidDel="00F9533A">
          <w:rPr>
            <w:rFonts w:hint="eastAsia"/>
          </w:rPr>
          <w:delText>22</w:delText>
        </w:r>
        <w:r w:rsidR="00455F8F" w:rsidRPr="002D3FEB" w:rsidDel="00F9533A">
          <w:delText>),</w:delText>
        </w:r>
      </w:del>
      <w:ins w:id="717" w:author="Siyang Li" w:date="2026-08-07T12:27:00Z" w16du:dateUtc="2026-08-07T04:27:00Z">
        <w:r w:rsidR="00F9533A">
          <w:rPr>
            <w:rFonts w:hint="eastAsia"/>
          </w:rPr>
          <w:t>negative but insignificant.</w:t>
        </w:r>
      </w:ins>
      <w:r w:rsidR="00455F8F" w:rsidRPr="002D3FEB">
        <w:t xml:space="preserve"> </w:t>
      </w:r>
      <w:del w:id="718" w:author="Siyang Li" w:date="2026-08-07T12:27:00Z" w16du:dateUtc="2026-08-07T04:27:00Z">
        <w:r w:rsidR="00674876" w:rsidDel="003C6FC5">
          <w:rPr>
            <w:rFonts w:hint="eastAsia"/>
          </w:rPr>
          <w:delText>and</w:delText>
        </w:r>
        <w:r w:rsidR="00455F8F" w:rsidRPr="002D3FEB" w:rsidDel="003C6FC5">
          <w:delText xml:space="preserve"> </w:delText>
        </w:r>
        <w:r w:rsidR="00043DBD" w:rsidRPr="002D3FEB" w:rsidDel="003C6FC5">
          <w:rPr>
            <w:rFonts w:hint="eastAsia"/>
          </w:rPr>
          <w:delText>short</w:delText>
        </w:r>
        <w:r w:rsidR="00644AA3" w:rsidRPr="002D3FEB" w:rsidDel="003C6FC5">
          <w:delText>ing</w:delText>
        </w:r>
        <w:r w:rsidR="00455F8F" w:rsidRPr="002D3FEB" w:rsidDel="003C6FC5">
          <w:rPr>
            <w:rFonts w:hint="eastAsia"/>
          </w:rPr>
          <w:delText xml:space="preserve"> flow</w:delText>
        </w:r>
        <w:r w:rsidR="00644AA3" w:rsidRPr="002D3FEB" w:rsidDel="003C6FC5">
          <w:delText>s</w:delText>
        </w:r>
        <w:r w:rsidR="00455F8F" w:rsidRPr="002D3FEB" w:rsidDel="003C6FC5">
          <w:delText xml:space="preserve"> Granger cause</w:delText>
        </w:r>
        <w:r w:rsidR="00BF730C" w:rsidDel="003C6FC5">
          <w:rPr>
            <w:rFonts w:hint="eastAsia"/>
          </w:rPr>
          <w:delText>s</w:delText>
        </w:r>
        <w:r w:rsidR="00455F8F" w:rsidRPr="002D3FEB" w:rsidDel="003C6FC5">
          <w:delText xml:space="preserve"> future return</w:delText>
        </w:r>
        <w:r w:rsidR="00644AA3" w:rsidRPr="002D3FEB" w:rsidDel="003C6FC5">
          <w:delText>s</w:delText>
        </w:r>
        <w:r w:rsidR="00455F8F" w:rsidRPr="002D3FEB" w:rsidDel="003C6FC5">
          <w:delText xml:space="preserve"> with a p-value </w:delText>
        </w:r>
        <w:r w:rsidR="00447A5D" w:rsidDel="003C6FC5">
          <w:delText xml:space="preserve">of </w:delText>
        </w:r>
        <w:r w:rsidR="00371DD7" w:rsidDel="003C6FC5">
          <w:rPr>
            <w:rFonts w:hint="eastAsia"/>
          </w:rPr>
          <w:delText>less than 1</w:delText>
        </w:r>
        <w:r w:rsidR="009C4E2B" w:rsidDel="003C6FC5">
          <w:delText xml:space="preserve">%. </w:delText>
        </w:r>
        <w:r w:rsidR="00563FC8" w:rsidDel="003C6FC5">
          <w:rPr>
            <w:rFonts w:hint="eastAsia"/>
          </w:rPr>
          <w:delText xml:space="preserve">For economic magnitude, </w:delText>
        </w:r>
        <w:r w:rsidR="00455F8F" w:rsidRPr="00D57787" w:rsidDel="003C6FC5">
          <w:delText xml:space="preserve">Figure </w:delText>
        </w:r>
        <w:r w:rsidR="00550FFC" w:rsidRPr="00D57787" w:rsidDel="003C6FC5">
          <w:delText>5</w:delText>
        </w:r>
        <w:r w:rsidR="00455F8F" w:rsidRPr="00D57787" w:rsidDel="003C6FC5">
          <w:delText xml:space="preserve"> Panel J shows </w:delText>
        </w:r>
        <w:r w:rsidR="00903E1E" w:rsidDel="003C6FC5">
          <w:rPr>
            <w:rFonts w:hint="eastAsia"/>
          </w:rPr>
          <w:delText>that</w:delText>
        </w:r>
        <w:r w:rsidR="00455F8F" w:rsidRPr="002D3FEB" w:rsidDel="003C6FC5">
          <w:rPr>
            <w:rFonts w:hint="eastAsia"/>
          </w:rPr>
          <w:delText xml:space="preserve"> </w:delText>
        </w:r>
        <w:r w:rsidR="00903E1E" w:rsidDel="003C6FC5">
          <w:rPr>
            <w:rFonts w:hint="eastAsia"/>
          </w:rPr>
          <w:delText>a</w:delText>
        </w:r>
        <w:r w:rsidR="00903E1E" w:rsidRPr="002D3FEB" w:rsidDel="003C6FC5">
          <w:delText xml:space="preserve"> </w:delText>
        </w:r>
        <w:r w:rsidR="00455F8F" w:rsidRPr="002D3FEB" w:rsidDel="003C6FC5">
          <w:delText xml:space="preserve">one standard deviation shock </w:delText>
        </w:r>
        <w:r w:rsidR="000752F2" w:rsidDel="003C6FC5">
          <w:delText>to</w:delText>
        </w:r>
        <w:r w:rsidR="000752F2" w:rsidRPr="002D3FEB" w:rsidDel="003C6FC5">
          <w:delText xml:space="preserve"> </w:delText>
        </w:r>
        <w:r w:rsidR="005A42CF" w:rsidRPr="002D3FEB" w:rsidDel="003C6FC5">
          <w:rPr>
            <w:rFonts w:hint="eastAsia"/>
          </w:rPr>
          <w:delText>short</w:delText>
        </w:r>
        <w:r w:rsidR="008245FA" w:rsidRPr="002D3FEB" w:rsidDel="003C6FC5">
          <w:delText>ing</w:delText>
        </w:r>
        <w:r w:rsidR="00455F8F" w:rsidRPr="002D3FEB" w:rsidDel="003C6FC5">
          <w:rPr>
            <w:rFonts w:hint="eastAsia"/>
          </w:rPr>
          <w:delText xml:space="preserve"> flow</w:delText>
        </w:r>
        <w:r w:rsidR="008245FA" w:rsidRPr="002D3FEB" w:rsidDel="003C6FC5">
          <w:delText>s</w:delText>
        </w:r>
        <w:r w:rsidR="00455F8F" w:rsidRPr="002D3FEB" w:rsidDel="003C6FC5">
          <w:delText xml:space="preserve"> is associated with </w:delText>
        </w:r>
        <w:r w:rsidR="00AA7C59" w:rsidRPr="00AA7C59" w:rsidDel="003C6FC5">
          <w:delText>a 1 bps decrease in</w:delText>
        </w:r>
        <w:r w:rsidR="00447A5D" w:rsidDel="003C6FC5">
          <w:delText xml:space="preserve"> </w:delText>
        </w:r>
        <w:r w:rsidR="001C7313" w:rsidDel="003C6FC5">
          <w:delText xml:space="preserve">the </w:delText>
        </w:r>
        <w:r w:rsidR="00AA7C59" w:rsidRPr="00AA7C59" w:rsidDel="003C6FC5">
          <w:delText>daily average returns for the next week.</w:delText>
        </w:r>
        <w:r w:rsidR="00455F8F" w:rsidRPr="002D3FEB" w:rsidDel="003C6FC5">
          <w:delText xml:space="preserve"> </w:delText>
        </w:r>
      </w:del>
      <w:del w:id="719" w:author="Siyang Li" w:date="2026-08-07T12:28:00Z" w16du:dateUtc="2026-08-07T04:28:00Z">
        <w:r w:rsidR="009C4E2B" w:rsidDel="00B53FEE">
          <w:delText>These results show that</w:delText>
        </w:r>
        <w:r w:rsidR="00455F8F" w:rsidRPr="002D3FEB" w:rsidDel="00B53FEE">
          <w:delText xml:space="preserve"> </w:delText>
        </w:r>
        <w:r w:rsidR="00164ECF" w:rsidRPr="002D3FEB" w:rsidDel="00B53FEE">
          <w:rPr>
            <w:rFonts w:hint="eastAsia"/>
          </w:rPr>
          <w:delText>short</w:delText>
        </w:r>
        <w:r w:rsidR="008245FA" w:rsidRPr="002D3FEB" w:rsidDel="00B53FEE">
          <w:delText>ing</w:delText>
        </w:r>
        <w:r w:rsidR="00455F8F" w:rsidRPr="002D3FEB" w:rsidDel="00B53FEE">
          <w:rPr>
            <w:rFonts w:hint="eastAsia"/>
          </w:rPr>
          <w:delText xml:space="preserve"> flow</w:delText>
        </w:r>
        <w:r w:rsidR="008245FA" w:rsidRPr="002D3FEB" w:rsidDel="00B53FEE">
          <w:delText>s</w:delText>
        </w:r>
        <w:r w:rsidR="00455F8F" w:rsidRPr="002D3FEB" w:rsidDel="00B53FEE">
          <w:rPr>
            <w:rFonts w:hint="eastAsia"/>
          </w:rPr>
          <w:delText xml:space="preserve"> </w:delText>
        </w:r>
        <w:r w:rsidR="00164ECF" w:rsidRPr="002D3FEB" w:rsidDel="00B53FEE">
          <w:rPr>
            <w:rFonts w:hint="eastAsia"/>
          </w:rPr>
          <w:delText>negative</w:delText>
        </w:r>
        <w:r w:rsidR="00455F8F" w:rsidRPr="002D3FEB" w:rsidDel="00B53FEE">
          <w:rPr>
            <w:rFonts w:hint="eastAsia"/>
          </w:rPr>
          <w:delText>ly</w:delText>
        </w:r>
        <w:r w:rsidR="00455F8F" w:rsidRPr="002D3FEB" w:rsidDel="00B53FEE">
          <w:delText xml:space="preserve"> predict future return</w:delText>
        </w:r>
        <w:r w:rsidR="008245FA" w:rsidRPr="002D3FEB" w:rsidDel="00B53FEE">
          <w:delText>s</w:delText>
        </w:r>
        <w:r w:rsidR="00455F8F" w:rsidRPr="002D3FEB" w:rsidDel="00B53FEE">
          <w:rPr>
            <w:rFonts w:hint="eastAsia"/>
          </w:rPr>
          <w:delText xml:space="preserve"> when including social media variables</w:delText>
        </w:r>
        <w:r w:rsidR="00455F8F" w:rsidRPr="002D3FEB" w:rsidDel="00B53FEE">
          <w:delText>.</w:delText>
        </w:r>
      </w:del>
    </w:p>
    <w:p w14:paraId="3EF3F181" w14:textId="7A37F689" w:rsidR="00BE7E66" w:rsidRPr="002D3FEB" w:rsidRDefault="00D21B9A" w:rsidP="00B53FEE">
      <w:pPr>
        <w:spacing w:line="480" w:lineRule="auto"/>
        <w:ind w:firstLine="720"/>
        <w:jc w:val="both"/>
      </w:pPr>
      <w:r w:rsidRPr="002D3FEB">
        <w:t>We are more interested in understanding how</w:t>
      </w:r>
      <w:r w:rsidR="00455F8F" w:rsidRPr="002D3FEB">
        <w:t xml:space="preserve"> the return predictability of </w:t>
      </w:r>
      <w:r w:rsidR="007014AE" w:rsidRPr="002D3FEB">
        <w:rPr>
          <w:rFonts w:hint="eastAsia"/>
        </w:rPr>
        <w:t>short</w:t>
      </w:r>
      <w:r w:rsidR="008245FA" w:rsidRPr="002D3FEB">
        <w:t>ing</w:t>
      </w:r>
      <w:r w:rsidR="00455F8F" w:rsidRPr="002D3FEB">
        <w:t xml:space="preserve"> flow</w:t>
      </w:r>
      <w:r w:rsidR="008245FA" w:rsidRPr="002D3FEB">
        <w:t>s</w:t>
      </w:r>
      <w:r w:rsidR="00455F8F" w:rsidRPr="002D3FEB">
        <w:t xml:space="preserve"> changes with agent influence in the network. </w:t>
      </w:r>
      <w:r w:rsidR="00455F8F" w:rsidRPr="002D3FEB">
        <w:rPr>
          <w:rFonts w:hint="eastAsia"/>
        </w:rPr>
        <w:t>For the high influence</w:t>
      </w:r>
      <w:r w:rsidR="00455F8F" w:rsidRPr="002D3FEB">
        <w:t xml:space="preserve"> subsample in column II</w:t>
      </w:r>
      <w:r w:rsidR="009C4E2B">
        <w:t xml:space="preserve"> of Table 5 Panel B</w:t>
      </w:r>
      <w:r w:rsidR="00455F8F" w:rsidRPr="002D3FEB">
        <w:rPr>
          <w:rFonts w:hint="eastAsia"/>
        </w:rPr>
        <w:t xml:space="preserve">, the coefficient on </w:t>
      </w:r>
      <w:r w:rsidR="00122E9B" w:rsidRPr="002D3FEB">
        <w:t>ShortFlow</w:t>
      </w:r>
      <w:r w:rsidR="003A5C4E" w:rsidRPr="002D3FEB">
        <w:t xml:space="preserve"> </w:t>
      </w:r>
      <w:r w:rsidR="00122E9B" w:rsidRPr="002D3FEB">
        <w:t>(t-1)</w:t>
      </w:r>
      <w:r w:rsidR="001839AE" w:rsidRPr="002D3FEB">
        <w:rPr>
          <w:rFonts w:hint="eastAsia"/>
        </w:rPr>
        <w:t xml:space="preserve"> </w:t>
      </w:r>
      <w:r w:rsidR="00122E9B" w:rsidRPr="002D3FEB">
        <w:rPr>
          <w:rFonts w:hint="eastAsia"/>
        </w:rPr>
        <w:t xml:space="preserve">is </w:t>
      </w:r>
      <w:r w:rsidR="00670BA8" w:rsidRPr="002D3FEB">
        <w:rPr>
          <w:rFonts w:hint="eastAsia"/>
        </w:rPr>
        <w:t>-</w:t>
      </w:r>
      <w:del w:id="720" w:author="Siyang Li" w:date="2026-08-07T12:25:00Z" w16du:dateUtc="2026-08-07T04:25:00Z">
        <w:r w:rsidR="00670BA8" w:rsidDel="009440C6">
          <w:rPr>
            <w:rFonts w:hint="eastAsia"/>
          </w:rPr>
          <w:delText>1.</w:delText>
        </w:r>
        <w:r w:rsidR="00AB7B2C" w:rsidDel="009440C6">
          <w:rPr>
            <w:rFonts w:hint="eastAsia"/>
          </w:rPr>
          <w:delText>7969</w:delText>
        </w:r>
      </w:del>
      <w:ins w:id="721" w:author="Siyang Li" w:date="2026-08-07T12:25:00Z" w16du:dateUtc="2026-08-07T04:25:00Z">
        <w:r w:rsidR="009440C6">
          <w:rPr>
            <w:rFonts w:hint="eastAsia"/>
          </w:rPr>
          <w:t>0.04</w:t>
        </w:r>
      </w:ins>
      <w:ins w:id="722" w:author="Siyang Li" w:date="2026-08-16T15:22:00Z" w16du:dateUtc="2026-08-16T07:22:00Z">
        <w:r w:rsidR="00F9246F">
          <w:rPr>
            <w:rFonts w:hint="eastAsia"/>
          </w:rPr>
          <w:t>24</w:t>
        </w:r>
      </w:ins>
      <w:r w:rsidR="00670BA8" w:rsidRPr="002D3FEB">
        <w:t xml:space="preserve"> (t-stat=</w:t>
      </w:r>
      <w:r w:rsidR="00670BA8" w:rsidRPr="002D3FEB">
        <w:rPr>
          <w:rFonts w:hint="eastAsia"/>
        </w:rPr>
        <w:t>-</w:t>
      </w:r>
      <w:del w:id="723" w:author="Siyang Li" w:date="2026-08-07T12:25:00Z" w16du:dateUtc="2026-08-07T04:25:00Z">
        <w:r w:rsidR="00AB7B2C" w:rsidDel="009440C6">
          <w:rPr>
            <w:rFonts w:hint="eastAsia"/>
          </w:rPr>
          <w:delText>3</w:delText>
        </w:r>
        <w:r w:rsidR="00670BA8" w:rsidDel="009440C6">
          <w:rPr>
            <w:rFonts w:hint="eastAsia"/>
          </w:rPr>
          <w:delText>.53</w:delText>
        </w:r>
      </w:del>
      <w:ins w:id="724" w:author="Siyang Li" w:date="2026-08-16T15:23:00Z" w16du:dateUtc="2026-08-16T07:23:00Z">
        <w:r w:rsidR="00F9246F">
          <w:rPr>
            <w:rFonts w:hint="eastAsia"/>
          </w:rPr>
          <w:t>6.84</w:t>
        </w:r>
      </w:ins>
      <w:r w:rsidR="00670BA8" w:rsidRPr="002D3FEB">
        <w:t>)</w:t>
      </w:r>
      <w:r w:rsidR="009C4E2B">
        <w:t>,</w:t>
      </w:r>
      <w:ins w:id="725" w:author="Siyang Li" w:date="2026-08-07T12:32:00Z" w16du:dateUtc="2026-08-07T04:32:00Z">
        <w:r w:rsidR="001E2DC9">
          <w:rPr>
            <w:rFonts w:hint="eastAsia"/>
          </w:rPr>
          <w:t xml:space="preserve"> and s</w:t>
        </w:r>
        <w:r w:rsidR="001E2DC9" w:rsidRPr="002D3FEB">
          <w:rPr>
            <w:rFonts w:hint="eastAsia"/>
          </w:rPr>
          <w:t>hort</w:t>
        </w:r>
        <w:r w:rsidR="001E2DC9" w:rsidRPr="002D3FEB">
          <w:t>ing</w:t>
        </w:r>
        <w:r w:rsidR="001E2DC9" w:rsidRPr="002D3FEB">
          <w:rPr>
            <w:rFonts w:hint="eastAsia"/>
          </w:rPr>
          <w:t xml:space="preserve"> flow</w:t>
        </w:r>
        <w:r w:rsidR="001E2DC9" w:rsidRPr="002D3FEB">
          <w:t>s Granger cause</w:t>
        </w:r>
        <w:r w:rsidR="001E2DC9">
          <w:rPr>
            <w:rFonts w:hint="eastAsia"/>
          </w:rPr>
          <w:t>s</w:t>
        </w:r>
        <w:r w:rsidR="001E2DC9" w:rsidRPr="002D3FEB">
          <w:t xml:space="preserve"> future returns with a p-value </w:t>
        </w:r>
        <w:r w:rsidR="001E2DC9">
          <w:t xml:space="preserve">of </w:t>
        </w:r>
        <w:r w:rsidR="001E2DC9">
          <w:rPr>
            <w:rFonts w:hint="eastAsia"/>
          </w:rPr>
          <w:t>less than 1</w:t>
        </w:r>
        <w:r w:rsidR="001E2DC9">
          <w:t>%</w:t>
        </w:r>
        <w:r w:rsidR="001E2DC9">
          <w:rPr>
            <w:rFonts w:hint="eastAsia"/>
          </w:rPr>
          <w:t>.</w:t>
        </w:r>
      </w:ins>
      <w:r w:rsidR="009C4E2B">
        <w:t xml:space="preserve"> </w:t>
      </w:r>
      <w:del w:id="726" w:author="Siyang Li" w:date="2026-08-07T12:30:00Z" w16du:dateUtc="2026-08-07T04:30:00Z">
        <w:r w:rsidR="009C4E2B" w:rsidDel="00C06AD4">
          <w:delText xml:space="preserve">which is much </w:delText>
        </w:r>
        <w:r w:rsidR="001C7313" w:rsidDel="00C06AD4">
          <w:delText xml:space="preserve">larger effect </w:delText>
        </w:r>
        <w:r w:rsidR="009C4E2B" w:rsidDel="00C06AD4">
          <w:delText xml:space="preserve">than </w:delText>
        </w:r>
        <w:r w:rsidR="00992887" w:rsidRPr="002D3FEB" w:rsidDel="00C06AD4">
          <w:rPr>
            <w:rFonts w:hint="eastAsia"/>
          </w:rPr>
          <w:delText>-</w:delText>
        </w:r>
        <w:r w:rsidR="00992887" w:rsidDel="00C06AD4">
          <w:rPr>
            <w:rFonts w:hint="eastAsia"/>
          </w:rPr>
          <w:delText>0.0010</w:delText>
        </w:r>
        <w:r w:rsidR="00992887" w:rsidRPr="002D3FEB" w:rsidDel="00C06AD4">
          <w:delText xml:space="preserve"> (t-stat=</w:delText>
        </w:r>
        <w:r w:rsidR="00992887" w:rsidRPr="002D3FEB" w:rsidDel="00C06AD4">
          <w:rPr>
            <w:rFonts w:hint="eastAsia"/>
          </w:rPr>
          <w:delText>-</w:delText>
        </w:r>
        <w:r w:rsidR="00992887" w:rsidDel="00C06AD4">
          <w:rPr>
            <w:rFonts w:hint="eastAsia"/>
          </w:rPr>
          <w:delText>9.28</w:delText>
        </w:r>
        <w:r w:rsidR="00992887" w:rsidRPr="002D3FEB" w:rsidDel="00C06AD4">
          <w:delText>)</w:delText>
        </w:r>
      </w:del>
      <w:ins w:id="727" w:author="Siyang Li" w:date="2026-08-07T12:32:00Z" w16du:dateUtc="2026-08-07T04:32:00Z">
        <w:r w:rsidR="009823CD">
          <w:rPr>
            <w:rFonts w:hint="eastAsia"/>
          </w:rPr>
          <w:t>In con</w:t>
        </w:r>
      </w:ins>
      <w:ins w:id="728" w:author="Siyang Li" w:date="2026-08-07T12:33:00Z" w16du:dateUtc="2026-08-07T04:33:00Z">
        <w:r w:rsidR="009823CD">
          <w:rPr>
            <w:rFonts w:hint="eastAsia"/>
          </w:rPr>
          <w:t>trast,</w:t>
        </w:r>
      </w:ins>
      <w:ins w:id="729" w:author="Siyang Li" w:date="2026-08-07T12:30:00Z" w16du:dateUtc="2026-08-07T04:30:00Z">
        <w:r w:rsidR="00C06AD4">
          <w:rPr>
            <w:rFonts w:hint="eastAsia"/>
          </w:rPr>
          <w:t xml:space="preserve"> the coefficients are insig</w:t>
        </w:r>
      </w:ins>
      <w:ins w:id="730" w:author="Siyang Li" w:date="2026-08-07T12:31:00Z" w16du:dateUtc="2026-08-07T04:31:00Z">
        <w:r w:rsidR="00C06AD4">
          <w:rPr>
            <w:rFonts w:hint="eastAsia"/>
          </w:rPr>
          <w:t>nificant</w:t>
        </w:r>
      </w:ins>
      <w:r w:rsidR="00992887">
        <w:rPr>
          <w:rFonts w:hint="eastAsia"/>
        </w:rPr>
        <w:t xml:space="preserve"> for </w:t>
      </w:r>
      <w:r w:rsidR="009C4E2B">
        <w:t>the</w:t>
      </w:r>
      <w:r w:rsidR="00992887">
        <w:rPr>
          <w:rFonts w:hint="eastAsia"/>
        </w:rPr>
        <w:t xml:space="preserve"> low</w:t>
      </w:r>
      <w:r w:rsidR="00992887" w:rsidRPr="002D3FEB">
        <w:rPr>
          <w:rFonts w:hint="eastAsia"/>
        </w:rPr>
        <w:t xml:space="preserve"> influence</w:t>
      </w:r>
      <w:r w:rsidR="00992887" w:rsidRPr="002D3FEB">
        <w:t xml:space="preserve"> subsample</w:t>
      </w:r>
      <w:r w:rsidR="009C4E2B">
        <w:t xml:space="preserve"> in column III</w:t>
      </w:r>
      <w:r w:rsidR="00455F8F" w:rsidRPr="002D3FEB">
        <w:t xml:space="preserve">. </w:t>
      </w:r>
      <w:del w:id="731" w:author="Siyang Li" w:date="2026-08-07T12:25:00Z" w16du:dateUtc="2026-08-07T04:25:00Z">
        <w:r w:rsidR="00992887" w:rsidDel="00385DD7">
          <w:rPr>
            <w:rFonts w:hint="eastAsia"/>
          </w:rPr>
          <w:delText>S</w:delText>
        </w:r>
        <w:r w:rsidR="00D875E5" w:rsidRPr="002D3FEB" w:rsidDel="00385DD7">
          <w:rPr>
            <w:rFonts w:hint="eastAsia"/>
          </w:rPr>
          <w:delText>hort</w:delText>
        </w:r>
        <w:r w:rsidR="008245FA" w:rsidRPr="002D3FEB" w:rsidDel="00385DD7">
          <w:delText>ing</w:delText>
        </w:r>
        <w:r w:rsidR="00D875E5" w:rsidRPr="002D3FEB" w:rsidDel="00385DD7">
          <w:rPr>
            <w:rFonts w:hint="eastAsia"/>
          </w:rPr>
          <w:delText xml:space="preserve"> flow</w:delText>
        </w:r>
        <w:r w:rsidR="008245FA" w:rsidRPr="002D3FEB" w:rsidDel="00385DD7">
          <w:delText>s</w:delText>
        </w:r>
        <w:r w:rsidR="00D875E5" w:rsidRPr="002D3FEB" w:rsidDel="00385DD7">
          <w:delText xml:space="preserve"> Granger cause</w:delText>
        </w:r>
        <w:r w:rsidR="0051081C" w:rsidDel="00385DD7">
          <w:rPr>
            <w:rFonts w:hint="eastAsia"/>
          </w:rPr>
          <w:delText>s</w:delText>
        </w:r>
        <w:r w:rsidR="00D875E5" w:rsidRPr="002D3FEB" w:rsidDel="00385DD7">
          <w:delText xml:space="preserve"> </w:delText>
        </w:r>
        <w:r w:rsidR="00D875E5" w:rsidRPr="002D3FEB" w:rsidDel="00385DD7">
          <w:rPr>
            <w:rFonts w:hint="eastAsia"/>
          </w:rPr>
          <w:delText>return</w:delText>
        </w:r>
        <w:r w:rsidR="00644AA3" w:rsidRPr="002D3FEB" w:rsidDel="00385DD7">
          <w:delText>s</w:delText>
        </w:r>
        <w:r w:rsidR="00D875E5" w:rsidRPr="002D3FEB" w:rsidDel="00385DD7">
          <w:delText xml:space="preserve"> with </w:delText>
        </w:r>
        <w:r w:rsidR="00D875E5" w:rsidRPr="002D3FEB" w:rsidDel="00385DD7">
          <w:rPr>
            <w:rFonts w:hint="eastAsia"/>
          </w:rPr>
          <w:delText>negative</w:delText>
        </w:r>
        <w:r w:rsidR="00D875E5" w:rsidRPr="002D3FEB" w:rsidDel="00385DD7">
          <w:delText xml:space="preserve"> relations</w:delText>
        </w:r>
      </w:del>
      <w:r w:rsidR="00D875E5" w:rsidRPr="002D3FEB">
        <w:t xml:space="preserve"> </w:t>
      </w:r>
      <w:del w:id="732" w:author="Siyang Li" w:date="2026-08-07T12:32:00Z" w16du:dateUtc="2026-08-07T04:32:00Z">
        <w:r w:rsidR="00D875E5" w:rsidRPr="002D3FEB" w:rsidDel="009823CD">
          <w:delText xml:space="preserve">in </w:delText>
        </w:r>
      </w:del>
      <w:del w:id="733" w:author="Siyang Li" w:date="2026-08-07T12:25:00Z" w16du:dateUtc="2026-08-07T04:25:00Z">
        <w:r w:rsidR="0051081C" w:rsidDel="00385DD7">
          <w:rPr>
            <w:rFonts w:hint="eastAsia"/>
          </w:rPr>
          <w:delText>both</w:delText>
        </w:r>
        <w:r w:rsidR="0051081C" w:rsidRPr="002D3FEB" w:rsidDel="00385DD7">
          <w:delText xml:space="preserve"> </w:delText>
        </w:r>
      </w:del>
      <w:del w:id="734" w:author="Siyang Li" w:date="2026-08-07T12:32:00Z" w16du:dateUtc="2026-08-07T04:32:00Z">
        <w:r w:rsidR="001C7313" w:rsidDel="009823CD">
          <w:delText xml:space="preserve">the </w:delText>
        </w:r>
        <w:r w:rsidR="00D875E5" w:rsidRPr="002D3FEB" w:rsidDel="009823CD">
          <w:delText>high</w:delText>
        </w:r>
        <w:r w:rsidR="0051081C" w:rsidDel="009823CD">
          <w:rPr>
            <w:rFonts w:hint="eastAsia"/>
          </w:rPr>
          <w:delText xml:space="preserve"> </w:delText>
        </w:r>
      </w:del>
      <w:del w:id="735" w:author="Siyang Li" w:date="2026-08-07T12:25:00Z" w16du:dateUtc="2026-08-07T04:25:00Z">
        <w:r w:rsidR="0051081C" w:rsidDel="00385DD7">
          <w:rPr>
            <w:rFonts w:hint="eastAsia"/>
          </w:rPr>
          <w:delText>and low</w:delText>
        </w:r>
        <w:r w:rsidR="00D875E5" w:rsidRPr="002D3FEB" w:rsidDel="00385DD7">
          <w:rPr>
            <w:rFonts w:hint="eastAsia"/>
          </w:rPr>
          <w:delText xml:space="preserve"> </w:delText>
        </w:r>
      </w:del>
      <w:del w:id="736" w:author="Siyang Li" w:date="2026-08-07T12:32:00Z" w16du:dateUtc="2026-08-07T04:32:00Z">
        <w:r w:rsidR="00D875E5" w:rsidRPr="002D3FEB" w:rsidDel="009823CD">
          <w:delText>influence subsample</w:delText>
        </w:r>
        <w:r w:rsidR="00D875E5" w:rsidRPr="002D3FEB" w:rsidDel="009823CD">
          <w:rPr>
            <w:rFonts w:hint="eastAsia"/>
          </w:rPr>
          <w:delText xml:space="preserve">. </w:delText>
        </w:r>
        <w:r w:rsidR="00BE7E66" w:rsidRPr="002D3FEB" w:rsidDel="009823CD">
          <w:rPr>
            <w:rFonts w:hint="eastAsia"/>
          </w:rPr>
          <w:delText xml:space="preserve"> </w:delText>
        </w:r>
        <w:r w:rsidR="00F72B2F" w:rsidRPr="002D3FEB" w:rsidDel="009823CD">
          <w:rPr>
            <w:rFonts w:hint="eastAsia"/>
          </w:rPr>
          <w:delText xml:space="preserve"> </w:delText>
        </w:r>
      </w:del>
    </w:p>
    <w:p w14:paraId="07348DD9" w14:textId="6D5364D5" w:rsidR="009C4E2B" w:rsidRDefault="00FA315D" w:rsidP="009C4E2B">
      <w:pPr>
        <w:spacing w:line="480" w:lineRule="auto"/>
        <w:ind w:firstLine="720"/>
        <w:jc w:val="both"/>
        <w:rPr>
          <w:ins w:id="737" w:author="Siyang Li" w:date="2026-08-16T19:40:00Z" w16du:dateUtc="2026-08-16T11:40:00Z"/>
        </w:rPr>
      </w:pPr>
      <w:r>
        <w:rPr>
          <w:rFonts w:hint="eastAsia"/>
        </w:rPr>
        <w:t>To better compare the economic magnitudes, t</w:t>
      </w:r>
      <w:r w:rsidRPr="002A5010">
        <w:t xml:space="preserve">he </w:t>
      </w:r>
      <w:r w:rsidR="00455F8F" w:rsidRPr="002A5010">
        <w:t xml:space="preserve">corresponding IRFs are </w:t>
      </w:r>
      <w:r w:rsidR="009C4E2B">
        <w:t>provided</w:t>
      </w:r>
      <w:r w:rsidR="00455F8F" w:rsidRPr="002A5010">
        <w:t xml:space="preserve"> in Figure </w:t>
      </w:r>
      <w:r w:rsidR="00F233F3" w:rsidRPr="002A5010">
        <w:t>5</w:t>
      </w:r>
      <w:r w:rsidR="00455F8F" w:rsidRPr="002A5010">
        <w:t xml:space="preserve"> Panel K-L.</w:t>
      </w:r>
      <w:r w:rsidR="00455F8F" w:rsidRPr="002D3FEB">
        <w:t xml:space="preserve"> </w:t>
      </w:r>
      <w:r w:rsidR="00455F8F" w:rsidRPr="002D3FEB">
        <w:rPr>
          <w:rFonts w:hint="eastAsia"/>
        </w:rPr>
        <w:t>For the high influence subsample, a</w:t>
      </w:r>
      <w:r w:rsidR="00455F8F" w:rsidRPr="002D3FEB">
        <w:t xml:space="preserve"> one standard deviation shock of </w:t>
      </w:r>
      <w:r w:rsidR="00E34673" w:rsidRPr="002D3FEB">
        <w:rPr>
          <w:rFonts w:hint="eastAsia"/>
        </w:rPr>
        <w:t>short</w:t>
      </w:r>
      <w:r w:rsidR="00644AA3" w:rsidRPr="002D3FEB">
        <w:t>ing</w:t>
      </w:r>
      <w:r w:rsidR="00455F8F" w:rsidRPr="002D3FEB">
        <w:rPr>
          <w:rFonts w:hint="eastAsia"/>
        </w:rPr>
        <w:t xml:space="preserve"> flow</w:t>
      </w:r>
      <w:r w:rsidR="00644AA3" w:rsidRPr="002D3FEB">
        <w:t>s</w:t>
      </w:r>
      <w:r w:rsidR="00455F8F" w:rsidRPr="002D3FEB">
        <w:t xml:space="preserve"> is associated with a </w:t>
      </w:r>
      <w:del w:id="738" w:author="Siyang Li" w:date="2026-08-07T12:33:00Z" w16du:dateUtc="2026-08-07T04:33:00Z">
        <w:r w:rsidR="00D4160C" w:rsidDel="00E85070">
          <w:rPr>
            <w:rFonts w:hint="eastAsia"/>
          </w:rPr>
          <w:delText>4</w:delText>
        </w:r>
        <w:r w:rsidR="00A0656A" w:rsidDel="00E85070">
          <w:rPr>
            <w:rFonts w:hint="eastAsia"/>
          </w:rPr>
          <w:delText>0</w:delText>
        </w:r>
        <w:r w:rsidR="00A0656A" w:rsidRPr="002D3FEB" w:rsidDel="00E85070">
          <w:delText xml:space="preserve"> </w:delText>
        </w:r>
      </w:del>
      <w:ins w:id="739" w:author="Siyang Li" w:date="2026-08-16T15:32:00Z" w16du:dateUtc="2026-08-16T07:32:00Z">
        <w:r w:rsidR="00203146">
          <w:rPr>
            <w:rFonts w:hint="eastAsia"/>
          </w:rPr>
          <w:t>28</w:t>
        </w:r>
      </w:ins>
      <w:ins w:id="740" w:author="Siyang Li" w:date="2026-08-07T12:33:00Z" w16du:dateUtc="2026-08-07T04:33:00Z">
        <w:r w:rsidR="00E85070" w:rsidRPr="002D3FEB">
          <w:t xml:space="preserve"> </w:t>
        </w:r>
      </w:ins>
      <w:r w:rsidR="00455F8F" w:rsidRPr="002D3FEB">
        <w:t>bp</w:t>
      </w:r>
      <w:del w:id="741" w:author="Siyang Li" w:date="2026-08-09T16:15:00Z" w16du:dateUtc="2026-08-09T08:15:00Z">
        <w:r w:rsidR="00455F8F" w:rsidRPr="002D3FEB" w:rsidDel="006716CC">
          <w:delText>s</w:delText>
        </w:r>
      </w:del>
      <w:r w:rsidR="00455F8F" w:rsidRPr="002D3FEB">
        <w:t xml:space="preserve"> </w:t>
      </w:r>
      <w:r w:rsidR="00E34673" w:rsidRPr="002D3FEB">
        <w:rPr>
          <w:rFonts w:hint="eastAsia"/>
        </w:rPr>
        <w:t>decrease</w:t>
      </w:r>
      <w:r w:rsidR="00455F8F" w:rsidRPr="002D3FEB">
        <w:t xml:space="preserve"> </w:t>
      </w:r>
      <w:r w:rsidR="00151786">
        <w:t xml:space="preserve">in the </w:t>
      </w:r>
      <w:r w:rsidR="00151786" w:rsidRPr="002D3FEB">
        <w:t xml:space="preserve">daily </w:t>
      </w:r>
      <w:r w:rsidR="00151786">
        <w:rPr>
          <w:rFonts w:hint="eastAsia"/>
        </w:rPr>
        <w:t xml:space="preserve">average </w:t>
      </w:r>
      <w:r w:rsidR="00151786" w:rsidRPr="002D3FEB">
        <w:t xml:space="preserve">return </w:t>
      </w:r>
      <w:r w:rsidR="00151786">
        <w:t>for the following</w:t>
      </w:r>
      <w:r w:rsidR="00151786" w:rsidRPr="002D3FEB">
        <w:t xml:space="preserve"> </w:t>
      </w:r>
      <w:r w:rsidR="00D62C0D">
        <w:rPr>
          <w:rFonts w:hint="eastAsia"/>
        </w:rPr>
        <w:t>week</w:t>
      </w:r>
      <w:r w:rsidR="00455F8F" w:rsidRPr="002D3FEB">
        <w:t>.</w:t>
      </w:r>
      <w:r w:rsidR="00455F8F" w:rsidRPr="002D3FEB">
        <w:rPr>
          <w:rFonts w:hint="eastAsia"/>
        </w:rPr>
        <w:t xml:space="preserve"> While for the low influence subsample, the same shock is associated with </w:t>
      </w:r>
      <w:del w:id="742" w:author="Siyang Li" w:date="2026-08-07T12:35:00Z" w16du:dateUtc="2026-08-07T04:35:00Z">
        <w:r w:rsidR="009937EE" w:rsidDel="00EA25B7">
          <w:rPr>
            <w:rFonts w:hint="eastAsia"/>
          </w:rPr>
          <w:delText xml:space="preserve">only </w:delText>
        </w:r>
        <w:r w:rsidR="00151786" w:rsidDel="00EA25B7">
          <w:delText xml:space="preserve">a </w:delText>
        </w:r>
        <w:r w:rsidR="009937EE" w:rsidDel="00EA25B7">
          <w:rPr>
            <w:rFonts w:hint="eastAsia"/>
          </w:rPr>
          <w:delText>1 bps</w:delText>
        </w:r>
      </w:del>
      <w:ins w:id="743" w:author="Siyang Li" w:date="2026-08-07T12:35:00Z" w16du:dateUtc="2026-08-07T04:35:00Z">
        <w:r w:rsidR="00EA25B7">
          <w:rPr>
            <w:rFonts w:hint="eastAsia"/>
          </w:rPr>
          <w:t>little</w:t>
        </w:r>
      </w:ins>
      <w:r w:rsidR="009937EE">
        <w:rPr>
          <w:rFonts w:hint="eastAsia"/>
        </w:rPr>
        <w:t xml:space="preserve"> </w:t>
      </w:r>
      <w:del w:id="744" w:author="Siyang Li" w:date="2026-08-07T12:35:00Z" w16du:dateUtc="2026-08-07T04:35:00Z">
        <w:r w:rsidR="009937EE" w:rsidDel="00EA25B7">
          <w:rPr>
            <w:rFonts w:hint="eastAsia"/>
          </w:rPr>
          <w:delText>decrease</w:delText>
        </w:r>
        <w:r w:rsidR="00E34673" w:rsidRPr="002D3FEB" w:rsidDel="00EA25B7">
          <w:rPr>
            <w:rFonts w:hint="eastAsia"/>
          </w:rPr>
          <w:delText xml:space="preserve"> </w:delText>
        </w:r>
      </w:del>
      <w:ins w:id="745" w:author="Siyang Li" w:date="2026-08-07T12:35:00Z" w16du:dateUtc="2026-08-07T04:35:00Z">
        <w:r w:rsidR="00EA25B7">
          <w:rPr>
            <w:rFonts w:hint="eastAsia"/>
          </w:rPr>
          <w:t>response</w:t>
        </w:r>
        <w:r w:rsidR="00EA25B7" w:rsidRPr="002D3FEB">
          <w:rPr>
            <w:rFonts w:hint="eastAsia"/>
          </w:rPr>
          <w:t xml:space="preserve"> </w:t>
        </w:r>
      </w:ins>
      <w:r w:rsidR="00644AA3" w:rsidRPr="002D3FEB">
        <w:t>in</w:t>
      </w:r>
      <w:r w:rsidR="00644AA3" w:rsidRPr="002D3FEB">
        <w:rPr>
          <w:rFonts w:hint="eastAsia"/>
        </w:rPr>
        <w:t xml:space="preserve"> </w:t>
      </w:r>
      <w:r w:rsidR="00E34673" w:rsidRPr="002D3FEB">
        <w:rPr>
          <w:rFonts w:hint="eastAsia"/>
        </w:rPr>
        <w:t>return</w:t>
      </w:r>
      <w:r w:rsidR="00644AA3" w:rsidRPr="002D3FEB">
        <w:t>s</w:t>
      </w:r>
      <w:r w:rsidR="00455F8F" w:rsidRPr="002D3FEB">
        <w:rPr>
          <w:rFonts w:hint="eastAsia"/>
        </w:rPr>
        <w:t xml:space="preserve">. </w:t>
      </w:r>
      <w:r w:rsidR="00DB3159" w:rsidRPr="002D3FEB">
        <w:rPr>
          <w:rFonts w:hint="eastAsia"/>
        </w:rPr>
        <w:t>T</w:t>
      </w:r>
      <w:r w:rsidR="00455F8F" w:rsidRPr="002D3FEB">
        <w:t xml:space="preserve">he results </w:t>
      </w:r>
      <w:r w:rsidR="00455F8F" w:rsidRPr="002D3FEB">
        <w:rPr>
          <w:rFonts w:hint="eastAsia"/>
        </w:rPr>
        <w:t>show</w:t>
      </w:r>
      <w:r w:rsidR="00455F8F" w:rsidRPr="002D3FEB">
        <w:t xml:space="preserve"> that </w:t>
      </w:r>
      <w:r w:rsidR="00A9102A" w:rsidRPr="002D3FEB">
        <w:rPr>
          <w:rFonts w:hint="eastAsia"/>
        </w:rPr>
        <w:t>short</w:t>
      </w:r>
      <w:r w:rsidR="008A1A83" w:rsidRPr="002D3FEB">
        <w:t>ing</w:t>
      </w:r>
      <w:r w:rsidR="00455F8F" w:rsidRPr="002D3FEB">
        <w:rPr>
          <w:rFonts w:hint="eastAsia"/>
        </w:rPr>
        <w:t xml:space="preserve"> flow</w:t>
      </w:r>
      <w:r w:rsidR="008A1A83" w:rsidRPr="002D3FEB">
        <w:t>s</w:t>
      </w:r>
      <w:r w:rsidR="00455F8F" w:rsidRPr="002D3FEB">
        <w:t xml:space="preserve"> </w:t>
      </w:r>
      <w:r w:rsidR="009C4E2B">
        <w:t xml:space="preserve">are connected </w:t>
      </w:r>
      <w:r w:rsidR="00151786">
        <w:t xml:space="preserve">to </w:t>
      </w:r>
      <w:r w:rsidR="009C4E2B">
        <w:t>a much larger decrease in</w:t>
      </w:r>
      <w:r w:rsidR="00455F8F" w:rsidRPr="002D3FEB">
        <w:t xml:space="preserve"> </w:t>
      </w:r>
      <w:r w:rsidR="00455F8F" w:rsidRPr="002D3FEB">
        <w:rPr>
          <w:rFonts w:hint="eastAsia"/>
        </w:rPr>
        <w:t>future return</w:t>
      </w:r>
      <w:r w:rsidR="008A1A83" w:rsidRPr="002D3FEB">
        <w:t>s</w:t>
      </w:r>
      <w:r w:rsidR="00455F8F" w:rsidRPr="002D3FEB">
        <w:t xml:space="preserve"> in the more influential network.</w:t>
      </w:r>
      <w:r w:rsidR="00E021EF" w:rsidRPr="002D3FEB">
        <w:rPr>
          <w:rFonts w:hint="eastAsia"/>
        </w:rPr>
        <w:t xml:space="preserve"> </w:t>
      </w:r>
      <w:r w:rsidR="004E4F36" w:rsidRPr="002D3FEB">
        <w:t>This is quite intriguing</w:t>
      </w:r>
      <w:r w:rsidR="009C4E2B">
        <w:t>,</w:t>
      </w:r>
      <w:r w:rsidR="004E4F36" w:rsidRPr="002D3FEB">
        <w:t xml:space="preserve"> because earlier results suggest that short</w:t>
      </w:r>
      <w:r w:rsidR="00B40337" w:rsidRPr="002D3FEB">
        <w:rPr>
          <w:rFonts w:hint="eastAsia"/>
        </w:rPr>
        <w:t xml:space="preserve"> </w:t>
      </w:r>
      <w:r w:rsidR="004E4F36" w:rsidRPr="002D3FEB">
        <w:t xml:space="preserve">sellers on average shy away from shorting when they worry that more </w:t>
      </w:r>
      <w:r w:rsidR="00101B89" w:rsidRPr="002D3FEB">
        <w:rPr>
          <w:rFonts w:hint="eastAsia"/>
        </w:rPr>
        <w:t xml:space="preserve">positive </w:t>
      </w:r>
      <w:r w:rsidR="004E4F36" w:rsidRPr="002D3FEB">
        <w:t xml:space="preserve">social media </w:t>
      </w:r>
      <w:r w:rsidR="00101B89" w:rsidRPr="002D3FEB">
        <w:rPr>
          <w:rFonts w:hint="eastAsia"/>
        </w:rPr>
        <w:t>tones</w:t>
      </w:r>
      <w:r w:rsidR="00101B89" w:rsidRPr="002D3FEB">
        <w:t xml:space="preserve"> </w:t>
      </w:r>
      <w:r w:rsidR="009C4E2B">
        <w:t>lead to</w:t>
      </w:r>
      <w:r w:rsidR="004E4F36" w:rsidRPr="002D3FEB">
        <w:t xml:space="preserve"> </w:t>
      </w:r>
      <w:r w:rsidR="009C4E2B">
        <w:t xml:space="preserve">higher returns and </w:t>
      </w:r>
      <w:r w:rsidR="004E4F36" w:rsidRPr="002D3FEB">
        <w:t>short squeeze risk</w:t>
      </w:r>
      <w:r w:rsidR="009C4E2B">
        <w:t>,</w:t>
      </w:r>
      <w:r w:rsidR="004E4F36" w:rsidRPr="002D3FEB">
        <w:t xml:space="preserve"> when agent influence is high. </w:t>
      </w:r>
      <w:r w:rsidR="009C4E2B">
        <w:t xml:space="preserve">This particular pattern between shorting flows and future returns suggests that </w:t>
      </w:r>
      <w:r w:rsidR="009C4E2B" w:rsidRPr="002D3FEB">
        <w:t xml:space="preserve">short sellers </w:t>
      </w:r>
      <w:r w:rsidR="009C4E2B">
        <w:t xml:space="preserve">probably </w:t>
      </w:r>
      <w:r w:rsidR="009C4E2B" w:rsidRPr="002D3FEB">
        <w:t>carefully consider the costs and benefits of shorting</w:t>
      </w:r>
      <w:r w:rsidR="009C4E2B">
        <w:t xml:space="preserve"> u</w:t>
      </w:r>
      <w:r w:rsidR="009C4E2B" w:rsidRPr="002D3FEB">
        <w:t>nder heightened social media activity</w:t>
      </w:r>
      <w:r w:rsidR="009C4E2B">
        <w:t xml:space="preserve">, and they only </w:t>
      </w:r>
      <w:r w:rsidR="009C4E2B" w:rsidRPr="002D3FEB">
        <w:t xml:space="preserve">short if they are convinced that </w:t>
      </w:r>
      <w:r w:rsidR="009C4E2B">
        <w:t>the benefits outweigh the costs, and hence stronger predictive power of shorts for future returns.</w:t>
      </w:r>
    </w:p>
    <w:p w14:paraId="51501082" w14:textId="6FA2EB48" w:rsidR="00E9441C" w:rsidRPr="002D3FEB" w:rsidRDefault="00E9441C" w:rsidP="00E9441C">
      <w:pPr>
        <w:keepNext/>
        <w:spacing w:line="480" w:lineRule="auto"/>
        <w:jc w:val="both"/>
        <w:rPr>
          <w:ins w:id="746" w:author="Siyang Li" w:date="2026-08-16T19:41:00Z" w16du:dateUtc="2026-08-16T11:41:00Z"/>
          <w:b/>
        </w:rPr>
      </w:pPr>
      <w:ins w:id="747" w:author="Siyang Li" w:date="2026-08-16T19:41:00Z" w16du:dateUtc="2026-08-16T11:41:00Z">
        <w:r w:rsidRPr="002D3FEB">
          <w:rPr>
            <w:b/>
          </w:rPr>
          <w:lastRenderedPageBreak/>
          <w:t>4.</w:t>
        </w:r>
        <w:r>
          <w:rPr>
            <w:rFonts w:hint="eastAsia"/>
            <w:b/>
          </w:rPr>
          <w:t>5</w:t>
        </w:r>
        <w:r w:rsidRPr="002D3FEB">
          <w:rPr>
            <w:b/>
          </w:rPr>
          <w:t xml:space="preserve"> </w:t>
        </w:r>
        <w:r>
          <w:rPr>
            <w:rFonts w:hint="eastAsia"/>
            <w:b/>
          </w:rPr>
          <w:t>Long-horizon Returns</w:t>
        </w:r>
      </w:ins>
    </w:p>
    <w:p w14:paraId="62B332DA" w14:textId="75926A2C" w:rsidR="00102305" w:rsidRDefault="00F73DC2" w:rsidP="009C4E2B">
      <w:pPr>
        <w:spacing w:line="480" w:lineRule="auto"/>
        <w:ind w:firstLine="720"/>
        <w:jc w:val="both"/>
        <w:rPr>
          <w:ins w:id="748" w:author="Siyang Li" w:date="2026-08-16T19:50:00Z" w16du:dateUtc="2026-08-16T11:50:00Z"/>
        </w:rPr>
      </w:pPr>
      <w:ins w:id="749" w:author="Siyang Li" w:date="2026-08-16T19:44:00Z">
        <w:r w:rsidRPr="00F73DC2">
          <w:t xml:space="preserve">Our </w:t>
        </w:r>
      </w:ins>
      <w:ins w:id="750" w:author="Siyang Li" w:date="2026-08-18T15:28:00Z" w16du:dateUtc="2026-08-18T07:28:00Z">
        <w:r w:rsidR="00F931C9">
          <w:rPr>
            <w:rFonts w:hint="eastAsia"/>
          </w:rPr>
          <w:t xml:space="preserve">main </w:t>
        </w:r>
      </w:ins>
      <w:ins w:id="751" w:author="Siyang Li" w:date="2026-08-16T19:44:00Z">
        <w:r w:rsidRPr="00F73DC2">
          <w:t>analysis</w:t>
        </w:r>
      </w:ins>
      <w:ins w:id="752" w:author="Siyang Li" w:date="2026-08-18T15:28:00Z" w16du:dateUtc="2026-08-18T07:28:00Z">
        <w:r w:rsidR="002005E9">
          <w:rPr>
            <w:rFonts w:hint="eastAsia"/>
          </w:rPr>
          <w:t xml:space="preserve"> using PVAR</w:t>
        </w:r>
      </w:ins>
      <w:ins w:id="753" w:author="Siyang Li" w:date="2026-08-16T19:44:00Z">
        <w:r w:rsidRPr="00F73DC2">
          <w:t xml:space="preserve"> thus far focuses primarily on short-run dynamics among investor beliefs, trading, and returns. We next examine whether the return predictability associated with agent tone persists or reverses over longer horizons. To provide a more intuitive view of these dynamics, we sort stocks each week into quintile portfolios based separately on rational, fanatic, and naïve tone and track their performance over the subsequent 52 weeks. </w:t>
        </w:r>
      </w:ins>
      <w:ins w:id="754" w:author="Siyang Li" w:date="2026-08-18T14:23:00Z">
        <w:r w:rsidR="00B4780A" w:rsidRPr="00B4780A">
          <w:t xml:space="preserve">According to Proposition 4 of Pedersen (2022), which shows that the network component of prices depends on naïve and fanatic beliefs relative to the rational belief, we use rational tone as the benchmark and subtract it from fanatic and naïve tone when constructing the corresponding sorting variables. </w:t>
        </w:r>
      </w:ins>
      <w:ins w:id="755" w:author="Siyang Li" w:date="2026-08-16T19:44:00Z">
        <w:r w:rsidRPr="00F73DC2">
          <w:t>We then calculate the cumulative return of the high-minus-low (5–1) portfolio for each agent type, allowing us to trace whether the initial return effect persists, dissipates, or eventually reverses over time.</w:t>
        </w:r>
      </w:ins>
    </w:p>
    <w:p w14:paraId="0817E917" w14:textId="59674DE4" w:rsidR="00F73DC2" w:rsidRDefault="00A812A3" w:rsidP="00A812A3">
      <w:pPr>
        <w:spacing w:line="480" w:lineRule="auto"/>
        <w:ind w:firstLine="720"/>
        <w:jc w:val="both"/>
      </w:pPr>
      <w:ins w:id="756" w:author="Siyang Li" w:date="2026-08-16T19:50:00Z">
        <w:r w:rsidRPr="00A812A3">
          <w:t xml:space="preserve">Figure </w:t>
        </w:r>
      </w:ins>
      <w:ins w:id="757" w:author="Siyang Li" w:date="2026-08-18T20:40:00Z" w16du:dateUtc="2026-08-18T12:40:00Z">
        <w:r w:rsidR="00334CEB">
          <w:rPr>
            <w:rFonts w:hint="eastAsia"/>
          </w:rPr>
          <w:t>6</w:t>
        </w:r>
      </w:ins>
      <w:ins w:id="758" w:author="Siyang Li" w:date="2026-08-16T19:50:00Z">
        <w:r w:rsidRPr="00A812A3">
          <w:t xml:space="preserve"> shows distinct long-horizon return patterns across agent types. </w:t>
        </w:r>
      </w:ins>
      <w:ins w:id="759" w:author="Siyang Li" w:date="2026-08-18T14:24:00Z">
        <w:r w:rsidR="00B60869" w:rsidRPr="00B60869">
          <w:t>The high-minus-low portfolio based on rational tone exhibits a steadily increasing cumulative return over the subsequent 52 weeks, reaching approximately 4% by the end of the horizon. In contrast, the cumulative return spread for fanatic tone remains close to zero at 0.7%, whereas the spread for naïve tone eventually reverses and falls to -1.6%. Combined with the short-run positive return predictability documented earlier, this pattern suggests that the price effects associated with naïve beliefs are largely transitory and are eventually corrected over longer horizons. The price effects associated with fanatic beliefs dissipate more slowly, consistent with the persistence of fanatic views. By contrast, the persistent return continuation following rational tone is more consistent with the gradual incorporation of information into prices</w:t>
        </w:r>
      </w:ins>
      <w:ins w:id="760" w:author="Siyang Li" w:date="2026-08-16T19:50:00Z">
        <w:r w:rsidRPr="00A812A3">
          <w:t>.</w:t>
        </w:r>
      </w:ins>
    </w:p>
    <w:p w14:paraId="107C5A8A" w14:textId="44711F01" w:rsidR="004E62D7" w:rsidRDefault="00327FC1" w:rsidP="0030408F">
      <w:pPr>
        <w:pStyle w:val="a3"/>
        <w:numPr>
          <w:ilvl w:val="0"/>
          <w:numId w:val="14"/>
        </w:numPr>
        <w:spacing w:line="480" w:lineRule="auto"/>
        <w:jc w:val="both"/>
        <w:rPr>
          <w:ins w:id="761" w:author="Siyang Li" w:date="2026-08-16T16:35:00Z" w16du:dateUtc="2026-08-16T08:35:00Z"/>
          <w:b/>
          <w:bCs/>
        </w:rPr>
      </w:pPr>
      <w:ins w:id="762" w:author="Siyang Li" w:date="2026-08-16T16:32:00Z" w16du:dateUtc="2026-08-16T08:32:00Z">
        <w:r>
          <w:rPr>
            <w:rFonts w:hint="eastAsia"/>
            <w:b/>
            <w:bCs/>
          </w:rPr>
          <w:t xml:space="preserve">Alternative </w:t>
        </w:r>
      </w:ins>
      <w:ins w:id="763" w:author="Siyang Li" w:date="2026-08-20T19:25:00Z" w16du:dateUtc="2026-08-20T11:25:00Z">
        <w:r w:rsidR="00B70EBD">
          <w:rPr>
            <w:rFonts w:hint="eastAsia"/>
            <w:b/>
            <w:bCs/>
          </w:rPr>
          <w:t>Measure</w:t>
        </w:r>
      </w:ins>
      <w:ins w:id="764" w:author="Siyang Li" w:date="2026-08-20T19:23:00Z" w16du:dateUtc="2026-08-20T11:23:00Z">
        <w:r w:rsidR="00A30466">
          <w:rPr>
            <w:rFonts w:hint="eastAsia"/>
            <w:b/>
            <w:bCs/>
          </w:rPr>
          <w:t>s</w:t>
        </w:r>
      </w:ins>
    </w:p>
    <w:p w14:paraId="701AB450" w14:textId="25A75ED6" w:rsidR="009E0979" w:rsidRPr="009E0979" w:rsidRDefault="001130B3">
      <w:pPr>
        <w:spacing w:line="480" w:lineRule="auto"/>
        <w:ind w:firstLine="720"/>
        <w:jc w:val="both"/>
        <w:rPr>
          <w:ins w:id="765" w:author="Siyang Li" w:date="2026-08-16T16:30:00Z" w16du:dateUtc="2026-08-16T08:30:00Z"/>
          <w:rPrChange w:id="766" w:author="Siyang Li" w:date="2026-08-16T16:35:00Z" w16du:dateUtc="2026-08-16T08:35:00Z">
            <w:rPr>
              <w:ins w:id="767" w:author="Siyang Li" w:date="2026-08-16T16:30:00Z" w16du:dateUtc="2026-08-16T08:30:00Z"/>
              <w:b/>
              <w:bCs/>
            </w:rPr>
          </w:rPrChange>
        </w:rPr>
        <w:pPrChange w:id="768" w:author="Siyang Li" w:date="2026-08-16T16:35:00Z" w16du:dateUtc="2026-08-16T08:35:00Z">
          <w:pPr>
            <w:pStyle w:val="a3"/>
            <w:numPr>
              <w:numId w:val="14"/>
            </w:numPr>
            <w:spacing w:line="480" w:lineRule="auto"/>
            <w:ind w:left="360" w:hanging="360"/>
            <w:jc w:val="both"/>
          </w:pPr>
        </w:pPrChange>
      </w:pPr>
      <w:ins w:id="769" w:author="Siyang Li" w:date="2026-08-20T19:23:00Z" w16du:dateUtc="2026-08-20T11:23:00Z">
        <w:r>
          <w:rPr>
            <w:rFonts w:hint="eastAsia"/>
          </w:rPr>
          <w:lastRenderedPageBreak/>
          <w:t>In this s</w:t>
        </w:r>
      </w:ins>
      <w:ins w:id="770" w:author="Siyang Li" w:date="2026-08-20T19:24:00Z" w16du:dateUtc="2026-08-20T11:24:00Z">
        <w:r>
          <w:rPr>
            <w:rFonts w:hint="eastAsia"/>
          </w:rPr>
          <w:t xml:space="preserve">ection, we </w:t>
        </w:r>
      </w:ins>
      <w:ins w:id="771" w:author="Siyang Li" w:date="2026-08-20T19:25:00Z" w16du:dateUtc="2026-08-20T11:25:00Z">
        <w:r w:rsidR="00EC37CE">
          <w:rPr>
            <w:rFonts w:hint="eastAsia"/>
          </w:rPr>
          <w:t>investigate</w:t>
        </w:r>
      </w:ins>
      <w:ins w:id="772" w:author="Siyang Li" w:date="2026-08-20T19:24:00Z" w16du:dateUtc="2026-08-20T11:24:00Z">
        <w:r>
          <w:rPr>
            <w:rFonts w:hint="eastAsia"/>
          </w:rPr>
          <w:t xml:space="preserve"> several alternative </w:t>
        </w:r>
      </w:ins>
      <w:ins w:id="773" w:author="Siyang Li" w:date="2026-08-20T19:25:00Z" w16du:dateUtc="2026-08-20T11:25:00Z">
        <w:r w:rsidR="00140A50">
          <w:rPr>
            <w:rFonts w:hint="eastAsia"/>
          </w:rPr>
          <w:t>measure</w:t>
        </w:r>
      </w:ins>
      <w:ins w:id="774" w:author="Siyang Li" w:date="2026-08-20T19:24:00Z" w16du:dateUtc="2026-08-20T11:24:00Z">
        <w:r>
          <w:rPr>
            <w:rFonts w:hint="eastAsia"/>
          </w:rPr>
          <w:t>s. First, t</w:t>
        </w:r>
      </w:ins>
      <w:ins w:id="775" w:author="Siyang Li" w:date="2026-08-16T16:35:00Z" w16du:dateUtc="2026-08-16T08:35:00Z">
        <w:r w:rsidR="009E0979" w:rsidRPr="00A31D45">
          <w:t xml:space="preserve">o </w:t>
        </w:r>
      </w:ins>
      <w:ins w:id="776" w:author="Siyang Li" w:date="2026-08-18T15:42:00Z" w16du:dateUtc="2026-08-18T07:42:00Z">
        <w:r w:rsidR="00915D15">
          <w:rPr>
            <w:rFonts w:hint="eastAsia"/>
          </w:rPr>
          <w:t>alleviate</w:t>
        </w:r>
      </w:ins>
      <w:ins w:id="777" w:author="Siyang Li" w:date="2026-08-16T16:35:00Z" w16du:dateUtc="2026-08-16T08:35:00Z">
        <w:r w:rsidR="009E0979" w:rsidRPr="00A31D45">
          <w:t xml:space="preserve"> the concern that contemporaneous stock-specific events may affect </w:t>
        </w:r>
        <w:r w:rsidR="009E0979">
          <w:rPr>
            <w:rFonts w:hint="eastAsia"/>
          </w:rPr>
          <w:t>our</w:t>
        </w:r>
        <w:r w:rsidR="009E0979" w:rsidRPr="00A31D45">
          <w:t xml:space="preserve"> influence measure, we </w:t>
        </w:r>
        <w:r w:rsidR="009E0979">
          <w:rPr>
            <w:rFonts w:hint="eastAsia"/>
          </w:rPr>
          <w:t>examine</w:t>
        </w:r>
        <w:r w:rsidR="009E0979" w:rsidRPr="00A31D45">
          <w:t xml:space="preserve"> </w:t>
        </w:r>
        <w:r w:rsidR="009E0979">
          <w:rPr>
            <w:rFonts w:hint="eastAsia"/>
          </w:rPr>
          <w:t>three</w:t>
        </w:r>
        <w:r w:rsidR="009E0979" w:rsidRPr="00A31D45">
          <w:t xml:space="preserve"> alternative </w:t>
        </w:r>
        <w:r w:rsidR="009E0979">
          <w:rPr>
            <w:rFonts w:hint="eastAsia"/>
          </w:rPr>
          <w:t>measures of influence</w:t>
        </w:r>
      </w:ins>
      <w:ins w:id="778" w:author="Siyang Li" w:date="2026-08-20T19:28:00Z" w16du:dateUtc="2026-08-20T11:28:00Z">
        <w:r w:rsidR="00C76BC4">
          <w:rPr>
            <w:rFonts w:hint="eastAsia"/>
          </w:rPr>
          <w:t xml:space="preserve"> in Section 5.1-5.3</w:t>
        </w:r>
      </w:ins>
      <w:ins w:id="779" w:author="Siyang Li" w:date="2026-08-16T16:35:00Z" w16du:dateUtc="2026-08-16T08:35:00Z">
        <w:r w:rsidR="009E0979" w:rsidRPr="00A31D45">
          <w:t>.</w:t>
        </w:r>
      </w:ins>
      <w:ins w:id="780" w:author="Siyang Li" w:date="2026-08-20T16:13:00Z" w16du:dateUtc="2026-08-20T08:13:00Z">
        <w:r w:rsidR="004514B6">
          <w:rPr>
            <w:rFonts w:hint="eastAsia"/>
          </w:rPr>
          <w:t xml:space="preserve"> </w:t>
        </w:r>
      </w:ins>
      <w:ins w:id="781" w:author="Siyang Li" w:date="2026-08-20T16:13:00Z">
        <w:r w:rsidR="004514B6" w:rsidRPr="004514B6">
          <w:t>We expect that the main results should be robust across alternative measures of influence, with stronger belief transmission, return predictability, and trading dynamics in high influence sample.</w:t>
        </w:r>
      </w:ins>
      <w:ins w:id="782" w:author="Siyang Li" w:date="2026-08-20T19:25:00Z" w16du:dateUtc="2026-08-20T11:25:00Z">
        <w:r w:rsidR="00B33904">
          <w:rPr>
            <w:rFonts w:hint="eastAsia"/>
          </w:rPr>
          <w:t xml:space="preserve"> Second, we </w:t>
        </w:r>
      </w:ins>
      <w:ins w:id="783" w:author="Siyang Li" w:date="2026-08-20T19:29:00Z">
        <w:r w:rsidR="008B77C6" w:rsidRPr="008B77C6">
          <w:t>examine heterogeneity across users by distinguishing celebrity users from other Reddit users in Section 5.4.</w:t>
        </w:r>
      </w:ins>
    </w:p>
    <w:p w14:paraId="51ED062B" w14:textId="468B5798" w:rsidR="00EE30F9" w:rsidRPr="009E0979" w:rsidRDefault="00EE30F9">
      <w:pPr>
        <w:spacing w:line="480" w:lineRule="auto"/>
        <w:jc w:val="both"/>
        <w:rPr>
          <w:ins w:id="784" w:author="Siyang Li" w:date="2026-08-16T16:31:00Z" w16du:dateUtc="2026-08-16T08:31:00Z"/>
          <w:b/>
          <w:rPrChange w:id="785" w:author="Siyang Li" w:date="2026-08-16T16:35:00Z" w16du:dateUtc="2026-08-16T08:35:00Z">
            <w:rPr>
              <w:ins w:id="786" w:author="Siyang Li" w:date="2026-08-16T16:31:00Z" w16du:dateUtc="2026-08-16T08:31:00Z"/>
            </w:rPr>
          </w:rPrChange>
        </w:rPr>
        <w:pPrChange w:id="787" w:author="Siyang Li" w:date="2026-08-16T16:35:00Z" w16du:dateUtc="2026-08-16T08:35:00Z">
          <w:pPr>
            <w:spacing w:line="480" w:lineRule="auto"/>
            <w:ind w:firstLine="720"/>
            <w:jc w:val="both"/>
          </w:pPr>
        </w:pPrChange>
      </w:pPr>
      <w:ins w:id="788" w:author="Siyang Li" w:date="2026-08-16T16:31:00Z" w16du:dateUtc="2026-08-16T08:31:00Z">
        <w:r>
          <w:rPr>
            <w:rFonts w:hint="eastAsia"/>
            <w:b/>
          </w:rPr>
          <w:t xml:space="preserve">5.1 </w:t>
        </w:r>
      </w:ins>
      <w:ins w:id="789" w:author="Siyang Li" w:date="2026-08-16T16:35:00Z" w16du:dateUtc="2026-08-16T08:35:00Z">
        <w:r w:rsidR="002E3552">
          <w:rPr>
            <w:rFonts w:hint="eastAsia"/>
            <w:b/>
          </w:rPr>
          <w:t>L</w:t>
        </w:r>
      </w:ins>
      <w:ins w:id="790" w:author="Siyang Li" w:date="2026-08-16T16:36:00Z" w16du:dateUtc="2026-08-16T08:36:00Z">
        <w:r w:rsidR="002E3552">
          <w:rPr>
            <w:rFonts w:hint="eastAsia"/>
            <w:b/>
          </w:rPr>
          <w:t>agged Cross-stock Average Number of Comment</w:t>
        </w:r>
      </w:ins>
      <w:ins w:id="791" w:author="Siyang Li" w:date="2026-08-23T21:40:00Z" w16du:dateUtc="2026-08-23T13:40:00Z">
        <w:r w:rsidR="00AF4223">
          <w:rPr>
            <w:rFonts w:hint="eastAsia"/>
            <w:b/>
          </w:rPr>
          <w:t>e</w:t>
        </w:r>
      </w:ins>
      <w:ins w:id="792" w:author="Siyang Li" w:date="2026-08-16T16:36:00Z" w16du:dateUtc="2026-08-16T08:36:00Z">
        <w:r w:rsidR="002E3552">
          <w:rPr>
            <w:rFonts w:hint="eastAsia"/>
            <w:b/>
          </w:rPr>
          <w:t>rs</w:t>
        </w:r>
      </w:ins>
    </w:p>
    <w:p w14:paraId="0D1276EA" w14:textId="2D9F73F3" w:rsidR="00EE30F9" w:rsidRDefault="00EE30F9" w:rsidP="00EE30F9">
      <w:pPr>
        <w:spacing w:line="480" w:lineRule="auto"/>
        <w:ind w:firstLine="720"/>
        <w:jc w:val="both"/>
        <w:rPr>
          <w:ins w:id="793" w:author="Siyang Li" w:date="2026-08-16T16:31:00Z" w16du:dateUtc="2026-08-16T08:31:00Z"/>
        </w:rPr>
      </w:pPr>
      <w:ins w:id="794" w:author="Siyang Li" w:date="2026-08-16T16:31:00Z" w16du:dateUtc="2026-08-16T08:31:00Z">
        <w:r w:rsidRPr="001D6D4E">
          <w:t xml:space="preserve">First, we </w:t>
        </w:r>
        <w:r>
          <w:rPr>
            <w:rFonts w:hint="eastAsia"/>
          </w:rPr>
          <w:t>compute the</w:t>
        </w:r>
        <w:r w:rsidRPr="001D6D4E">
          <w:t xml:space="preserve"> lagged cross-stock </w:t>
        </w:r>
        <w:r>
          <w:rPr>
            <w:rFonts w:hint="eastAsia"/>
          </w:rPr>
          <w:t>average number of comment</w:t>
        </w:r>
      </w:ins>
      <w:ins w:id="795" w:author="Siyang Li" w:date="2026-08-16T16:34:00Z" w16du:dateUtc="2026-08-16T08:34:00Z">
        <w:r w:rsidR="00603502">
          <w:rPr>
            <w:rFonts w:hint="eastAsia"/>
          </w:rPr>
          <w:t>e</w:t>
        </w:r>
      </w:ins>
      <w:ins w:id="796" w:author="Siyang Li" w:date="2026-08-16T16:31:00Z" w16du:dateUtc="2026-08-16T08:31:00Z">
        <w:r>
          <w:rPr>
            <w:rFonts w:hint="eastAsia"/>
          </w:rPr>
          <w:t>rs</w:t>
        </w:r>
        <w:r w:rsidRPr="001D6D4E">
          <w:t>. For each user</w:t>
        </w:r>
        <w:r>
          <w:rPr>
            <w:rFonts w:hint="eastAsia"/>
          </w:rPr>
          <w:t xml:space="preserve"> </w:t>
        </w:r>
        <w:r w:rsidRPr="001D6D4E">
          <w:rPr>
            <w:i/>
            <w:iCs/>
          </w:rPr>
          <w:t>k</w:t>
        </w:r>
        <w:r w:rsidRPr="001D6D4E">
          <w:t>, stock</w:t>
        </w:r>
        <w:r>
          <w:rPr>
            <w:rFonts w:hint="eastAsia"/>
          </w:rPr>
          <w:t xml:space="preserve"> </w:t>
        </w:r>
        <w:r w:rsidRPr="001D6D4E">
          <w:rPr>
            <w:i/>
            <w:iCs/>
          </w:rPr>
          <w:t>i</w:t>
        </w:r>
        <w:r w:rsidRPr="001D6D4E">
          <w:t>, and week</w:t>
        </w:r>
        <w:r>
          <w:rPr>
            <w:rFonts w:hint="eastAsia"/>
          </w:rPr>
          <w:t xml:space="preserve"> </w:t>
        </w:r>
        <w:r w:rsidRPr="001D6D4E">
          <w:rPr>
            <w:i/>
            <w:iCs/>
          </w:rPr>
          <w:t>t</w:t>
        </w:r>
        <w:r w:rsidRPr="001D6D4E">
          <w:t>, we calculate the user’s average number of comment</w:t>
        </w:r>
      </w:ins>
      <w:ins w:id="797" w:author="Siyang Li" w:date="2026-08-16T16:34:00Z" w16du:dateUtc="2026-08-16T08:34:00Z">
        <w:r w:rsidR="00603502">
          <w:rPr>
            <w:rFonts w:hint="eastAsia"/>
          </w:rPr>
          <w:t>e</w:t>
        </w:r>
      </w:ins>
      <w:ins w:id="798" w:author="Siyang Li" w:date="2026-08-16T16:31:00Z" w16du:dateUtc="2026-08-16T08:31:00Z">
        <w:r w:rsidRPr="001D6D4E">
          <w:t>rs in all prior weeks and on all stocks other than</w:t>
        </w:r>
        <w:r>
          <w:rPr>
            <w:rFonts w:hint="eastAsia"/>
          </w:rPr>
          <w:t xml:space="preserve"> </w:t>
        </w:r>
        <w:r w:rsidRPr="001D6D4E">
          <w:rPr>
            <w:i/>
            <w:iCs/>
          </w:rPr>
          <w:t>i</w:t>
        </w:r>
        <w:r w:rsidRPr="001D6D4E">
          <w:t xml:space="preserve">. </w:t>
        </w:r>
      </w:ins>
    </w:p>
    <w:p w14:paraId="1868B9F0" w14:textId="3B5027AC" w:rsidR="00EE30F9" w:rsidRDefault="00000000" w:rsidP="00EE30F9">
      <w:pPr>
        <w:tabs>
          <w:tab w:val="right" w:pos="9120"/>
        </w:tabs>
        <w:spacing w:line="480" w:lineRule="auto"/>
        <w:ind w:firstLine="720"/>
        <w:jc w:val="both"/>
        <w:rPr>
          <w:ins w:id="799" w:author="Siyang Li" w:date="2026-08-16T16:31:00Z" w16du:dateUtc="2026-08-16T08:31:00Z"/>
        </w:rPr>
      </w:pPr>
      <m:oMath>
        <m:sSub>
          <m:sSubPr>
            <m:ctrlPr>
              <w:ins w:id="800" w:author="Siyang Li" w:date="2026-08-16T16:31:00Z" w16du:dateUtc="2026-08-16T08:31:00Z">
                <w:rPr>
                  <w:rFonts w:ascii="Cambria Math" w:hAnsi="Cambria Math"/>
                  <w:i/>
                </w:rPr>
              </w:ins>
            </m:ctrlPr>
          </m:sSubPr>
          <m:e>
            <m:r>
              <w:ins w:id="801" w:author="Siyang Li" w:date="2026-08-16T16:31:00Z" w16du:dateUtc="2026-08-16T08:31:00Z">
                <w:rPr>
                  <w:rFonts w:ascii="Cambria Math" w:hAnsi="Cambria Math"/>
                </w:rPr>
                <m:t>AvgNComment</m:t>
              </w:ins>
            </m:r>
            <m:r>
              <w:ins w:id="802" w:author="Siyang Li" w:date="2026-08-16T16:34:00Z" w16du:dateUtc="2026-08-16T08:34:00Z">
                <w:rPr>
                  <w:rFonts w:ascii="Cambria Math" w:hAnsi="Cambria Math"/>
                </w:rPr>
                <m:t>e</m:t>
              </w:ins>
            </m:r>
            <m:r>
              <w:ins w:id="803" w:author="Siyang Li" w:date="2026-08-16T16:31:00Z" w16du:dateUtc="2026-08-16T08:31:00Z">
                <w:rPr>
                  <w:rFonts w:ascii="Cambria Math" w:hAnsi="Cambria Math"/>
                </w:rPr>
                <m:t>rs</m:t>
              </w:ins>
            </m:r>
          </m:e>
          <m:sub>
            <m:r>
              <w:ins w:id="804" w:author="Siyang Li" w:date="2026-08-16T16:31:00Z" w16du:dateUtc="2026-08-16T08:31:00Z">
                <w:rPr>
                  <w:rFonts w:ascii="Cambria Math" w:hAnsi="Cambria Math"/>
                </w:rPr>
                <m:t>i,k,t</m:t>
              </w:ins>
            </m:r>
          </m:sub>
        </m:sSub>
        <m:r>
          <w:ins w:id="805" w:author="Siyang Li" w:date="2026-08-16T16:31:00Z" w16du:dateUtc="2026-08-16T08:31:00Z">
            <w:rPr>
              <w:rFonts w:ascii="Cambria Math" w:hAnsi="Cambria Math"/>
            </w:rPr>
            <m:t>=</m:t>
          </w:ins>
        </m:r>
        <m:f>
          <m:fPr>
            <m:ctrlPr>
              <w:ins w:id="806" w:author="Siyang Li" w:date="2026-08-16T16:31:00Z" w16du:dateUtc="2026-08-16T08:31:00Z">
                <w:rPr>
                  <w:rFonts w:ascii="Cambria Math" w:hAnsi="Cambria Math"/>
                  <w:i/>
                </w:rPr>
              </w:ins>
            </m:ctrlPr>
          </m:fPr>
          <m:num>
            <m:nary>
              <m:naryPr>
                <m:chr m:val="∑"/>
                <m:limLoc m:val="subSup"/>
                <m:supHide m:val="1"/>
                <m:ctrlPr>
                  <w:ins w:id="807" w:author="Siyang Li" w:date="2026-08-16T16:31:00Z" w16du:dateUtc="2026-08-16T08:31:00Z">
                    <w:rPr>
                      <w:rFonts w:ascii="Cambria Math" w:hAnsi="Cambria Math"/>
                      <w:i/>
                    </w:rPr>
                  </w:ins>
                </m:ctrlPr>
              </m:naryPr>
              <m:sub>
                <m:r>
                  <w:ins w:id="808" w:author="Siyang Li" w:date="2026-08-16T16:31:00Z" w16du:dateUtc="2026-08-16T08:31:00Z">
                    <w:rPr>
                      <w:rFonts w:ascii="Cambria Math" w:hAnsi="Cambria Math"/>
                    </w:rPr>
                    <m:t>τ&lt;t</m:t>
                  </w:ins>
                </m:r>
              </m:sub>
              <m:sup/>
              <m:e>
                <m:nary>
                  <m:naryPr>
                    <m:chr m:val="∑"/>
                    <m:limLoc m:val="undOvr"/>
                    <m:supHide m:val="1"/>
                    <m:ctrlPr>
                      <w:ins w:id="809" w:author="Siyang Li" w:date="2026-08-16T16:31:00Z" w16du:dateUtc="2026-08-16T08:31:00Z">
                        <w:rPr>
                          <w:rFonts w:ascii="Cambria Math" w:hAnsi="Cambria Math"/>
                          <w:i/>
                        </w:rPr>
                      </w:ins>
                    </m:ctrlPr>
                  </m:naryPr>
                  <m:sub>
                    <m:r>
                      <w:ins w:id="810" w:author="Siyang Li" w:date="2026-08-16T16:31:00Z" w16du:dateUtc="2026-08-16T08:31:00Z">
                        <w:rPr>
                          <w:rFonts w:ascii="Cambria Math" w:hAnsi="Cambria Math"/>
                        </w:rPr>
                        <m:t>j≠i</m:t>
                      </w:ins>
                    </m:r>
                  </m:sub>
                  <m:sup/>
                  <m:e>
                    <m:sSub>
                      <m:sSubPr>
                        <m:ctrlPr>
                          <w:ins w:id="811" w:author="Siyang Li" w:date="2026-08-16T16:31:00Z" w16du:dateUtc="2026-08-16T08:31:00Z">
                            <w:rPr>
                              <w:rFonts w:ascii="Cambria Math" w:hAnsi="Cambria Math"/>
                              <w:i/>
                            </w:rPr>
                          </w:ins>
                        </m:ctrlPr>
                      </m:sSubPr>
                      <m:e>
                        <m:r>
                          <w:ins w:id="812" w:author="Siyang Li" w:date="2026-08-16T16:31:00Z" w16du:dateUtc="2026-08-16T08:31:00Z">
                            <w:rPr>
                              <w:rFonts w:ascii="Cambria Math" w:hAnsi="Cambria Math"/>
                            </w:rPr>
                            <m:t>NComment</m:t>
                          </w:ins>
                        </m:r>
                        <m:r>
                          <w:ins w:id="813" w:author="Siyang Li" w:date="2026-08-16T16:34:00Z" w16du:dateUtc="2026-08-16T08:34:00Z">
                            <w:rPr>
                              <w:rFonts w:ascii="Cambria Math" w:hAnsi="Cambria Math"/>
                            </w:rPr>
                            <m:t>e</m:t>
                          </w:ins>
                        </m:r>
                        <m:r>
                          <w:ins w:id="814" w:author="Siyang Li" w:date="2026-08-16T16:31:00Z" w16du:dateUtc="2026-08-16T08:31:00Z">
                            <w:rPr>
                              <w:rFonts w:ascii="Cambria Math" w:hAnsi="Cambria Math"/>
                            </w:rPr>
                            <m:t>rs</m:t>
                          </w:ins>
                        </m:r>
                      </m:e>
                      <m:sub>
                        <m:r>
                          <w:ins w:id="815" w:author="Siyang Li" w:date="2026-08-16T16:31:00Z" w16du:dateUtc="2026-08-16T08:31:00Z">
                            <w:rPr>
                              <w:rFonts w:ascii="Cambria Math" w:hAnsi="Cambria Math"/>
                            </w:rPr>
                            <m:t>j,k,τ</m:t>
                          </w:ins>
                        </m:r>
                      </m:sub>
                    </m:sSub>
                  </m:e>
                </m:nary>
              </m:e>
            </m:nary>
          </m:num>
          <m:den>
            <m:sSub>
              <m:sSubPr>
                <m:ctrlPr>
                  <w:ins w:id="816" w:author="Siyang Li" w:date="2026-08-16T16:31:00Z" w16du:dateUtc="2026-08-16T08:31:00Z">
                    <w:rPr>
                      <w:rFonts w:ascii="Cambria Math" w:hAnsi="Cambria Math"/>
                      <w:i/>
                    </w:rPr>
                  </w:ins>
                </m:ctrlPr>
              </m:sSubPr>
              <m:e>
                <m:r>
                  <w:ins w:id="817" w:author="Siyang Li" w:date="2026-08-16T16:31:00Z" w16du:dateUtc="2026-08-16T08:31:00Z">
                    <w:rPr>
                      <w:rFonts w:ascii="Cambria Math" w:hAnsi="Cambria Math"/>
                    </w:rPr>
                    <m:t>N</m:t>
                  </w:ins>
                </m:r>
              </m:e>
              <m:sub>
                <m:r>
                  <w:ins w:id="818" w:author="Siyang Li" w:date="2026-08-16T16:31:00Z" w16du:dateUtc="2026-08-16T08:31:00Z">
                    <w:rPr>
                      <w:rFonts w:ascii="Cambria Math" w:hAnsi="Cambria Math"/>
                    </w:rPr>
                    <m:t>j≠i,  k,τ&lt;t</m:t>
                  </w:ins>
                </m:r>
              </m:sub>
            </m:sSub>
          </m:den>
        </m:f>
        <m:r>
          <w:ins w:id="819" w:author="Siyang Li" w:date="2026-08-16T16:31:00Z" w16du:dateUtc="2026-08-16T08:31:00Z">
            <w:rPr>
              <w:rFonts w:ascii="Cambria Math" w:hAnsi="Cambria Math"/>
            </w:rPr>
            <m:t xml:space="preserve"> </m:t>
          </w:ins>
        </m:r>
      </m:oMath>
      <w:ins w:id="820" w:author="Siyang Li" w:date="2026-08-16T16:31:00Z" w16du:dateUtc="2026-08-16T08:31:00Z">
        <w:r w:rsidR="00EE30F9">
          <w:rPr>
            <w:rFonts w:ascii="Cambria Math" w:hAnsi="Cambria Math" w:hint="eastAsia"/>
            <w:iCs/>
          </w:rPr>
          <w:t>,</w:t>
        </w:r>
        <w:r w:rsidR="00EE30F9" w:rsidRPr="002D3FEB">
          <w:rPr>
            <w:rFonts w:ascii="Cambria Math" w:hAnsi="Cambria Math"/>
            <w:i/>
          </w:rPr>
          <w:t xml:space="preserve"> </w:t>
        </w:r>
        <w:r w:rsidR="00EE30F9" w:rsidRPr="002D3FEB">
          <w:rPr>
            <w:rFonts w:ascii="Cambria Math" w:hAnsi="Cambria Math"/>
          </w:rPr>
          <w:tab/>
        </w:r>
        <w:r w:rsidR="00EE30F9" w:rsidRPr="002D3FEB">
          <w:rPr>
            <w:rFonts w:ascii="Cambria Math" w:hAnsi="Cambria Math" w:hint="eastAsia"/>
          </w:rPr>
          <w:t xml:space="preserve">        </w:t>
        </w:r>
        <w:r w:rsidR="00EE30F9" w:rsidRPr="002D3FEB">
          <w:t>(</w:t>
        </w:r>
      </w:ins>
      <w:ins w:id="821" w:author="Siyang Li" w:date="2026-08-16T16:39:00Z" w16du:dateUtc="2026-08-16T08:39:00Z">
        <w:r w:rsidR="00B43C3F">
          <w:rPr>
            <w:rFonts w:hint="eastAsia"/>
          </w:rPr>
          <w:t>6</w:t>
        </w:r>
      </w:ins>
      <w:ins w:id="822" w:author="Siyang Li" w:date="2026-08-16T16:31:00Z" w16du:dateUtc="2026-08-16T08:31:00Z">
        <w:r w:rsidR="00EE30F9" w:rsidRPr="002D3FEB">
          <w:t>)</w:t>
        </w:r>
      </w:ins>
    </w:p>
    <w:p w14:paraId="04B1F83E" w14:textId="4419CE8F" w:rsidR="00EE30F9" w:rsidRDefault="00EE30F9" w:rsidP="00EE30F9">
      <w:pPr>
        <w:spacing w:line="480" w:lineRule="auto"/>
        <w:jc w:val="both"/>
        <w:rPr>
          <w:ins w:id="823" w:author="Siyang Li" w:date="2026-08-16T16:31:00Z" w16du:dateUtc="2026-08-16T08:31:00Z"/>
        </w:rPr>
      </w:pPr>
      <w:ins w:id="824" w:author="Siyang Li" w:date="2026-08-16T16:31:00Z" w16du:dateUtc="2026-08-16T08:31:00Z">
        <w:r>
          <w:rPr>
            <w:rFonts w:hint="eastAsia"/>
          </w:rPr>
          <w:t xml:space="preserve">where </w:t>
        </w:r>
      </w:ins>
      <m:oMath>
        <m:sSub>
          <m:sSubPr>
            <m:ctrlPr>
              <w:ins w:id="825" w:author="Siyang Li" w:date="2026-08-16T16:31:00Z" w16du:dateUtc="2026-08-16T08:31:00Z">
                <w:rPr>
                  <w:rFonts w:ascii="Cambria Math" w:hAnsi="Cambria Math"/>
                  <w:i/>
                </w:rPr>
              </w:ins>
            </m:ctrlPr>
          </m:sSubPr>
          <m:e>
            <m:r>
              <w:ins w:id="826" w:author="Siyang Li" w:date="2026-08-16T16:31:00Z" w16du:dateUtc="2026-08-16T08:31:00Z">
                <w:rPr>
                  <w:rFonts w:ascii="Cambria Math" w:hAnsi="Cambria Math"/>
                </w:rPr>
                <m:t>NComment</m:t>
              </w:ins>
            </m:r>
            <m:r>
              <w:ins w:id="827" w:author="Siyang Li" w:date="2026-08-16T16:34:00Z" w16du:dateUtc="2026-08-16T08:34:00Z">
                <w:rPr>
                  <w:rFonts w:ascii="Cambria Math" w:hAnsi="Cambria Math"/>
                </w:rPr>
                <m:t>e</m:t>
              </w:ins>
            </m:r>
            <m:r>
              <w:ins w:id="828" w:author="Siyang Li" w:date="2026-08-16T16:31:00Z" w16du:dateUtc="2026-08-16T08:31:00Z">
                <w:rPr>
                  <w:rFonts w:ascii="Cambria Math" w:hAnsi="Cambria Math"/>
                </w:rPr>
                <m:t>rs</m:t>
              </w:ins>
            </m:r>
          </m:e>
          <m:sub>
            <m:r>
              <w:ins w:id="829" w:author="Siyang Li" w:date="2026-08-16T16:31:00Z" w16du:dateUtc="2026-08-16T08:31:00Z">
                <w:rPr>
                  <w:rFonts w:ascii="Cambria Math" w:hAnsi="Cambria Math"/>
                </w:rPr>
                <m:t>j,k,τ</m:t>
              </w:ins>
            </m:r>
          </m:sub>
        </m:sSub>
      </m:oMath>
      <w:ins w:id="830" w:author="Siyang Li" w:date="2026-08-16T16:31:00Z" w16du:dateUtc="2026-08-16T08:31:00Z">
        <w:r>
          <w:rPr>
            <w:rFonts w:hint="eastAsia"/>
          </w:rPr>
          <w:t xml:space="preserve"> is the number of comment</w:t>
        </w:r>
      </w:ins>
      <w:ins w:id="831" w:author="Siyang Li" w:date="2026-08-16T16:34:00Z" w16du:dateUtc="2026-08-16T08:34:00Z">
        <w:r w:rsidR="00603502">
          <w:rPr>
            <w:rFonts w:hint="eastAsia"/>
          </w:rPr>
          <w:t>e</w:t>
        </w:r>
      </w:ins>
      <w:ins w:id="832" w:author="Siyang Li" w:date="2026-08-16T16:31:00Z" w16du:dateUtc="2026-08-16T08:31:00Z">
        <w:r>
          <w:rPr>
            <w:rFonts w:hint="eastAsia"/>
          </w:rPr>
          <w:t>rs for user k, stock j, week</w:t>
        </w:r>
        <w:r w:rsidRPr="006A422F">
          <w:rPr>
            <w:rFonts w:ascii="Cambria Math" w:hAnsi="Cambria Math"/>
            <w:i/>
          </w:rPr>
          <w:t xml:space="preserve"> </w:t>
        </w:r>
      </w:ins>
      <m:oMath>
        <m:r>
          <w:ins w:id="833" w:author="Siyang Li" w:date="2026-08-16T16:31:00Z" w16du:dateUtc="2026-08-16T08:31:00Z">
            <w:rPr>
              <w:rFonts w:ascii="Cambria Math" w:hAnsi="Cambria Math"/>
            </w:rPr>
            <m:t>τ</m:t>
          </w:ins>
        </m:r>
      </m:oMath>
      <w:ins w:id="834" w:author="Siyang Li" w:date="2026-08-16T16:31:00Z" w16du:dateUtc="2026-08-16T08:31:00Z">
        <w:r>
          <w:rPr>
            <w:rFonts w:hint="eastAsia"/>
            <w:iCs/>
          </w:rPr>
          <w:t xml:space="preserve">, and </w:t>
        </w:r>
      </w:ins>
      <m:oMath>
        <m:sSub>
          <m:sSubPr>
            <m:ctrlPr>
              <w:ins w:id="835" w:author="Siyang Li" w:date="2026-08-16T16:31:00Z" w16du:dateUtc="2026-08-16T08:31:00Z">
                <w:rPr>
                  <w:rFonts w:ascii="Cambria Math" w:hAnsi="Cambria Math"/>
                  <w:i/>
                </w:rPr>
              </w:ins>
            </m:ctrlPr>
          </m:sSubPr>
          <m:e>
            <m:r>
              <w:ins w:id="836" w:author="Siyang Li" w:date="2026-08-16T16:31:00Z" w16du:dateUtc="2026-08-16T08:31:00Z">
                <w:rPr>
                  <w:rFonts w:ascii="Cambria Math" w:hAnsi="Cambria Math"/>
                </w:rPr>
                <m:t>N</m:t>
              </w:ins>
            </m:r>
          </m:e>
          <m:sub>
            <m:r>
              <w:ins w:id="837" w:author="Siyang Li" w:date="2026-08-16T16:31:00Z" w16du:dateUtc="2026-08-16T08:31:00Z">
                <w:rPr>
                  <w:rFonts w:ascii="Cambria Math" w:hAnsi="Cambria Math"/>
                </w:rPr>
                <m:t>j≠i,  k,τ&lt;t</m:t>
              </w:ins>
            </m:r>
          </m:sub>
        </m:sSub>
      </m:oMath>
      <w:ins w:id="838" w:author="Siyang Li" w:date="2026-08-16T16:31:00Z" w16du:dateUtc="2026-08-16T08:31:00Z">
        <w:r>
          <w:rPr>
            <w:rFonts w:hint="eastAsia"/>
          </w:rPr>
          <w:t xml:space="preserve"> is the number of firm-week observations. </w:t>
        </w:r>
        <w:r w:rsidRPr="00945403">
          <w:t>Because the measure excludes both the current week and the focal stock, it is not mechanically affected by current sentiment or attention surrounding stock.</w:t>
        </w:r>
        <w:r>
          <w:rPr>
            <w:rFonts w:hint="eastAsia"/>
          </w:rPr>
          <w:t xml:space="preserve"> </w:t>
        </w:r>
        <w:r w:rsidRPr="0012471C">
          <w:t>Firms are divided into two subsamples based on whether the sum of agents’ lagged cross-stock average number of comment</w:t>
        </w:r>
      </w:ins>
      <w:ins w:id="839" w:author="Siyang Li" w:date="2026-08-16T16:34:00Z" w16du:dateUtc="2026-08-16T08:34:00Z">
        <w:r w:rsidR="00603502">
          <w:rPr>
            <w:rFonts w:hint="eastAsia"/>
          </w:rPr>
          <w:t>e</w:t>
        </w:r>
      </w:ins>
      <w:ins w:id="840" w:author="Siyang Li" w:date="2026-08-16T16:31:00Z" w16du:dateUtc="2026-08-16T08:31:00Z">
        <w:r w:rsidRPr="0012471C">
          <w:t xml:space="preserve">rs is above the 90th percentile of all firms for that week. </w:t>
        </w:r>
        <w:r>
          <w:rPr>
            <w:rFonts w:hint="eastAsia"/>
          </w:rPr>
          <w:t>We then</w:t>
        </w:r>
        <w:r w:rsidRPr="00165F71">
          <w:t xml:space="preserve"> estimate the PVAR separately for </w:t>
        </w:r>
        <w:r>
          <w:rPr>
            <w:rFonts w:hint="eastAsia"/>
          </w:rPr>
          <w:t>two subsamples</w:t>
        </w:r>
        <w:r w:rsidRPr="00165F71">
          <w:t>.</w:t>
        </w:r>
      </w:ins>
    </w:p>
    <w:p w14:paraId="3A8D2403" w14:textId="38C11817" w:rsidR="00EE30F9" w:rsidRPr="001D6D4E" w:rsidRDefault="00EE30F9" w:rsidP="00EE30F9">
      <w:pPr>
        <w:spacing w:line="480" w:lineRule="auto"/>
        <w:ind w:firstLine="720"/>
        <w:jc w:val="both"/>
        <w:rPr>
          <w:ins w:id="841" w:author="Siyang Li" w:date="2026-08-16T16:31:00Z" w16du:dateUtc="2026-08-16T08:31:00Z"/>
        </w:rPr>
      </w:pPr>
      <w:ins w:id="842" w:author="Siyang Li" w:date="2026-08-16T16:31:00Z" w16du:dateUtc="2026-08-16T08:31:00Z">
        <w:r w:rsidRPr="00935C8A">
          <w:t xml:space="preserve">Table </w:t>
        </w:r>
      </w:ins>
      <w:ins w:id="843" w:author="Siyang Li" w:date="2026-08-16T16:39:00Z" w16du:dateUtc="2026-08-16T08:39:00Z">
        <w:r w:rsidR="00B43C3F">
          <w:rPr>
            <w:rFonts w:hint="eastAsia"/>
          </w:rPr>
          <w:t>6</w:t>
        </w:r>
      </w:ins>
      <w:ins w:id="844" w:author="Siyang Li" w:date="2026-08-16T16:31:00Z" w16du:dateUtc="2026-08-16T08:31:00Z">
        <w:r w:rsidRPr="00935C8A">
          <w:t xml:space="preserve"> reports results that are consistent with our earlier findings. </w:t>
        </w:r>
      </w:ins>
      <w:ins w:id="845" w:author="Siyang Li" w:date="2026-08-18T15:52:00Z">
        <w:r w:rsidR="006377B3" w:rsidRPr="006377B3">
          <w:t>In the high</w:t>
        </w:r>
      </w:ins>
      <w:ins w:id="846" w:author="Siyang Li" w:date="2026-08-18T15:52:00Z" w16du:dateUtc="2026-08-18T07:52:00Z">
        <w:r w:rsidR="00A86A72">
          <w:rPr>
            <w:rFonts w:hint="eastAsia"/>
          </w:rPr>
          <w:t xml:space="preserve"> </w:t>
        </w:r>
      </w:ins>
      <w:ins w:id="847" w:author="Siyang Li" w:date="2026-08-18T15:52:00Z">
        <w:r w:rsidR="006377B3" w:rsidRPr="006377B3">
          <w:t>influence sample, rational and fanatic tone strongly predict subsequent naïve tone, with coefficients of 0.25</w:t>
        </w:r>
      </w:ins>
      <w:ins w:id="848" w:author="Siyang Li" w:date="2026-08-18T15:52:00Z" w16du:dateUtc="2026-08-18T07:52:00Z">
        <w:r w:rsidR="00632704">
          <w:rPr>
            <w:rFonts w:hint="eastAsia"/>
          </w:rPr>
          <w:t>87</w:t>
        </w:r>
      </w:ins>
      <w:ins w:id="849" w:author="Siyang Li" w:date="2026-08-18T15:53:00Z" w16du:dateUtc="2026-08-18T07:53:00Z">
        <w:r w:rsidR="00D2498E">
          <w:rPr>
            <w:rFonts w:hint="eastAsia"/>
          </w:rPr>
          <w:t xml:space="preserve"> </w:t>
        </w:r>
        <w:r w:rsidR="00D2498E" w:rsidRPr="00FE33B1">
          <w:t>(t-stat=11.</w:t>
        </w:r>
      </w:ins>
      <w:ins w:id="850" w:author="Siyang Li" w:date="2026-08-18T15:54:00Z" w16du:dateUtc="2026-08-18T07:54:00Z">
        <w:r w:rsidR="002C4096">
          <w:rPr>
            <w:rFonts w:hint="eastAsia"/>
          </w:rPr>
          <w:t>24</w:t>
        </w:r>
      </w:ins>
      <w:ins w:id="851" w:author="Siyang Li" w:date="2026-08-18T15:53:00Z" w16du:dateUtc="2026-08-18T07:53:00Z">
        <w:r w:rsidR="00D2498E" w:rsidRPr="00FE33B1">
          <w:t>)</w:t>
        </w:r>
      </w:ins>
      <w:ins w:id="852" w:author="Siyang Li" w:date="2026-08-18T15:52:00Z">
        <w:r w:rsidR="006377B3" w:rsidRPr="006377B3">
          <w:t xml:space="preserve"> and 0.24</w:t>
        </w:r>
      </w:ins>
      <w:ins w:id="853" w:author="Siyang Li" w:date="2026-08-18T15:52:00Z" w16du:dateUtc="2026-08-18T07:52:00Z">
        <w:r w:rsidR="00632704">
          <w:rPr>
            <w:rFonts w:hint="eastAsia"/>
          </w:rPr>
          <w:t>67</w:t>
        </w:r>
      </w:ins>
      <w:ins w:id="854" w:author="Siyang Li" w:date="2026-08-18T15:53:00Z" w16du:dateUtc="2026-08-18T07:53:00Z">
        <w:r w:rsidR="00D2498E">
          <w:rPr>
            <w:rFonts w:hint="eastAsia"/>
          </w:rPr>
          <w:t xml:space="preserve"> </w:t>
        </w:r>
        <w:r w:rsidR="00D2498E" w:rsidRPr="00FE33B1">
          <w:t>(t-stat=</w:t>
        </w:r>
      </w:ins>
      <w:ins w:id="855" w:author="Siyang Li" w:date="2026-08-18T15:54:00Z" w16du:dateUtc="2026-08-18T07:54:00Z">
        <w:r w:rsidR="002C4096">
          <w:rPr>
            <w:rFonts w:hint="eastAsia"/>
          </w:rPr>
          <w:t>9.17</w:t>
        </w:r>
      </w:ins>
      <w:ins w:id="856" w:author="Siyang Li" w:date="2026-08-18T15:53:00Z" w16du:dateUtc="2026-08-18T07:53:00Z">
        <w:r w:rsidR="00D2498E" w:rsidRPr="00FE33B1">
          <w:t>)</w:t>
        </w:r>
      </w:ins>
      <w:ins w:id="857" w:author="Siyang Li" w:date="2026-08-18T15:52:00Z">
        <w:r w:rsidR="006377B3" w:rsidRPr="006377B3">
          <w:t>, respectively, compared with −0.00</w:t>
        </w:r>
      </w:ins>
      <w:ins w:id="858" w:author="Siyang Li" w:date="2026-08-18T15:52:00Z" w16du:dateUtc="2026-08-18T07:52:00Z">
        <w:r w:rsidR="00632704">
          <w:rPr>
            <w:rFonts w:hint="eastAsia"/>
          </w:rPr>
          <w:t>46</w:t>
        </w:r>
      </w:ins>
      <w:ins w:id="859" w:author="Siyang Li" w:date="2026-08-18T15:53:00Z" w16du:dateUtc="2026-08-18T07:53:00Z">
        <w:r w:rsidR="00276575">
          <w:rPr>
            <w:rFonts w:hint="eastAsia"/>
          </w:rPr>
          <w:t xml:space="preserve"> </w:t>
        </w:r>
        <w:r w:rsidR="00276575" w:rsidRPr="00FE33B1">
          <w:t>(t-stat=</w:t>
        </w:r>
      </w:ins>
      <w:ins w:id="860" w:author="Siyang Li" w:date="2026-08-18T15:54:00Z" w16du:dateUtc="2026-08-18T07:54:00Z">
        <w:r w:rsidR="002C4096">
          <w:rPr>
            <w:rFonts w:hint="eastAsia"/>
          </w:rPr>
          <w:t>-0.97</w:t>
        </w:r>
      </w:ins>
      <w:ins w:id="861" w:author="Siyang Li" w:date="2026-08-18T15:53:00Z" w16du:dateUtc="2026-08-18T07:53:00Z">
        <w:r w:rsidR="00276575" w:rsidRPr="00FE33B1">
          <w:t xml:space="preserve">) </w:t>
        </w:r>
      </w:ins>
      <w:ins w:id="862" w:author="Siyang Li" w:date="2026-08-18T15:52:00Z">
        <w:r w:rsidR="006377B3" w:rsidRPr="006377B3">
          <w:t>and −0.021</w:t>
        </w:r>
      </w:ins>
      <w:ins w:id="863" w:author="Siyang Li" w:date="2026-08-18T15:52:00Z" w16du:dateUtc="2026-08-18T07:52:00Z">
        <w:r w:rsidR="00632704">
          <w:rPr>
            <w:rFonts w:hint="eastAsia"/>
          </w:rPr>
          <w:t>1</w:t>
        </w:r>
      </w:ins>
      <w:ins w:id="864" w:author="Siyang Li" w:date="2026-08-18T15:53:00Z" w16du:dateUtc="2026-08-18T07:53:00Z">
        <w:r w:rsidR="00276575">
          <w:rPr>
            <w:rFonts w:hint="eastAsia"/>
          </w:rPr>
          <w:t xml:space="preserve"> </w:t>
        </w:r>
        <w:r w:rsidR="00276575" w:rsidRPr="00FE33B1">
          <w:t>(t-stat=</w:t>
        </w:r>
      </w:ins>
      <w:ins w:id="865" w:author="Siyang Li" w:date="2026-08-18T15:54:00Z" w16du:dateUtc="2026-08-18T07:54:00Z">
        <w:r w:rsidR="002C4096">
          <w:rPr>
            <w:rFonts w:hint="eastAsia"/>
          </w:rPr>
          <w:t>-2.63</w:t>
        </w:r>
      </w:ins>
      <w:ins w:id="866" w:author="Siyang Li" w:date="2026-08-18T15:53:00Z" w16du:dateUtc="2026-08-18T07:53:00Z">
        <w:r w:rsidR="00276575" w:rsidRPr="00FE33B1">
          <w:t xml:space="preserve">) </w:t>
        </w:r>
      </w:ins>
      <w:ins w:id="867" w:author="Siyang Li" w:date="2026-08-18T15:52:00Z">
        <w:r w:rsidR="006377B3" w:rsidRPr="006377B3">
          <w:t>in the low</w:t>
        </w:r>
      </w:ins>
      <w:ins w:id="868" w:author="Siyang Li" w:date="2026-08-18T15:52:00Z" w16du:dateUtc="2026-08-18T07:52:00Z">
        <w:r w:rsidR="00A86A72">
          <w:rPr>
            <w:rFonts w:hint="eastAsia"/>
          </w:rPr>
          <w:t xml:space="preserve"> </w:t>
        </w:r>
      </w:ins>
      <w:ins w:id="869" w:author="Siyang Li" w:date="2026-08-18T15:52:00Z">
        <w:r w:rsidR="006377B3" w:rsidRPr="006377B3">
          <w:t xml:space="preserve">influence sample. All three agent tones also positively predict subsequent returns when influence is high, whereas none is significant when influence is low. Agent tone significantly predicts subsequent retail trading in both samples. Finally, all three tones </w:t>
        </w:r>
        <w:r w:rsidR="006377B3" w:rsidRPr="006377B3">
          <w:lastRenderedPageBreak/>
          <w:t>predict lower subsequent short-selling flow in the high</w:t>
        </w:r>
      </w:ins>
      <w:ins w:id="870" w:author="Siyang Li" w:date="2026-08-18T15:55:00Z" w16du:dateUtc="2026-08-18T07:55:00Z">
        <w:r w:rsidR="00397A24">
          <w:rPr>
            <w:rFonts w:hint="eastAsia"/>
          </w:rPr>
          <w:t xml:space="preserve"> </w:t>
        </w:r>
      </w:ins>
      <w:ins w:id="871" w:author="Siyang Li" w:date="2026-08-18T15:52:00Z">
        <w:r w:rsidR="006377B3" w:rsidRPr="006377B3">
          <w:t>influence sample, while these relations are largely absent in the low</w:t>
        </w:r>
      </w:ins>
      <w:ins w:id="872" w:author="Siyang Li" w:date="2026-08-18T15:55:00Z" w16du:dateUtc="2026-08-18T07:55:00Z">
        <w:r w:rsidR="00397A24">
          <w:rPr>
            <w:rFonts w:hint="eastAsia"/>
          </w:rPr>
          <w:t xml:space="preserve"> </w:t>
        </w:r>
      </w:ins>
      <w:ins w:id="873" w:author="Siyang Li" w:date="2026-08-18T15:52:00Z">
        <w:r w:rsidR="006377B3" w:rsidRPr="006377B3">
          <w:t>influence sample</w:t>
        </w:r>
      </w:ins>
      <w:ins w:id="874" w:author="Siyang Li" w:date="2026-08-16T16:31:00Z" w16du:dateUtc="2026-08-16T08:31:00Z">
        <w:r w:rsidRPr="00935C8A">
          <w:t>.</w:t>
        </w:r>
      </w:ins>
      <w:ins w:id="875" w:author="Siyang Li" w:date="2026-08-18T15:56:00Z" w16du:dateUtc="2026-08-18T07:56:00Z">
        <w:r w:rsidR="00C33262">
          <w:rPr>
            <w:rFonts w:hint="eastAsia"/>
          </w:rPr>
          <w:t xml:space="preserve"> </w:t>
        </w:r>
      </w:ins>
      <w:ins w:id="876" w:author="Siyang Li" w:date="2026-08-18T15:57:00Z" w16du:dateUtc="2026-08-18T07:57:00Z">
        <w:r w:rsidR="00DE4C84" w:rsidRPr="00DE4C84">
          <w:t xml:space="preserve">Overall, our main findings remain robust when we use the </w:t>
        </w:r>
        <w:r w:rsidR="00644544">
          <w:rPr>
            <w:rFonts w:hint="eastAsia"/>
          </w:rPr>
          <w:t>l</w:t>
        </w:r>
        <w:r w:rsidR="00DE4C84" w:rsidRPr="00DE4C84">
          <w:t xml:space="preserve">agged </w:t>
        </w:r>
        <w:r w:rsidR="00644544">
          <w:rPr>
            <w:rFonts w:hint="eastAsia"/>
          </w:rPr>
          <w:t>c</w:t>
        </w:r>
        <w:r w:rsidR="00DE4C84" w:rsidRPr="00DE4C84">
          <w:t xml:space="preserve">ross-stock </w:t>
        </w:r>
        <w:r w:rsidR="00644544">
          <w:rPr>
            <w:rFonts w:hint="eastAsia"/>
          </w:rPr>
          <w:t>a</w:t>
        </w:r>
        <w:r w:rsidR="00DE4C84" w:rsidRPr="00DE4C84">
          <w:t xml:space="preserve">verage </w:t>
        </w:r>
        <w:r w:rsidR="00644544">
          <w:rPr>
            <w:rFonts w:hint="eastAsia"/>
          </w:rPr>
          <w:t>n</w:t>
        </w:r>
        <w:r w:rsidR="00DE4C84" w:rsidRPr="00DE4C84">
          <w:t xml:space="preserve">umber of </w:t>
        </w:r>
        <w:r w:rsidR="00644544">
          <w:rPr>
            <w:rFonts w:hint="eastAsia"/>
          </w:rPr>
          <w:t>c</w:t>
        </w:r>
        <w:r w:rsidR="00DE4C84" w:rsidRPr="00DE4C84">
          <w:t xml:space="preserve">ommenters as an alternative measure of user influence, suggesting that contemporaneous news </w:t>
        </w:r>
      </w:ins>
      <w:ins w:id="877" w:author="Siyang Li" w:date="2026-08-20T16:12:00Z" w16du:dateUtc="2026-08-20T08:12:00Z">
        <w:r w:rsidR="00263126">
          <w:rPr>
            <w:rFonts w:hint="eastAsia"/>
          </w:rPr>
          <w:t>is</w:t>
        </w:r>
      </w:ins>
      <w:ins w:id="878" w:author="Siyang Li" w:date="2026-08-18T15:57:00Z" w16du:dateUtc="2026-08-18T07:57:00Z">
        <w:r w:rsidR="00DE4C84" w:rsidRPr="00DE4C84">
          <w:t xml:space="preserve"> unlikely to drive our results.</w:t>
        </w:r>
      </w:ins>
      <w:ins w:id="879" w:author="Siyang Li" w:date="2026-08-16T16:31:00Z" w16du:dateUtc="2026-08-16T08:31:00Z">
        <w:r>
          <w:rPr>
            <w:rFonts w:hint="eastAsia"/>
          </w:rPr>
          <w:t xml:space="preserve"> </w:t>
        </w:r>
      </w:ins>
    </w:p>
    <w:p w14:paraId="563011ED" w14:textId="71B830C1" w:rsidR="00572463" w:rsidRPr="001D6D4E" w:rsidRDefault="00572463" w:rsidP="00572463">
      <w:pPr>
        <w:spacing w:line="480" w:lineRule="auto"/>
        <w:jc w:val="both"/>
        <w:rPr>
          <w:ins w:id="880" w:author="Siyang Li" w:date="2026-08-16T16:39:00Z" w16du:dateUtc="2026-08-16T08:39:00Z"/>
          <w:b/>
        </w:rPr>
      </w:pPr>
      <w:ins w:id="881" w:author="Siyang Li" w:date="2026-08-16T16:39:00Z" w16du:dateUtc="2026-08-16T08:39:00Z">
        <w:r>
          <w:rPr>
            <w:rFonts w:hint="eastAsia"/>
            <w:b/>
          </w:rPr>
          <w:t>5.2 Pre-period Centrality</w:t>
        </w:r>
      </w:ins>
    </w:p>
    <w:p w14:paraId="7E31F319" w14:textId="4F1CB52D" w:rsidR="007B45BD" w:rsidRPr="002D3FEB" w:rsidRDefault="003855E0" w:rsidP="007B45BD">
      <w:pPr>
        <w:spacing w:line="480" w:lineRule="auto"/>
        <w:ind w:firstLine="720"/>
        <w:jc w:val="both"/>
        <w:rPr>
          <w:ins w:id="882" w:author="Siyang Li" w:date="2026-08-16T16:42:00Z" w16du:dateUtc="2026-08-16T08:42:00Z"/>
        </w:rPr>
      </w:pPr>
      <w:ins w:id="883" w:author="Siyang Li" w:date="2026-08-16T16:48:00Z" w16du:dateUtc="2026-08-16T08:48:00Z">
        <w:r>
          <w:rPr>
            <w:rFonts w:hint="eastAsia"/>
          </w:rPr>
          <w:t>Second, w</w:t>
        </w:r>
      </w:ins>
      <w:ins w:id="884" w:author="Siyang Li" w:date="2026-08-16T16:42:00Z" w16du:dateUtc="2026-08-16T08:42:00Z">
        <w:r w:rsidR="007B45BD" w:rsidRPr="00001BDB">
          <w:t>e measure each user’s network influence using PageRank (Page et al. 1999). A higher PageRank indicates a more central network position and a greater ability to attract attention from other users. This measure closely follows Pedersen (2022), who explicitly relates influence to PageRank, noting that “a person becomes influential by having the ear of influential people. This eigenvector property is also the idea behind Google’s PageRank.” Thus, PageRank provides a natural empirical measure of the network influence emphasized in the theoretical framework.</w:t>
        </w:r>
        <w:r w:rsidR="007B45BD">
          <w:rPr>
            <w:rFonts w:hint="eastAsia"/>
          </w:rPr>
          <w:t xml:space="preserve"> </w:t>
        </w:r>
        <w:del w:id="885" w:author="Siyang Li" w:date="2026-08-13T12:44:00Z" w16du:dateUtc="2026-08-13T04:44:00Z">
          <w:r w:rsidR="007B45BD" w:rsidRPr="002D3FEB" w:rsidDel="00B20F18">
            <w:delText xml:space="preserve">We </w:delText>
          </w:r>
          <w:r w:rsidR="007B45BD" w:rsidDel="00B20F18">
            <w:rPr>
              <w:rFonts w:hint="eastAsia"/>
            </w:rPr>
            <w:delText>define</w:delText>
          </w:r>
          <w:r w:rsidR="007B45BD" w:rsidRPr="002D3FEB" w:rsidDel="00B20F18">
            <w:delText xml:space="preserve"> social networks for every firm-</w:delText>
          </w:r>
          <w:r w:rsidR="007B45BD" w:rsidDel="00B20F18">
            <w:rPr>
              <w:rFonts w:hint="eastAsia"/>
            </w:rPr>
            <w:delText>week</w:delText>
          </w:r>
          <w:r w:rsidR="007B45BD" w:rsidRPr="002D3FEB" w:rsidDel="00B20F18">
            <w:delText xml:space="preserve"> pair in our sample. The social network for firm</w:delText>
          </w:r>
          <w:r w:rsidR="007B45BD" w:rsidRPr="002D3FEB" w:rsidDel="00B20F18">
            <w:rPr>
              <w:i/>
            </w:rPr>
            <w:delText xml:space="preserve"> i</w:delText>
          </w:r>
          <w:r w:rsidR="007B45BD" w:rsidRPr="002D3FEB" w:rsidDel="00B20F18">
            <w:delText xml:space="preserve"> on </w:delText>
          </w:r>
          <w:r w:rsidR="007B45BD" w:rsidDel="00B20F18">
            <w:rPr>
              <w:rFonts w:hint="eastAsia"/>
            </w:rPr>
            <w:delText>week</w:delText>
          </w:r>
          <w:r w:rsidR="007B45BD" w:rsidRPr="002D3FEB" w:rsidDel="00B20F18">
            <w:delText xml:space="preserve"> </w:delText>
          </w:r>
          <w:r w:rsidR="007B45BD" w:rsidDel="00B20F18">
            <w:rPr>
              <w:rFonts w:hint="eastAsia"/>
              <w:i/>
            </w:rPr>
            <w:delText>t</w:delText>
          </w:r>
          <w:r w:rsidR="007B45BD" w:rsidRPr="002D3FEB" w:rsidDel="00B20F18">
            <w:delText xml:space="preserve"> </w:delText>
          </w:r>
          <w:r w:rsidR="007B45BD" w:rsidDel="00B20F18">
            <w:rPr>
              <w:rFonts w:hint="eastAsia"/>
            </w:rPr>
            <w:delText>includes</w:delText>
          </w:r>
          <w:r w:rsidR="007B45BD" w:rsidRPr="002D3FEB" w:rsidDel="00B20F18">
            <w:delText xml:space="preserve"> all Reddit users </w:delText>
          </w:r>
          <w:r w:rsidR="007B45BD" w:rsidDel="00B20F18">
            <w:rPr>
              <w:rFonts w:hint="eastAsia"/>
            </w:rPr>
            <w:delText>discussing</w:delText>
          </w:r>
          <w:r w:rsidR="007B45BD" w:rsidRPr="002D3FEB" w:rsidDel="00B20F18">
            <w:delText xml:space="preserve"> firm </w:delText>
          </w:r>
          <w:r w:rsidR="007B45BD" w:rsidRPr="002D3FEB" w:rsidDel="00B20F18">
            <w:rPr>
              <w:i/>
            </w:rPr>
            <w:delText>i</w:delText>
          </w:r>
          <w:r w:rsidR="007B45BD" w:rsidRPr="002D3FEB" w:rsidDel="00B20F18">
            <w:delText xml:space="preserve"> </w:delText>
          </w:r>
          <w:r w:rsidR="007B45BD" w:rsidDel="00B20F18">
            <w:delText>during</w:delText>
          </w:r>
          <w:r w:rsidR="007B45BD" w:rsidRPr="002D3FEB" w:rsidDel="00B20F18">
            <w:delText xml:space="preserve"> </w:delText>
          </w:r>
          <w:r w:rsidR="007B45BD" w:rsidDel="00B20F18">
            <w:rPr>
              <w:rFonts w:hint="eastAsia"/>
            </w:rPr>
            <w:delText>week</w:delText>
          </w:r>
          <w:r w:rsidR="007B45BD" w:rsidRPr="002D3FEB" w:rsidDel="00B20F18">
            <w:delText xml:space="preserve"> </w:delText>
          </w:r>
          <w:r w:rsidR="007B45BD" w:rsidDel="00B20F18">
            <w:rPr>
              <w:rFonts w:hint="eastAsia"/>
              <w:i/>
            </w:rPr>
            <w:delText>t</w:delText>
          </w:r>
          <w:r w:rsidR="007B45BD" w:rsidRPr="002D3FEB" w:rsidDel="00B20F18">
            <w:delText xml:space="preserve">. </w:delText>
          </w:r>
        </w:del>
        <w:del w:id="886" w:author="Siyang Li" w:date="2026-08-13T12:47:00Z" w16du:dateUtc="2026-08-13T04:47:00Z">
          <w:r w:rsidR="007B45BD" w:rsidRPr="002D3FEB" w:rsidDel="00B75651">
            <w:delText xml:space="preserve">User </w:delText>
          </w:r>
          <w:r w:rsidR="007B45BD" w:rsidRPr="002D3FEB" w:rsidDel="00B75651">
            <w:rPr>
              <w:i/>
            </w:rPr>
            <w:delText>k</w:delText>
          </w:r>
          <w:r w:rsidR="007B45BD" w:rsidRPr="002D3FEB" w:rsidDel="00B75651">
            <w:delText xml:space="preserve"> is connected to user </w:delText>
          </w:r>
          <w:r w:rsidR="007B45BD" w:rsidRPr="002D3FEB" w:rsidDel="00B75651">
            <w:rPr>
              <w:i/>
            </w:rPr>
            <w:delText>j</w:delText>
          </w:r>
          <w:r w:rsidR="007B45BD" w:rsidRPr="002D3FEB" w:rsidDel="00B75651">
            <w:delText xml:space="preserve"> if </w:delText>
          </w:r>
          <w:r w:rsidR="007B45BD" w:rsidRPr="002D3FEB" w:rsidDel="00B75651">
            <w:rPr>
              <w:i/>
            </w:rPr>
            <w:delText>k</w:delText>
          </w:r>
          <w:r w:rsidR="007B45BD" w:rsidRPr="002D3FEB" w:rsidDel="00B75651">
            <w:delText xml:space="preserve"> captures </w:delText>
          </w:r>
          <w:r w:rsidR="007B45BD" w:rsidRPr="002D3FEB" w:rsidDel="00B75651">
            <w:rPr>
              <w:i/>
            </w:rPr>
            <w:delText>j</w:delText>
          </w:r>
          <w:r w:rsidR="007B45BD" w:rsidRPr="002D3FEB" w:rsidDel="00B75651">
            <w:delText xml:space="preserve">’s attention. Since we do not have data on </w:delText>
          </w:r>
          <w:r w:rsidR="007B45BD" w:rsidDel="00B75651">
            <w:delText xml:space="preserve">who views </w:delText>
          </w:r>
          <w:r w:rsidR="007B45BD" w:rsidRPr="002D3FEB" w:rsidDel="00B75651">
            <w:rPr>
              <w:i/>
            </w:rPr>
            <w:delText>k</w:delText>
          </w:r>
          <w:r w:rsidR="007B45BD" w:rsidRPr="002D3FEB" w:rsidDel="00B75651">
            <w:delText>’s submission</w:delText>
          </w:r>
          <w:r w:rsidR="007B45BD" w:rsidRPr="002D3FEB" w:rsidDel="00B75651">
            <w:rPr>
              <w:rFonts w:hint="eastAsia"/>
            </w:rPr>
            <w:delText>s</w:delText>
          </w:r>
          <w:r w:rsidR="007B45BD" w:rsidRPr="002D3FEB" w:rsidDel="00B75651">
            <w:delText xml:space="preserve"> or comments, we </w:delText>
          </w:r>
        </w:del>
        <w:del w:id="887" w:author="Siyang Li" w:date="2026-08-05T20:44:00Z" w16du:dateUtc="2026-08-05T12:44:00Z">
          <w:r w:rsidR="007B45BD" w:rsidRPr="002D3FEB" w:rsidDel="004E7BE9">
            <w:delText xml:space="preserve">use the number of </w:delText>
          </w:r>
          <w:r w:rsidR="007B45BD" w:rsidDel="004E7BE9">
            <w:delText>users who comment on</w:delText>
          </w:r>
          <w:r w:rsidR="007B45BD" w:rsidRPr="002D3FEB" w:rsidDel="004E7BE9">
            <w:delText xml:space="preserve"> </w:delText>
          </w:r>
          <w:r w:rsidR="007B45BD" w:rsidRPr="002D3FEB" w:rsidDel="004E7BE9">
            <w:rPr>
              <w:i/>
            </w:rPr>
            <w:delText>k</w:delText>
          </w:r>
          <w:r w:rsidR="007B45BD" w:rsidRPr="002D3FEB" w:rsidDel="004E7BE9">
            <w:delText xml:space="preserve">’s posts as a proxy for how many users pay attention to </w:delText>
          </w:r>
          <w:r w:rsidR="007B45BD" w:rsidRPr="002D3FEB" w:rsidDel="004E7BE9">
            <w:rPr>
              <w:i/>
            </w:rPr>
            <w:delText>k</w:delText>
          </w:r>
          <w:r w:rsidR="007B45BD" w:rsidRPr="002D3FEB" w:rsidDel="004E7BE9">
            <w:delText xml:space="preserve">, which is also the influence measure of agent </w:delText>
          </w:r>
          <w:r w:rsidR="007B45BD" w:rsidRPr="002D3FEB" w:rsidDel="004E7BE9">
            <w:rPr>
              <w:i/>
            </w:rPr>
            <w:delText>k</w:delText>
          </w:r>
        </w:del>
        <w:del w:id="888" w:author="Siyang Li" w:date="2026-08-07T20:38:00Z" w16du:dateUtc="2026-08-07T12:38:00Z">
          <w:r w:rsidR="007B45BD" w:rsidRPr="002D3FEB" w:rsidDel="00DE386D">
            <w:delText>.</w:delText>
          </w:r>
        </w:del>
        <w:r w:rsidR="007B45BD" w:rsidRPr="005455F5">
          <w:t>To mitigate the influence of contemporaneous firm-specific events on PageRank, we measure each user’s network centrality using the user’s average PageRank across stocks over prior periods</w:t>
        </w:r>
        <w:r w:rsidR="007B45BD">
          <w:rPr>
            <w:rFonts w:hint="eastAsia"/>
          </w:rPr>
          <w:t>:</w:t>
        </w:r>
        <w:del w:id="889" w:author="Siyang Li" w:date="2026-08-05T21:17:00Z" w16du:dateUtc="2026-08-05T13:17:00Z">
          <w:r w:rsidR="007B45BD" w:rsidRPr="002D3FEB" w:rsidDel="00CD2761">
            <w:delText xml:space="preserve"> A higher value of the influence variable means the agent has more direct commenters and thus attracts more people’s attention.</w:delText>
          </w:r>
        </w:del>
        <w:del w:id="890" w:author="Siyang Li" w:date="2026-08-05T20:32:00Z" w16du:dateUtc="2026-08-05T12:32:00Z">
          <w:r w:rsidR="007B45BD" w:rsidRPr="002D3FEB" w:rsidDel="00050E80">
            <w:rPr>
              <w:rStyle w:val="a6"/>
            </w:rPr>
            <w:footnoteReference w:id="18"/>
          </w:r>
        </w:del>
        <w:del w:id="895" w:author="Siyang Li" w:date="2026-08-05T21:17:00Z" w16du:dateUtc="2026-08-05T13:17:00Z">
          <w:r w:rsidR="007B45BD" w:rsidRPr="002D3FEB" w:rsidDel="00CD2761">
            <w:delText xml:space="preserve"> </w:delText>
          </w:r>
        </w:del>
      </w:ins>
    </w:p>
    <w:p w14:paraId="5D4808C1" w14:textId="77777777" w:rsidR="007B45BD" w:rsidRPr="002D3FEB" w:rsidDel="006B6879" w:rsidRDefault="007B45BD" w:rsidP="007B45BD">
      <w:pPr>
        <w:spacing w:line="480" w:lineRule="auto"/>
        <w:ind w:firstLine="720"/>
        <w:jc w:val="both"/>
        <w:rPr>
          <w:ins w:id="896" w:author="Siyang Li" w:date="2026-08-16T16:42:00Z" w16du:dateUtc="2026-08-16T08:42:00Z"/>
          <w:del w:id="897" w:author="Siyang Li" w:date="2026-08-05T21:27:00Z" w16du:dateUtc="2026-08-05T13:27:00Z"/>
        </w:rPr>
      </w:pPr>
      <w:ins w:id="898" w:author="Siyang Li" w:date="2026-08-16T16:42:00Z" w16du:dateUtc="2026-08-16T08:42:00Z">
        <w:del w:id="899" w:author="Siyang Li" w:date="2026-08-05T21:27:00Z" w16du:dateUtc="2026-08-05T13:27:00Z">
          <w:r w:rsidRPr="002D3FEB" w:rsidDel="006B6879">
            <w:delText>To compute agent-type</w:delText>
          </w:r>
          <w:r w:rsidDel="006B6879">
            <w:delText>*</w:delText>
          </w:r>
          <w:r w:rsidRPr="002D3FEB" w:rsidDel="006B6879">
            <w:delText>stock</w:delText>
          </w:r>
          <w:r w:rsidDel="006B6879">
            <w:delText>*</w:delText>
          </w:r>
          <w:r w:rsidDel="006B6879">
            <w:rPr>
              <w:rFonts w:hint="eastAsia"/>
            </w:rPr>
            <w:delText>week</w:delText>
          </w:r>
          <w:r w:rsidDel="006B6879">
            <w:delText xml:space="preserve"> </w:delText>
          </w:r>
          <w:r w:rsidRPr="002D3FEB" w:rsidDel="006B6879">
            <w:delText xml:space="preserve">level influence measures, we sum across the </w:delText>
          </w:r>
        </w:del>
        <w:del w:id="900" w:author="Siyang Li" w:date="2026-08-05T20:52:00Z" w16du:dateUtc="2026-08-05T12:52:00Z">
          <w:r w:rsidRPr="002D3FEB" w:rsidDel="00CD7C60">
            <w:delText>number of commenters</w:delText>
          </w:r>
        </w:del>
        <w:del w:id="901" w:author="Siyang Li" w:date="2026-08-05T21:27:00Z" w16du:dateUtc="2026-08-05T13:27:00Z">
          <w:r w:rsidRPr="002D3FEB" w:rsidDel="006B6879">
            <w:delText xml:space="preserve"> of all agents (</w:delText>
          </w:r>
        </w:del>
      </w:ins>
      <m:oMath>
        <m:sSub>
          <m:sSubPr>
            <m:ctrlPr>
              <w:ins w:id="902" w:author="Siyang Li" w:date="2026-08-16T16:42:00Z" w16du:dateUtc="2026-08-16T08:42:00Z">
                <w:del w:id="903" w:author="Siyang Li" w:date="2026-08-05T21:27:00Z" w16du:dateUtc="2026-08-05T13:27:00Z">
                  <w:rPr>
                    <w:rFonts w:ascii="Cambria Math" w:hAnsi="Cambria Math"/>
                    <w:i/>
                  </w:rPr>
                </w:del>
              </w:ins>
            </m:ctrlPr>
          </m:sSubPr>
          <m:e>
            <m:r>
              <w:ins w:id="904" w:author="Siyang Li" w:date="2026-08-16T16:42:00Z" w16du:dateUtc="2026-08-16T08:42:00Z">
                <w:del w:id="905" w:author="Siyang Li" w:date="2026-08-05T21:27:00Z" w16du:dateUtc="2026-08-05T13:27:00Z">
                  <w:rPr>
                    <w:rFonts w:ascii="Cambria Math" w:hAnsi="Cambria Math"/>
                  </w:rPr>
                  <m:t>K</m:t>
                </w:del>
              </w:ins>
            </m:r>
          </m:e>
          <m:sub>
            <m:r>
              <w:ins w:id="906" w:author="Siyang Li" w:date="2026-08-16T16:42:00Z" w16du:dateUtc="2026-08-16T08:42:00Z">
                <w:del w:id="907" w:author="Siyang Li" w:date="2026-08-05T21:27:00Z" w16du:dateUtc="2026-08-05T13:27:00Z">
                  <w:rPr>
                    <w:rFonts w:ascii="Cambria Math" w:hAnsi="Cambria Math"/>
                  </w:rPr>
                  <m:t>ilt</m:t>
                </w:del>
              </w:ins>
            </m:r>
          </m:sub>
        </m:sSub>
        <m:r>
          <w:ins w:id="908" w:author="Siyang Li" w:date="2026-08-16T16:42:00Z" w16du:dateUtc="2026-08-16T08:42:00Z">
            <w:del w:id="909" w:author="Siyang Li" w:date="2026-08-05T21:27:00Z" w16du:dateUtc="2026-08-05T13:27:00Z">
              <w:rPr>
                <w:rFonts w:ascii="Cambria Math" w:hAnsi="Cambria Math"/>
              </w:rPr>
              <m:t>)</m:t>
            </w:del>
          </w:ins>
        </m:r>
      </m:oMath>
      <w:ins w:id="910" w:author="Siyang Li" w:date="2026-08-16T16:42:00Z" w16du:dateUtc="2026-08-16T08:42:00Z">
        <w:del w:id="911" w:author="Siyang Li" w:date="2026-08-05T21:27:00Z" w16du:dateUtc="2026-08-05T13:27:00Z">
          <w:r w:rsidRPr="002D3FEB" w:rsidDel="006B6879">
            <w:delText xml:space="preserve"> belonging to an agent group </w:delText>
          </w:r>
          <w:r w:rsidRPr="002D3FEB" w:rsidDel="006B6879">
            <w:rPr>
              <w:i/>
            </w:rPr>
            <w:delText>l</w:delText>
          </w:r>
          <w:r w:rsidRPr="002D3FEB" w:rsidDel="006B6879">
            <w:delText xml:space="preserve"> for every stock </w:delText>
          </w:r>
          <w:r w:rsidRPr="002D3FEB" w:rsidDel="006B6879">
            <w:rPr>
              <w:i/>
            </w:rPr>
            <w:delText>i</w:delText>
          </w:r>
          <w:r w:rsidRPr="002D3FEB" w:rsidDel="006B6879">
            <w:delText xml:space="preserve"> on </w:delText>
          </w:r>
          <w:r w:rsidDel="006B6879">
            <w:rPr>
              <w:rFonts w:hint="eastAsia"/>
            </w:rPr>
            <w:delText>week</w:delText>
          </w:r>
          <w:r w:rsidRPr="002D3FEB" w:rsidDel="006B6879">
            <w:delText xml:space="preserve"> </w:delText>
          </w:r>
          <w:r w:rsidRPr="002D3FEB" w:rsidDel="006B6879">
            <w:rPr>
              <w:i/>
            </w:rPr>
            <w:delText>t</w:delText>
          </w:r>
          <w:r w:rsidRPr="002D3FEB" w:rsidDel="006B6879">
            <w:rPr>
              <w:rFonts w:hint="eastAsia"/>
              <w:i/>
            </w:rPr>
            <w:delText xml:space="preserve"> </w:delText>
          </w:r>
          <w:r w:rsidRPr="002D3FEB" w:rsidDel="006B6879">
            <w:rPr>
              <w:iCs/>
            </w:rPr>
            <w:delText>as</w:delText>
          </w:r>
          <w:r w:rsidRPr="002D3FEB" w:rsidDel="006B6879">
            <w:rPr>
              <w:rFonts w:hint="eastAsia"/>
              <w:i/>
            </w:rPr>
            <w:delText xml:space="preserve"> </w:delText>
          </w:r>
        </w:del>
      </w:ins>
      <m:oMath>
        <m:sSub>
          <m:sSubPr>
            <m:ctrlPr>
              <w:ins w:id="912" w:author="Siyang Li" w:date="2026-08-16T16:42:00Z" w16du:dateUtc="2026-08-16T08:42:00Z">
                <w:del w:id="913" w:author="Siyang Li" w:date="2026-08-05T21:27:00Z" w16du:dateUtc="2026-08-05T13:27:00Z">
                  <w:rPr>
                    <w:rFonts w:ascii="Cambria Math" w:hAnsi="Cambria Math"/>
                    <w:i/>
                    <w:iCs/>
                  </w:rPr>
                </w:del>
              </w:ins>
            </m:ctrlPr>
          </m:sSubPr>
          <m:e>
            <m:r>
              <w:ins w:id="914" w:author="Siyang Li" w:date="2026-08-16T16:42:00Z" w16du:dateUtc="2026-08-16T08:42:00Z">
                <w:del w:id="915" w:author="Siyang Li" w:date="2026-08-05T21:25:00Z" w16du:dateUtc="2026-08-05T13:25:00Z">
                  <w:rPr>
                    <w:rFonts w:ascii="Cambria Math" w:hAnsi="Cambria Math"/>
                  </w:rPr>
                  <m:t>NCommenter</m:t>
                </w:del>
              </w:ins>
            </m:r>
          </m:e>
          <m:sub>
            <m:r>
              <w:ins w:id="916" w:author="Siyang Li" w:date="2026-08-16T16:42:00Z" w16du:dateUtc="2026-08-16T08:42:00Z">
                <w:del w:id="917" w:author="Siyang Li" w:date="2026-08-05T21:27:00Z" w16du:dateUtc="2026-08-05T13:27:00Z">
                  <w:rPr>
                    <w:rFonts w:ascii="Cambria Math" w:hAnsi="Cambria Math"/>
                  </w:rPr>
                  <m:t>ilt</m:t>
                </w:del>
              </w:ins>
            </m:r>
          </m:sub>
        </m:sSub>
        <m:r>
          <w:ins w:id="918" w:author="Siyang Li" w:date="2026-08-16T16:42:00Z" w16du:dateUtc="2026-08-16T08:42:00Z">
            <w:del w:id="919" w:author="Siyang Li" w:date="2026-08-05T21:27:00Z" w16du:dateUtc="2026-08-05T13:27:00Z">
              <w:rPr>
                <w:rFonts w:ascii="Cambria Math" w:hAnsi="Cambria Math"/>
              </w:rPr>
              <m:t>=</m:t>
            </w:del>
          </w:ins>
        </m:r>
        <m:nary>
          <m:naryPr>
            <m:chr m:val="∑"/>
            <m:limLoc m:val="undOvr"/>
            <m:ctrlPr>
              <w:ins w:id="920" w:author="Siyang Li" w:date="2026-08-16T16:42:00Z" w16du:dateUtc="2026-08-16T08:42:00Z">
                <w:del w:id="921" w:author="Siyang Li" w:date="2026-08-05T21:27:00Z" w16du:dateUtc="2026-08-05T13:27:00Z">
                  <w:rPr>
                    <w:rFonts w:ascii="Cambria Math" w:hAnsi="Cambria Math"/>
                    <w:i/>
                    <w:iCs/>
                  </w:rPr>
                </w:del>
              </w:ins>
            </m:ctrlPr>
          </m:naryPr>
          <m:sub>
            <m:r>
              <w:ins w:id="922" w:author="Siyang Li" w:date="2026-08-16T16:42:00Z" w16du:dateUtc="2026-08-16T08:42:00Z">
                <w:del w:id="923" w:author="Siyang Li" w:date="2026-08-05T21:27:00Z" w16du:dateUtc="2026-08-05T13:27:00Z">
                  <w:rPr>
                    <w:rFonts w:ascii="Cambria Math" w:hAnsi="Cambria Math"/>
                  </w:rPr>
                  <m:t>k=1</m:t>
                </w:del>
              </w:ins>
            </m:r>
          </m:sub>
          <m:sup>
            <m:sSub>
              <m:sSubPr>
                <m:ctrlPr>
                  <w:ins w:id="924" w:author="Siyang Li" w:date="2026-08-16T16:42:00Z" w16du:dateUtc="2026-08-16T08:42:00Z">
                    <w:del w:id="925" w:author="Siyang Li" w:date="2026-08-05T21:27:00Z" w16du:dateUtc="2026-08-05T13:27:00Z">
                      <w:rPr>
                        <w:rFonts w:ascii="Cambria Math" w:hAnsi="Cambria Math"/>
                        <w:i/>
                        <w:iCs/>
                      </w:rPr>
                    </w:del>
                  </w:ins>
                </m:ctrlPr>
              </m:sSubPr>
              <m:e>
                <m:r>
                  <w:ins w:id="926" w:author="Siyang Li" w:date="2026-08-16T16:42:00Z" w16du:dateUtc="2026-08-16T08:42:00Z">
                    <w:del w:id="927" w:author="Siyang Li" w:date="2026-08-05T21:27:00Z" w16du:dateUtc="2026-08-05T13:27:00Z">
                      <w:rPr>
                        <w:rFonts w:ascii="Cambria Math" w:hAnsi="Cambria Math"/>
                      </w:rPr>
                      <m:t>K</m:t>
                    </w:del>
                  </w:ins>
                </m:r>
              </m:e>
              <m:sub>
                <m:r>
                  <w:ins w:id="928" w:author="Siyang Li" w:date="2026-08-16T16:42:00Z" w16du:dateUtc="2026-08-16T08:42:00Z">
                    <w:del w:id="929" w:author="Siyang Li" w:date="2026-08-05T21:27:00Z" w16du:dateUtc="2026-08-05T13:27:00Z">
                      <w:rPr>
                        <w:rFonts w:ascii="Cambria Math" w:hAnsi="Cambria Math"/>
                      </w:rPr>
                      <m:t>ilt</m:t>
                    </w:del>
                  </w:ins>
                </m:r>
              </m:sub>
            </m:sSub>
          </m:sup>
          <m:e>
            <m:sSub>
              <m:sSubPr>
                <m:ctrlPr>
                  <w:ins w:id="930" w:author="Siyang Li" w:date="2026-08-16T16:42:00Z" w16du:dateUtc="2026-08-16T08:42:00Z">
                    <w:del w:id="931" w:author="Siyang Li" w:date="2026-08-05T21:27:00Z" w16du:dateUtc="2026-08-05T13:27:00Z">
                      <w:rPr>
                        <w:rFonts w:ascii="Cambria Math" w:hAnsi="Cambria Math"/>
                        <w:i/>
                        <w:iCs/>
                      </w:rPr>
                    </w:del>
                  </w:ins>
                </m:ctrlPr>
              </m:sSubPr>
              <m:e>
                <m:r>
                  <w:ins w:id="932" w:author="Siyang Li" w:date="2026-08-16T16:42:00Z" w16du:dateUtc="2026-08-16T08:42:00Z">
                    <w:del w:id="933" w:author="Siyang Li" w:date="2026-08-05T20:53:00Z" w16du:dateUtc="2026-08-05T12:53:00Z">
                      <w:rPr>
                        <w:rFonts w:ascii="Cambria Math" w:hAnsi="Cambria Math"/>
                      </w:rPr>
                      <m:t>NCommenter</m:t>
                    </w:del>
                  </w:ins>
                </m:r>
              </m:e>
              <m:sub>
                <m:r>
                  <w:ins w:id="934" w:author="Siyang Li" w:date="2026-08-16T16:42:00Z" w16du:dateUtc="2026-08-16T08:42:00Z">
                    <w:del w:id="935" w:author="Siyang Li" w:date="2026-08-05T21:27:00Z" w16du:dateUtc="2026-08-05T13:27:00Z">
                      <w:rPr>
                        <w:rFonts w:ascii="Cambria Math" w:hAnsi="Cambria Math"/>
                      </w:rPr>
                      <m:t>ikt</m:t>
                    </w:del>
                  </w:ins>
                </m:r>
              </m:sub>
            </m:sSub>
          </m:e>
        </m:nary>
      </m:oMath>
      <w:ins w:id="936" w:author="Siyang Li" w:date="2026-08-16T16:42:00Z" w16du:dateUtc="2026-08-16T08:42:00Z">
        <w:del w:id="937" w:author="Siyang Li" w:date="2026-08-05T21:27:00Z" w16du:dateUtc="2026-08-05T13:27:00Z">
          <w:r w:rsidRPr="002D3FEB" w:rsidDel="006B6879">
            <w:rPr>
              <w:rFonts w:hint="eastAsia"/>
              <w:iCs/>
            </w:rPr>
            <w:delText>.</w:delText>
          </w:r>
          <w:r w:rsidRPr="002D3FEB" w:rsidDel="006B6879">
            <w:delText xml:space="preserve"> </w:delText>
          </w:r>
        </w:del>
        <w:del w:id="938" w:author="Siyang Li" w:date="2026-08-05T21:26:00Z" w16du:dateUtc="2026-08-05T13:26:00Z">
          <w:r w:rsidRPr="002D3FEB" w:rsidDel="00577034">
            <w:delText xml:space="preserve">We normalize this variable to compute our influence measure in two steps. </w:delText>
          </w:r>
        </w:del>
        <w:del w:id="939" w:author="Siyang Li" w:date="2026-08-05T20:54:00Z" w16du:dateUtc="2026-08-05T12:54:00Z">
          <w:r w:rsidDel="00012F24">
            <w:delText>First</w:delText>
          </w:r>
          <w:r w:rsidRPr="002D3FEB" w:rsidDel="00012F24">
            <w:delText xml:space="preserve">, we compute the natural logarithm of one plus the raw measure, to address the skewness in its distribution. </w:delText>
          </w:r>
          <w:r w:rsidDel="00012F24">
            <w:delText>Second</w:delText>
          </w:r>
          <w:r w:rsidRPr="002D3FEB" w:rsidDel="00012F24">
            <w:delText>, w</w:delText>
          </w:r>
        </w:del>
        <w:del w:id="940" w:author="Siyang Li" w:date="2026-08-05T21:25:00Z" w16du:dateUtc="2026-08-05T13:25:00Z">
          <w:r w:rsidRPr="002D3FEB" w:rsidDel="00034A97">
            <w:delText xml:space="preserve">e transform the logged number to a domain of [0,1] for ease of interpretation. </w:delText>
          </w:r>
        </w:del>
        <w:del w:id="941" w:author="Siyang Li" w:date="2026-08-05T21:27:00Z" w16du:dateUtc="2026-08-05T13:27:00Z">
          <w:r w:rsidRPr="002D3FEB" w:rsidDel="006B6879">
            <w:delText xml:space="preserve">That is, for an agent group </w:delText>
          </w:r>
          <w:r w:rsidRPr="002D3FEB" w:rsidDel="006B6879">
            <w:rPr>
              <w:i/>
            </w:rPr>
            <w:delText>l</w:delText>
          </w:r>
          <w:r w:rsidRPr="002D3FEB" w:rsidDel="006B6879">
            <w:delText xml:space="preserve"> for every stock </w:delText>
          </w:r>
          <w:r w:rsidRPr="002D3FEB" w:rsidDel="006B6879">
            <w:rPr>
              <w:i/>
            </w:rPr>
            <w:delText>i</w:delText>
          </w:r>
          <w:r w:rsidRPr="002D3FEB" w:rsidDel="006B6879">
            <w:delText xml:space="preserve"> on </w:delText>
          </w:r>
          <w:r w:rsidDel="006B6879">
            <w:rPr>
              <w:rFonts w:hint="eastAsia"/>
            </w:rPr>
            <w:delText>week</w:delText>
          </w:r>
          <w:r w:rsidRPr="002D3FEB" w:rsidDel="006B6879">
            <w:delText xml:space="preserve"> </w:delText>
          </w:r>
          <w:r w:rsidRPr="002D3FEB" w:rsidDel="006B6879">
            <w:rPr>
              <w:i/>
            </w:rPr>
            <w:delText>t,</w:delText>
          </w:r>
          <w:r w:rsidRPr="002D3FEB" w:rsidDel="006B6879">
            <w:delText xml:space="preserve"> influence is calculated as, </w:delText>
          </w:r>
          <w:r w:rsidRPr="002D3FEB" w:rsidDel="006B6879">
            <w:rPr>
              <w:i/>
            </w:rPr>
            <w:delText xml:space="preserve"> </w:delText>
          </w:r>
          <w:r w:rsidRPr="002D3FEB" w:rsidDel="006B6879">
            <w:delText xml:space="preserve"> </w:delText>
          </w:r>
        </w:del>
      </w:ins>
    </w:p>
    <w:p w14:paraId="2F84CBED" w14:textId="4522DC7D" w:rsidR="007B45BD" w:rsidRDefault="00000000" w:rsidP="007B45BD">
      <w:pPr>
        <w:tabs>
          <w:tab w:val="right" w:pos="9120"/>
        </w:tabs>
        <w:spacing w:line="480" w:lineRule="auto"/>
        <w:ind w:firstLine="720"/>
        <w:jc w:val="both"/>
        <w:rPr>
          <w:ins w:id="942" w:author="Siyang Li" w:date="2026-08-16T16:42:00Z" w16du:dateUtc="2026-08-16T08:42:00Z"/>
        </w:rPr>
      </w:pPr>
      <m:oMath>
        <m:sSub>
          <m:sSubPr>
            <m:ctrlPr>
              <w:ins w:id="943" w:author="Siyang Li" w:date="2026-08-16T16:42:00Z" w16du:dateUtc="2026-08-16T08:42:00Z">
                <w:rPr>
                  <w:rFonts w:ascii="Cambria Math" w:hAnsi="Cambria Math"/>
                  <w:i/>
                </w:rPr>
              </w:ins>
            </m:ctrlPr>
          </m:sSubPr>
          <m:e>
            <m:r>
              <w:ins w:id="944" w:author="Siyang Li" w:date="2026-08-16T16:42:00Z" w16du:dateUtc="2026-08-16T08:42:00Z">
                <w:del w:id="945" w:author="Siyang Li" w:date="2026-08-05T21:29:00Z" w16du:dateUtc="2026-08-05T13:29:00Z">
                  <w:rPr>
                    <w:rFonts w:ascii="Cambria Math" w:hAnsi="Cambria Math"/>
                  </w:rPr>
                  <m:t>Influence</m:t>
                </w:del>
              </w:ins>
            </m:r>
            <m:r>
              <w:ins w:id="946" w:author="Siyang Li" w:date="2026-08-16T16:42:00Z" w16du:dateUtc="2026-08-16T08:42:00Z">
                <w:rPr>
                  <w:rFonts w:ascii="Cambria Math" w:hAnsi="Cambria Math"/>
                </w:rPr>
                <m:t>Centrality</m:t>
              </w:ins>
            </m:r>
          </m:e>
          <m:sub>
            <m:r>
              <w:ins w:id="947" w:author="Siyang Li" w:date="2026-08-16T16:42:00Z" w16du:dateUtc="2026-08-16T08:42:00Z">
                <w:rPr>
                  <w:rFonts w:ascii="Cambria Math" w:hAnsi="Cambria Math"/>
                </w:rPr>
                <m:t>ik</m:t>
              </w:ins>
            </m:r>
            <m:r>
              <w:ins w:id="948" w:author="Siyang Li" w:date="2026-08-16T16:42:00Z" w16du:dateUtc="2026-08-16T08:42:00Z">
                <w:del w:id="949" w:author="Siyang Li" w:date="2026-08-05T21:31:00Z" w16du:dateUtc="2026-08-05T13:31:00Z">
                  <w:rPr>
                    <w:rFonts w:ascii="Cambria Math" w:hAnsi="Cambria Math"/>
                  </w:rPr>
                  <m:t>l</m:t>
                </w:del>
              </w:ins>
            </m:r>
            <m:r>
              <w:ins w:id="950" w:author="Siyang Li" w:date="2026-08-16T16:42:00Z" w16du:dateUtc="2026-08-16T08:42:00Z">
                <w:rPr>
                  <w:rFonts w:ascii="Cambria Math" w:hAnsi="Cambria Math"/>
                </w:rPr>
                <m:t>t</m:t>
              </w:ins>
            </m:r>
          </m:sub>
        </m:sSub>
        <m:r>
          <w:ins w:id="951" w:author="Siyang Li" w:date="2026-08-16T16:42:00Z" w16du:dateUtc="2026-08-16T08:42:00Z">
            <w:rPr>
              <w:rFonts w:ascii="Cambria Math" w:hAnsi="Cambria Math"/>
            </w:rPr>
            <m:t>=</m:t>
          </w:ins>
        </m:r>
        <m:f>
          <m:fPr>
            <m:ctrlPr>
              <w:ins w:id="952" w:author="Siyang Li" w:date="2026-08-16T16:42:00Z" w16du:dateUtc="2026-08-16T08:42:00Z">
                <w:rPr>
                  <w:rFonts w:ascii="Cambria Math" w:hAnsi="Cambria Math"/>
                  <w:i/>
                </w:rPr>
              </w:ins>
            </m:ctrlPr>
          </m:fPr>
          <m:num>
            <m:r>
              <w:ins w:id="953" w:author="Siyang Li" w:date="2026-08-16T16:42:00Z" w16du:dateUtc="2026-08-16T08:42:00Z">
                <w:rPr>
                  <w:rFonts w:ascii="Cambria Math" w:hAnsi="Cambria Math"/>
                </w:rPr>
                <m:t>1</m:t>
              </w:ins>
            </m:r>
          </m:num>
          <m:den>
            <m:sSub>
              <m:sSubPr>
                <m:ctrlPr>
                  <w:ins w:id="954" w:author="Siyang Li" w:date="2026-08-16T16:42:00Z" w16du:dateUtc="2026-08-16T08:42:00Z">
                    <w:rPr>
                      <w:rFonts w:ascii="Cambria Math" w:hAnsi="Cambria Math"/>
                      <w:i/>
                    </w:rPr>
                  </w:ins>
                </m:ctrlPr>
              </m:sSubPr>
              <m:e>
                <m:r>
                  <w:ins w:id="955" w:author="Siyang Li" w:date="2026-08-16T16:42:00Z" w16du:dateUtc="2026-08-16T08:42:00Z">
                    <w:rPr>
                      <w:rFonts w:ascii="Cambria Math" w:hAnsi="Cambria Math"/>
                    </w:rPr>
                    <m:t>N</m:t>
                  </w:ins>
                </m:r>
              </m:e>
              <m:sub>
                <m:r>
                  <w:ins w:id="956" w:author="Siyang Li" w:date="2026-08-16T16:42:00Z" w16du:dateUtc="2026-08-16T08:42:00Z">
                    <w:rPr>
                      <w:rFonts w:ascii="Cambria Math" w:hAnsi="Cambria Math"/>
                    </w:rPr>
                    <m:t>k,τ</m:t>
                  </w:ins>
                </m:r>
              </m:sub>
            </m:sSub>
          </m:den>
        </m:f>
        <m:nary>
          <m:naryPr>
            <m:chr m:val="∑"/>
            <m:limLoc m:val="undOvr"/>
            <m:supHide m:val="1"/>
            <m:ctrlPr>
              <w:ins w:id="957" w:author="Siyang Li" w:date="2026-08-16T16:42:00Z" w16du:dateUtc="2026-08-16T08:42:00Z">
                <w:rPr>
                  <w:rFonts w:ascii="Cambria Math" w:hAnsi="Cambria Math"/>
                  <w:i/>
                </w:rPr>
              </w:ins>
            </m:ctrlPr>
          </m:naryPr>
          <m:sub>
            <m:r>
              <w:ins w:id="958" w:author="Siyang Li" w:date="2026-08-16T16:42:00Z" w16du:dateUtc="2026-08-16T08:42:00Z">
                <w:rPr>
                  <w:rFonts w:ascii="Cambria Math" w:hAnsi="Cambria Math"/>
                </w:rPr>
                <m:t>τ&lt;t</m:t>
              </w:ins>
            </m:r>
          </m:sub>
          <m:sup/>
          <m:e>
            <m:f>
              <m:fPr>
                <m:ctrlPr>
                  <w:ins w:id="959" w:author="Siyang Li" w:date="2026-08-16T16:42:00Z" w16du:dateUtc="2026-08-16T08:42:00Z">
                    <w:rPr>
                      <w:rFonts w:ascii="Cambria Math" w:hAnsi="Cambria Math"/>
                      <w:i/>
                    </w:rPr>
                  </w:ins>
                </m:ctrlPr>
              </m:fPr>
              <m:num>
                <m:r>
                  <w:ins w:id="960" w:author="Siyang Li" w:date="2026-08-16T16:42:00Z" w16du:dateUtc="2026-08-16T08:42:00Z">
                    <w:rPr>
                      <w:rFonts w:ascii="Cambria Math" w:hAnsi="Cambria Math"/>
                    </w:rPr>
                    <m:t>1</m:t>
                  </w:ins>
                </m:r>
              </m:num>
              <m:den>
                <m:sSub>
                  <m:sSubPr>
                    <m:ctrlPr>
                      <w:ins w:id="961" w:author="Siyang Li" w:date="2026-08-16T16:42:00Z" w16du:dateUtc="2026-08-16T08:42:00Z">
                        <w:rPr>
                          <w:rFonts w:ascii="Cambria Math" w:hAnsi="Cambria Math"/>
                          <w:i/>
                        </w:rPr>
                      </w:ins>
                    </m:ctrlPr>
                  </m:sSubPr>
                  <m:e>
                    <m:r>
                      <w:ins w:id="962" w:author="Siyang Li" w:date="2026-08-16T16:42:00Z" w16du:dateUtc="2026-08-16T08:42:00Z">
                        <w:rPr>
                          <w:rFonts w:ascii="Cambria Math" w:hAnsi="Cambria Math"/>
                        </w:rPr>
                        <m:t>J</m:t>
                      </w:ins>
                    </m:r>
                  </m:e>
                  <m:sub>
                    <m:r>
                      <w:ins w:id="963" w:author="Siyang Li" w:date="2026-08-16T16:42:00Z" w16du:dateUtc="2026-08-16T08:42:00Z">
                        <w:rPr>
                          <w:rFonts w:ascii="Cambria Math" w:hAnsi="Cambria Math"/>
                        </w:rPr>
                        <m:t>k,τ</m:t>
                      </w:ins>
                    </m:r>
                  </m:sub>
                </m:sSub>
              </m:den>
            </m:f>
            <m:nary>
              <m:naryPr>
                <m:chr m:val="∑"/>
                <m:limLoc m:val="undOvr"/>
                <m:supHide m:val="1"/>
                <m:ctrlPr>
                  <w:ins w:id="964" w:author="Siyang Li" w:date="2026-08-16T16:42:00Z" w16du:dateUtc="2026-08-16T08:42:00Z">
                    <w:rPr>
                      <w:rFonts w:ascii="Cambria Math" w:hAnsi="Cambria Math"/>
                      <w:i/>
                    </w:rPr>
                  </w:ins>
                </m:ctrlPr>
              </m:naryPr>
              <m:sub>
                <m:r>
                  <w:ins w:id="965" w:author="Siyang Li" w:date="2026-08-16T16:42:00Z" w16du:dateUtc="2026-08-16T08:42:00Z">
                    <w:rPr>
                      <w:rFonts w:ascii="Cambria Math" w:hAnsi="Cambria Math"/>
                    </w:rPr>
                    <m:t>i∈</m:t>
                  </w:ins>
                </m:r>
                <m:sSub>
                  <m:sSubPr>
                    <m:ctrlPr>
                      <w:ins w:id="966" w:author="Siyang Li" w:date="2026-08-16T16:42:00Z" w16du:dateUtc="2026-08-16T08:42:00Z">
                        <w:rPr>
                          <w:rFonts w:ascii="Cambria Math" w:hAnsi="Cambria Math"/>
                          <w:i/>
                        </w:rPr>
                      </w:ins>
                    </m:ctrlPr>
                  </m:sSubPr>
                  <m:e>
                    <m:r>
                      <w:ins w:id="967" w:author="Siyang Li" w:date="2026-08-16T16:42:00Z" w16du:dateUtc="2026-08-16T08:42:00Z">
                        <m:rPr>
                          <m:scr m:val="script"/>
                        </m:rPr>
                        <w:rPr>
                          <w:rFonts w:ascii="Cambria Math" w:hAnsi="Cambria Math"/>
                        </w:rPr>
                        <m:t>J</m:t>
                      </w:ins>
                    </m:r>
                  </m:e>
                  <m:sub>
                    <m:r>
                      <w:ins w:id="968" w:author="Siyang Li" w:date="2026-08-16T16:42:00Z" w16du:dateUtc="2026-08-16T08:42:00Z">
                        <w:rPr>
                          <w:rFonts w:ascii="Cambria Math" w:hAnsi="Cambria Math"/>
                        </w:rPr>
                        <m:t>k,τ</m:t>
                      </w:ins>
                    </m:r>
                  </m:sub>
                </m:sSub>
              </m:sub>
              <m:sup/>
              <m:e>
                <m:r>
                  <w:ins w:id="969" w:author="Siyang Li" w:date="2026-08-16T16:42:00Z" w16du:dateUtc="2026-08-16T08:42:00Z">
                    <w:rPr>
                      <w:rFonts w:ascii="Cambria Math" w:hAnsi="Cambria Math"/>
                    </w:rPr>
                    <m:t>Page</m:t>
                  </w:ins>
                </m:r>
              </m:e>
            </m:nary>
            <m:sSub>
              <m:sSubPr>
                <m:ctrlPr>
                  <w:ins w:id="970" w:author="Siyang Li" w:date="2026-08-16T16:42:00Z" w16du:dateUtc="2026-08-16T08:42:00Z">
                    <w:rPr>
                      <w:rFonts w:ascii="Cambria Math" w:hAnsi="Cambria Math"/>
                      <w:i/>
                    </w:rPr>
                  </w:ins>
                </m:ctrlPr>
              </m:sSubPr>
              <m:e>
                <m:r>
                  <w:ins w:id="971" w:author="Siyang Li" w:date="2026-08-16T16:42:00Z" w16du:dateUtc="2026-08-16T08:42:00Z">
                    <w:rPr>
                      <w:rFonts w:ascii="Cambria Math" w:hAnsi="Cambria Math"/>
                    </w:rPr>
                    <m:t>Rank</m:t>
                  </w:ins>
                </m:r>
              </m:e>
              <m:sub>
                <m:r>
                  <w:ins w:id="972" w:author="Siyang Li" w:date="2026-08-16T16:42:00Z" w16du:dateUtc="2026-08-16T08:42:00Z">
                    <w:rPr>
                      <w:rFonts w:ascii="Cambria Math" w:hAnsi="Cambria Math"/>
                    </w:rPr>
                    <m:t>ikτ</m:t>
                  </w:ins>
                </m:r>
              </m:sub>
            </m:sSub>
          </m:e>
        </m:nary>
        <m:f>
          <m:fPr>
            <m:ctrlPr>
              <w:ins w:id="973" w:author="Siyang Li" w:date="2026-08-16T16:42:00Z" w16du:dateUtc="2026-08-16T08:42:00Z">
                <w:del w:id="974" w:author="Siyang Li" w:date="2026-08-05T21:32:00Z" w16du:dateUtc="2026-08-05T13:32:00Z">
                  <w:rPr>
                    <w:rFonts w:ascii="Cambria Math" w:hAnsi="Cambria Math"/>
                    <w:i/>
                  </w:rPr>
                </w:del>
              </w:ins>
            </m:ctrlPr>
          </m:fPr>
          <m:num>
            <m:r>
              <w:ins w:id="975" w:author="Siyang Li" w:date="2026-08-16T16:42:00Z" w16du:dateUtc="2026-08-16T08:42:00Z">
                <w:del w:id="976" w:author="Siyang Li" w:date="2026-08-05T21:32:00Z" w16du:dateUtc="2026-08-05T13:32:00Z">
                  <w:rPr>
                    <w:rFonts w:ascii="Cambria Math" w:hAnsi="Cambria Math"/>
                  </w:rPr>
                  <m:t>log(1+</m:t>
                </w:del>
              </w:ins>
            </m:r>
            <m:sSub>
              <m:sSubPr>
                <m:ctrlPr>
                  <w:ins w:id="977" w:author="Siyang Li" w:date="2026-08-16T16:42:00Z" w16du:dateUtc="2026-08-16T08:42:00Z">
                    <w:del w:id="978" w:author="Siyang Li" w:date="2026-08-05T21:32:00Z" w16du:dateUtc="2026-08-05T13:32:00Z">
                      <w:rPr>
                        <w:rFonts w:ascii="Cambria Math" w:hAnsi="Cambria Math"/>
                        <w:i/>
                      </w:rPr>
                    </w:del>
                  </w:ins>
                </m:ctrlPr>
              </m:sSubPr>
              <m:e>
                <m:r>
                  <w:ins w:id="979" w:author="Siyang Li" w:date="2026-08-16T16:42:00Z" w16du:dateUtc="2026-08-16T08:42:00Z">
                    <w:del w:id="980" w:author="Siyang Li" w:date="2026-08-05T21:32:00Z" w16du:dateUtc="2026-08-05T13:32:00Z">
                      <w:rPr>
                        <w:rFonts w:ascii="Cambria Math" w:hAnsi="Cambria Math"/>
                      </w:rPr>
                      <m:t>NCommenter</m:t>
                    </w:del>
                  </w:ins>
                </m:r>
              </m:e>
              <m:sub>
                <m:r>
                  <w:ins w:id="981" w:author="Siyang Li" w:date="2026-08-16T16:42:00Z" w16du:dateUtc="2026-08-16T08:42:00Z">
                    <w:del w:id="982" w:author="Siyang Li" w:date="2026-08-05T21:32:00Z" w16du:dateUtc="2026-08-05T13:32:00Z">
                      <w:rPr>
                        <w:rFonts w:ascii="Cambria Math" w:hAnsi="Cambria Math"/>
                      </w:rPr>
                      <m:t>ilt</m:t>
                    </w:del>
                  </w:ins>
                </m:r>
              </m:sub>
            </m:sSub>
            <m:r>
              <w:ins w:id="983" w:author="Siyang Li" w:date="2026-08-16T16:42:00Z" w16du:dateUtc="2026-08-16T08:42:00Z">
                <w:del w:id="984" w:author="Siyang Li" w:date="2026-08-05T21:32:00Z" w16du:dateUtc="2026-08-05T13:32:00Z">
                  <w:rPr>
                    <w:rFonts w:ascii="Cambria Math" w:hAnsi="Cambria Math"/>
                  </w:rPr>
                  <m:t>)-</m:t>
                </w:del>
              </w:ins>
            </m:r>
            <m:func>
              <m:funcPr>
                <m:ctrlPr>
                  <w:ins w:id="985" w:author="Siyang Li" w:date="2026-08-16T16:42:00Z" w16du:dateUtc="2026-08-16T08:42:00Z">
                    <w:del w:id="986" w:author="Siyang Li" w:date="2026-08-05T21:32:00Z" w16du:dateUtc="2026-08-05T13:32:00Z">
                      <w:rPr>
                        <w:rFonts w:ascii="Cambria Math" w:hAnsi="Cambria Math"/>
                        <w:i/>
                      </w:rPr>
                    </w:del>
                  </w:ins>
                </m:ctrlPr>
              </m:funcPr>
              <m:fName>
                <m:limLow>
                  <m:limLowPr>
                    <m:ctrlPr>
                      <w:ins w:id="987" w:author="Siyang Li" w:date="2026-08-16T16:42:00Z" w16du:dateUtc="2026-08-16T08:42:00Z">
                        <w:del w:id="988" w:author="Siyang Li" w:date="2026-08-05T21:32:00Z" w16du:dateUtc="2026-08-05T13:32:00Z">
                          <w:rPr>
                            <w:rFonts w:ascii="Cambria Math" w:hAnsi="Cambria Math"/>
                            <w:i/>
                          </w:rPr>
                        </w:del>
                      </w:ins>
                    </m:ctrlPr>
                  </m:limLowPr>
                  <m:e>
                    <m:r>
                      <w:ins w:id="989" w:author="Siyang Li" w:date="2026-08-16T16:42:00Z" w16du:dateUtc="2026-08-16T08:42:00Z">
                        <w:del w:id="990" w:author="Siyang Li" w:date="2026-08-05T21:32:00Z" w16du:dateUtc="2026-08-05T13:32:00Z">
                          <w:rPr>
                            <w:rFonts w:ascii="Cambria Math" w:hAnsi="Cambria Math"/>
                          </w:rPr>
                          <m:t>min</m:t>
                        </w:del>
                      </w:ins>
                    </m:r>
                  </m:e>
                  <m:lim>
                    <m:r>
                      <w:ins w:id="991" w:author="Siyang Li" w:date="2026-08-16T16:42:00Z" w16du:dateUtc="2026-08-16T08:42:00Z">
                        <w:del w:id="992" w:author="Siyang Li" w:date="2026-08-05T21:32:00Z" w16du:dateUtc="2026-08-05T13:32:00Z">
                          <w:rPr>
                            <w:rFonts w:ascii="Cambria Math" w:hAnsi="Cambria Math"/>
                          </w:rPr>
                          <m:t>i</m:t>
                        </w:del>
                      </w:ins>
                    </m:r>
                  </m:lim>
                </m:limLow>
              </m:fName>
              <m:e>
                <m:r>
                  <w:ins w:id="993" w:author="Siyang Li" w:date="2026-08-16T16:42:00Z" w16du:dateUtc="2026-08-16T08:42:00Z">
                    <w:del w:id="994" w:author="Siyang Li" w:date="2026-08-05T21:32:00Z" w16du:dateUtc="2026-08-05T13:32:00Z">
                      <w:rPr>
                        <w:rFonts w:ascii="Cambria Math" w:hAnsi="Cambria Math"/>
                      </w:rPr>
                      <m:t>{log(1+</m:t>
                    </w:del>
                  </w:ins>
                </m:r>
                <m:sSub>
                  <m:sSubPr>
                    <m:ctrlPr>
                      <w:ins w:id="995" w:author="Siyang Li" w:date="2026-08-16T16:42:00Z" w16du:dateUtc="2026-08-16T08:42:00Z">
                        <w:del w:id="996" w:author="Siyang Li" w:date="2026-08-05T21:32:00Z" w16du:dateUtc="2026-08-05T13:32:00Z">
                          <w:rPr>
                            <w:rFonts w:ascii="Cambria Math" w:hAnsi="Cambria Math"/>
                            <w:i/>
                          </w:rPr>
                        </w:del>
                      </w:ins>
                    </m:ctrlPr>
                  </m:sSubPr>
                  <m:e>
                    <m:r>
                      <w:ins w:id="997" w:author="Siyang Li" w:date="2026-08-16T16:42:00Z" w16du:dateUtc="2026-08-16T08:42:00Z">
                        <w:del w:id="998" w:author="Siyang Li" w:date="2026-08-05T21:32:00Z" w16du:dateUtc="2026-08-05T13:32:00Z">
                          <w:rPr>
                            <w:rFonts w:ascii="Cambria Math" w:hAnsi="Cambria Math"/>
                          </w:rPr>
                          <m:t>NCommenter</m:t>
                        </w:del>
                      </w:ins>
                    </m:r>
                  </m:e>
                  <m:sub>
                    <m:r>
                      <w:ins w:id="999" w:author="Siyang Li" w:date="2026-08-16T16:42:00Z" w16du:dateUtc="2026-08-16T08:42:00Z">
                        <w:del w:id="1000" w:author="Siyang Li" w:date="2026-08-05T21:32:00Z" w16du:dateUtc="2026-08-05T13:32:00Z">
                          <w:rPr>
                            <w:rFonts w:ascii="Cambria Math" w:hAnsi="Cambria Math"/>
                          </w:rPr>
                          <m:t>ilt</m:t>
                        </w:del>
                      </w:ins>
                    </m:r>
                  </m:sub>
                </m:sSub>
                <m:r>
                  <w:ins w:id="1001" w:author="Siyang Li" w:date="2026-08-16T16:42:00Z" w16du:dateUtc="2026-08-16T08:42:00Z">
                    <w:del w:id="1002" w:author="Siyang Li" w:date="2026-08-05T21:32:00Z" w16du:dateUtc="2026-08-05T13:32:00Z">
                      <w:rPr>
                        <w:rFonts w:ascii="Cambria Math" w:hAnsi="Cambria Math"/>
                      </w:rPr>
                      <m:t>)}</m:t>
                    </w:del>
                  </w:ins>
                </m:r>
              </m:e>
            </m:func>
          </m:num>
          <m:den>
            <m:func>
              <m:funcPr>
                <m:ctrlPr>
                  <w:ins w:id="1003" w:author="Siyang Li" w:date="2026-08-16T16:42:00Z" w16du:dateUtc="2026-08-16T08:42:00Z">
                    <w:del w:id="1004" w:author="Siyang Li" w:date="2026-08-05T21:32:00Z" w16du:dateUtc="2026-08-05T13:32:00Z">
                      <w:rPr>
                        <w:rFonts w:ascii="Cambria Math" w:hAnsi="Cambria Math"/>
                        <w:i/>
                      </w:rPr>
                    </w:del>
                  </w:ins>
                </m:ctrlPr>
              </m:funcPr>
              <m:fName>
                <m:limLow>
                  <m:limLowPr>
                    <m:ctrlPr>
                      <w:ins w:id="1005" w:author="Siyang Li" w:date="2026-08-16T16:42:00Z" w16du:dateUtc="2026-08-16T08:42:00Z">
                        <w:del w:id="1006" w:author="Siyang Li" w:date="2026-08-05T21:32:00Z" w16du:dateUtc="2026-08-05T13:32:00Z">
                          <w:rPr>
                            <w:rFonts w:ascii="Cambria Math" w:hAnsi="Cambria Math"/>
                            <w:i/>
                          </w:rPr>
                        </w:del>
                      </w:ins>
                    </m:ctrlPr>
                  </m:limLowPr>
                  <m:e>
                    <m:r>
                      <w:ins w:id="1007" w:author="Siyang Li" w:date="2026-08-16T16:42:00Z" w16du:dateUtc="2026-08-16T08:42:00Z">
                        <w:del w:id="1008" w:author="Siyang Li" w:date="2026-08-05T21:32:00Z" w16du:dateUtc="2026-08-05T13:32:00Z">
                          <w:rPr>
                            <w:rFonts w:ascii="Cambria Math" w:hAnsi="Cambria Math"/>
                          </w:rPr>
                          <m:t>max</m:t>
                        </w:del>
                      </w:ins>
                    </m:r>
                  </m:e>
                  <m:lim>
                    <m:r>
                      <w:ins w:id="1009" w:author="Siyang Li" w:date="2026-08-16T16:42:00Z" w16du:dateUtc="2026-08-16T08:42:00Z">
                        <w:del w:id="1010" w:author="Siyang Li" w:date="2026-08-05T21:32:00Z" w16du:dateUtc="2026-08-05T13:32:00Z">
                          <w:rPr>
                            <w:rFonts w:ascii="Cambria Math" w:hAnsi="Cambria Math"/>
                          </w:rPr>
                          <m:t>i</m:t>
                        </w:del>
                      </w:ins>
                    </m:r>
                  </m:lim>
                </m:limLow>
              </m:fName>
              <m:e>
                <m:r>
                  <w:ins w:id="1011" w:author="Siyang Li" w:date="2026-08-16T16:42:00Z" w16du:dateUtc="2026-08-16T08:42:00Z">
                    <w:del w:id="1012" w:author="Siyang Li" w:date="2026-08-05T21:32:00Z" w16du:dateUtc="2026-08-05T13:32:00Z">
                      <w:rPr>
                        <w:rFonts w:ascii="Cambria Math" w:hAnsi="Cambria Math"/>
                      </w:rPr>
                      <m:t>{log(1+</m:t>
                    </w:del>
                  </w:ins>
                </m:r>
                <m:sSub>
                  <m:sSubPr>
                    <m:ctrlPr>
                      <w:ins w:id="1013" w:author="Siyang Li" w:date="2026-08-16T16:42:00Z" w16du:dateUtc="2026-08-16T08:42:00Z">
                        <w:del w:id="1014" w:author="Siyang Li" w:date="2026-08-05T21:32:00Z" w16du:dateUtc="2026-08-05T13:32:00Z">
                          <w:rPr>
                            <w:rFonts w:ascii="Cambria Math" w:hAnsi="Cambria Math"/>
                            <w:i/>
                          </w:rPr>
                        </w:del>
                      </w:ins>
                    </m:ctrlPr>
                  </m:sSubPr>
                  <m:e>
                    <m:r>
                      <w:ins w:id="1015" w:author="Siyang Li" w:date="2026-08-16T16:42:00Z" w16du:dateUtc="2026-08-16T08:42:00Z">
                        <w:del w:id="1016" w:author="Siyang Li" w:date="2026-08-05T21:32:00Z" w16du:dateUtc="2026-08-05T13:32:00Z">
                          <w:rPr>
                            <w:rFonts w:ascii="Cambria Math" w:hAnsi="Cambria Math"/>
                          </w:rPr>
                          <m:t>NCommenter</m:t>
                        </w:del>
                      </w:ins>
                    </m:r>
                  </m:e>
                  <m:sub>
                    <m:r>
                      <w:ins w:id="1017" w:author="Siyang Li" w:date="2026-08-16T16:42:00Z" w16du:dateUtc="2026-08-16T08:42:00Z">
                        <w:del w:id="1018" w:author="Siyang Li" w:date="2026-08-05T21:32:00Z" w16du:dateUtc="2026-08-05T13:32:00Z">
                          <w:rPr>
                            <w:rFonts w:ascii="Cambria Math" w:hAnsi="Cambria Math"/>
                          </w:rPr>
                          <m:t>ilt</m:t>
                        </w:del>
                      </w:ins>
                    </m:r>
                  </m:sub>
                </m:sSub>
                <m:r>
                  <w:ins w:id="1019" w:author="Siyang Li" w:date="2026-08-16T16:42:00Z" w16du:dateUtc="2026-08-16T08:42:00Z">
                    <w:del w:id="1020" w:author="Siyang Li" w:date="2026-08-05T21:32:00Z" w16du:dateUtc="2026-08-05T13:32:00Z">
                      <w:rPr>
                        <w:rFonts w:ascii="Cambria Math" w:hAnsi="Cambria Math"/>
                      </w:rPr>
                      <m:t>)}</m:t>
                    </w:del>
                  </w:ins>
                </m:r>
              </m:e>
            </m:func>
            <m:r>
              <w:ins w:id="1021" w:author="Siyang Li" w:date="2026-08-16T16:42:00Z" w16du:dateUtc="2026-08-16T08:42:00Z">
                <w:del w:id="1022" w:author="Siyang Li" w:date="2026-08-05T21:32:00Z" w16du:dateUtc="2026-08-05T13:32:00Z">
                  <w:rPr>
                    <w:rFonts w:ascii="Cambria Math" w:hAnsi="Cambria Math"/>
                  </w:rPr>
                  <m:t>-</m:t>
                </w:del>
              </w:ins>
            </m:r>
            <m:func>
              <m:funcPr>
                <m:ctrlPr>
                  <w:ins w:id="1023" w:author="Siyang Li" w:date="2026-08-16T16:42:00Z" w16du:dateUtc="2026-08-16T08:42:00Z">
                    <w:del w:id="1024" w:author="Siyang Li" w:date="2026-08-05T21:32:00Z" w16du:dateUtc="2026-08-05T13:32:00Z">
                      <w:rPr>
                        <w:rFonts w:ascii="Cambria Math" w:hAnsi="Cambria Math"/>
                        <w:i/>
                      </w:rPr>
                    </w:del>
                  </w:ins>
                </m:ctrlPr>
              </m:funcPr>
              <m:fName>
                <m:limLow>
                  <m:limLowPr>
                    <m:ctrlPr>
                      <w:ins w:id="1025" w:author="Siyang Li" w:date="2026-08-16T16:42:00Z" w16du:dateUtc="2026-08-16T08:42:00Z">
                        <w:del w:id="1026" w:author="Siyang Li" w:date="2026-08-05T21:32:00Z" w16du:dateUtc="2026-08-05T13:32:00Z">
                          <w:rPr>
                            <w:rFonts w:ascii="Cambria Math" w:hAnsi="Cambria Math"/>
                            <w:i/>
                          </w:rPr>
                        </w:del>
                      </w:ins>
                    </m:ctrlPr>
                  </m:limLowPr>
                  <m:e>
                    <m:r>
                      <w:ins w:id="1027" w:author="Siyang Li" w:date="2026-08-16T16:42:00Z" w16du:dateUtc="2026-08-16T08:42:00Z">
                        <w:del w:id="1028" w:author="Siyang Li" w:date="2026-08-05T21:32:00Z" w16du:dateUtc="2026-08-05T13:32:00Z">
                          <w:rPr>
                            <w:rFonts w:ascii="Cambria Math" w:hAnsi="Cambria Math"/>
                          </w:rPr>
                          <m:t>min</m:t>
                        </w:del>
                      </w:ins>
                    </m:r>
                  </m:e>
                  <m:lim>
                    <m:r>
                      <w:ins w:id="1029" w:author="Siyang Li" w:date="2026-08-16T16:42:00Z" w16du:dateUtc="2026-08-16T08:42:00Z">
                        <w:del w:id="1030" w:author="Siyang Li" w:date="2026-08-05T21:32:00Z" w16du:dateUtc="2026-08-05T13:32:00Z">
                          <w:rPr>
                            <w:rFonts w:ascii="Cambria Math" w:hAnsi="Cambria Math"/>
                          </w:rPr>
                          <m:t>i</m:t>
                        </w:del>
                      </w:ins>
                    </m:r>
                  </m:lim>
                </m:limLow>
              </m:fName>
              <m:e>
                <m:r>
                  <w:ins w:id="1031" w:author="Siyang Li" w:date="2026-08-16T16:42:00Z" w16du:dateUtc="2026-08-16T08:42:00Z">
                    <w:del w:id="1032" w:author="Siyang Li" w:date="2026-08-05T21:32:00Z" w16du:dateUtc="2026-08-05T13:32:00Z">
                      <w:rPr>
                        <w:rFonts w:ascii="Cambria Math" w:hAnsi="Cambria Math"/>
                      </w:rPr>
                      <m:t>{log(1+</m:t>
                    </w:del>
                  </w:ins>
                </m:r>
                <m:sSub>
                  <m:sSubPr>
                    <m:ctrlPr>
                      <w:ins w:id="1033" w:author="Siyang Li" w:date="2026-08-16T16:42:00Z" w16du:dateUtc="2026-08-16T08:42:00Z">
                        <w:del w:id="1034" w:author="Siyang Li" w:date="2026-08-05T21:32:00Z" w16du:dateUtc="2026-08-05T13:32:00Z">
                          <w:rPr>
                            <w:rFonts w:ascii="Cambria Math" w:hAnsi="Cambria Math"/>
                            <w:i/>
                          </w:rPr>
                        </w:del>
                      </w:ins>
                    </m:ctrlPr>
                  </m:sSubPr>
                  <m:e>
                    <m:r>
                      <w:ins w:id="1035" w:author="Siyang Li" w:date="2026-08-16T16:42:00Z" w16du:dateUtc="2026-08-16T08:42:00Z">
                        <w:del w:id="1036" w:author="Siyang Li" w:date="2026-08-05T21:32:00Z" w16du:dateUtc="2026-08-05T13:32:00Z">
                          <w:rPr>
                            <w:rFonts w:ascii="Cambria Math" w:hAnsi="Cambria Math"/>
                          </w:rPr>
                          <m:t>NCommenter</m:t>
                        </w:del>
                      </w:ins>
                    </m:r>
                  </m:e>
                  <m:sub>
                    <m:r>
                      <w:ins w:id="1037" w:author="Siyang Li" w:date="2026-08-16T16:42:00Z" w16du:dateUtc="2026-08-16T08:42:00Z">
                        <w:del w:id="1038" w:author="Siyang Li" w:date="2026-08-05T21:32:00Z" w16du:dateUtc="2026-08-05T13:32:00Z">
                          <w:rPr>
                            <w:rFonts w:ascii="Cambria Math" w:hAnsi="Cambria Math"/>
                          </w:rPr>
                          <m:t>ilt</m:t>
                        </w:del>
                      </w:ins>
                    </m:r>
                  </m:sub>
                </m:sSub>
                <m:r>
                  <w:ins w:id="1039" w:author="Siyang Li" w:date="2026-08-16T16:42:00Z" w16du:dateUtc="2026-08-16T08:42:00Z">
                    <w:del w:id="1040" w:author="Siyang Li" w:date="2026-08-05T21:32:00Z" w16du:dateUtc="2026-08-05T13:32:00Z">
                      <w:rPr>
                        <w:rFonts w:ascii="Cambria Math" w:hAnsi="Cambria Math"/>
                      </w:rPr>
                      <m:t>)}</m:t>
                    </w:del>
                  </w:ins>
                </m:r>
              </m:e>
            </m:func>
          </m:den>
        </m:f>
        <m:r>
          <w:ins w:id="1041" w:author="Siyang Li" w:date="2026-08-16T16:42:00Z" w16du:dateUtc="2026-08-16T08:42:00Z">
            <w:rPr>
              <w:rFonts w:ascii="Cambria Math" w:hAnsi="Cambria Math"/>
            </w:rPr>
            <m:t xml:space="preserve"> </m:t>
          </w:ins>
        </m:r>
      </m:oMath>
      <w:ins w:id="1042" w:author="Siyang Li" w:date="2026-08-16T16:42:00Z" w16du:dateUtc="2026-08-16T08:42:00Z">
        <w:r w:rsidR="007B45BD">
          <w:rPr>
            <w:rFonts w:ascii="Cambria Math" w:hAnsi="Cambria Math" w:hint="eastAsia"/>
            <w:iCs/>
          </w:rPr>
          <w:t>,</w:t>
        </w:r>
        <w:del w:id="1043" w:author="Siyang Li" w:date="2026-08-05T21:43:00Z" w16du:dateUtc="2026-08-05T13:43:00Z">
          <w:r w:rsidR="007B45BD" w:rsidRPr="002D3FEB" w:rsidDel="001E6040">
            <w:rPr>
              <w:rFonts w:ascii="Cambria Math" w:hAnsi="Cambria Math"/>
              <w:i/>
            </w:rPr>
            <w:delText>.</w:delText>
          </w:r>
        </w:del>
        <w:r w:rsidR="007B45BD" w:rsidRPr="002D3FEB">
          <w:rPr>
            <w:rFonts w:ascii="Cambria Math" w:hAnsi="Cambria Math"/>
            <w:i/>
          </w:rPr>
          <w:t xml:space="preserve"> </w:t>
        </w:r>
        <w:r w:rsidR="007B45BD" w:rsidRPr="002D3FEB">
          <w:rPr>
            <w:rFonts w:ascii="Cambria Math" w:hAnsi="Cambria Math"/>
          </w:rPr>
          <w:tab/>
        </w:r>
        <w:r w:rsidR="007B45BD" w:rsidRPr="002D3FEB">
          <w:rPr>
            <w:rFonts w:ascii="Cambria Math" w:hAnsi="Cambria Math" w:hint="eastAsia"/>
          </w:rPr>
          <w:t xml:space="preserve">        </w:t>
        </w:r>
        <w:r w:rsidR="007B45BD" w:rsidRPr="002D3FEB">
          <w:t>(</w:t>
        </w:r>
      </w:ins>
      <w:ins w:id="1044" w:author="Siyang Li" w:date="2026-08-16T18:30:00Z" w16du:dateUtc="2026-08-16T10:30:00Z">
        <w:r w:rsidR="00C243F6">
          <w:rPr>
            <w:rFonts w:hint="eastAsia"/>
          </w:rPr>
          <w:t>7</w:t>
        </w:r>
      </w:ins>
      <w:ins w:id="1045" w:author="Siyang Li" w:date="2026-08-16T16:42:00Z" w16du:dateUtc="2026-08-16T08:42:00Z">
        <w:r w:rsidR="007B45BD" w:rsidRPr="002D3FEB">
          <w:t>)</w:t>
        </w:r>
      </w:ins>
    </w:p>
    <w:p w14:paraId="04E0A427" w14:textId="6033C815" w:rsidR="00572463" w:rsidRDefault="007B45BD" w:rsidP="006E65F7">
      <w:pPr>
        <w:spacing w:line="480" w:lineRule="auto"/>
        <w:jc w:val="both"/>
        <w:rPr>
          <w:ins w:id="1046" w:author="Siyang Li" w:date="2026-08-16T16:50:00Z" w16du:dateUtc="2026-08-16T08:50:00Z"/>
        </w:rPr>
      </w:pPr>
      <w:ins w:id="1047" w:author="Siyang Li" w:date="2026-08-16T16:42:00Z" w16du:dateUtc="2026-08-16T08:42:00Z">
        <w:r>
          <w:rPr>
            <w:rFonts w:hint="eastAsia"/>
          </w:rPr>
          <w:t xml:space="preserve">where </w:t>
        </w:r>
      </w:ins>
      <m:oMath>
        <m:sSub>
          <m:sSubPr>
            <m:ctrlPr>
              <w:ins w:id="1048" w:author="Siyang Li" w:date="2026-08-16T16:42:00Z" w16du:dateUtc="2026-08-16T08:42:00Z">
                <w:rPr>
                  <w:rFonts w:ascii="Cambria Math" w:hAnsi="Cambria Math"/>
                  <w:i/>
                </w:rPr>
              </w:ins>
            </m:ctrlPr>
          </m:sSubPr>
          <m:e>
            <m:r>
              <w:ins w:id="1049" w:author="Siyang Li" w:date="2026-08-16T16:42:00Z" w16du:dateUtc="2026-08-16T08:42:00Z">
                <w:rPr>
                  <w:rFonts w:ascii="Cambria Math" w:hAnsi="Cambria Math"/>
                </w:rPr>
                <m:t>PageRank</m:t>
              </w:ins>
            </m:r>
          </m:e>
          <m:sub>
            <m:r>
              <w:ins w:id="1050" w:author="Siyang Li" w:date="2026-08-16T16:42:00Z" w16du:dateUtc="2026-08-16T08:42:00Z">
                <w:rPr>
                  <w:rFonts w:ascii="Cambria Math" w:hAnsi="Cambria Math"/>
                </w:rPr>
                <m:t>ikτ</m:t>
              </w:ins>
            </m:r>
          </m:sub>
        </m:sSub>
      </m:oMath>
      <w:ins w:id="1051" w:author="Siyang Li" w:date="2026-08-16T16:42:00Z" w16du:dateUtc="2026-08-16T08:42:00Z">
        <w:r>
          <w:rPr>
            <w:rFonts w:hint="eastAsia"/>
          </w:rPr>
          <w:t xml:space="preserve"> is </w:t>
        </w:r>
        <w:r w:rsidRPr="004E7BE9">
          <w:t>PageRank score</w:t>
        </w:r>
        <w:r>
          <w:rPr>
            <w:rFonts w:hint="eastAsia"/>
          </w:rPr>
          <w:t xml:space="preserve"> of user </w:t>
        </w:r>
        <w:r w:rsidRPr="002E058C">
          <w:rPr>
            <w:i/>
            <w:iCs/>
            <w:rPrChange w:id="1052" w:author="Siyang Li" w:date="2026-08-05T21:42:00Z" w16du:dateUtc="2026-08-05T13:42:00Z">
              <w:rPr/>
            </w:rPrChange>
          </w:rPr>
          <w:t>k</w:t>
        </w:r>
        <w:r>
          <w:rPr>
            <w:rFonts w:hint="eastAsia"/>
          </w:rPr>
          <w:t xml:space="preserve"> for stock </w:t>
        </w:r>
        <w:r w:rsidRPr="002E058C">
          <w:rPr>
            <w:i/>
            <w:iCs/>
            <w:rPrChange w:id="1053" w:author="Siyang Li" w:date="2026-08-05T21:42:00Z" w16du:dateUtc="2026-08-05T13:42:00Z">
              <w:rPr/>
            </w:rPrChange>
          </w:rPr>
          <w:t>i</w:t>
        </w:r>
        <w:r>
          <w:rPr>
            <w:rFonts w:hint="eastAsia"/>
          </w:rPr>
          <w:t xml:space="preserve"> on week </w:t>
        </w:r>
      </w:ins>
      <m:oMath>
        <m:r>
          <w:ins w:id="1054" w:author="Siyang Li" w:date="2026-08-16T16:42:00Z" w16du:dateUtc="2026-08-16T08:42:00Z">
            <w:rPr>
              <w:rFonts w:ascii="Cambria Math" w:hAnsi="Cambria Math"/>
            </w:rPr>
            <m:t>τ</m:t>
          </w:ins>
        </m:r>
      </m:oMath>
      <w:ins w:id="1055" w:author="Siyang Li" w:date="2026-08-16T16:42:00Z" w16du:dateUtc="2026-08-16T08:42:00Z">
        <w:r>
          <w:rPr>
            <w:rFonts w:hint="eastAsia"/>
          </w:rPr>
          <w:t xml:space="preserve">, </w:t>
        </w:r>
      </w:ins>
      <m:oMath>
        <m:sSub>
          <m:sSubPr>
            <m:ctrlPr>
              <w:ins w:id="1056" w:author="Siyang Li" w:date="2026-08-16T16:42:00Z" w16du:dateUtc="2026-08-16T08:42:00Z">
                <w:rPr>
                  <w:rFonts w:ascii="Cambria Math" w:hAnsi="Cambria Math"/>
                  <w:i/>
                </w:rPr>
              </w:ins>
            </m:ctrlPr>
          </m:sSubPr>
          <m:e>
            <m:r>
              <w:ins w:id="1057" w:author="Siyang Li" w:date="2026-08-16T16:42:00Z" w16du:dateUtc="2026-08-16T08:42:00Z">
                <m:rPr>
                  <m:scr m:val="script"/>
                </m:rPr>
                <w:rPr>
                  <w:rFonts w:ascii="Cambria Math" w:hAnsi="Cambria Math"/>
                </w:rPr>
                <m:t>J</m:t>
              </w:ins>
            </m:r>
          </m:e>
          <m:sub>
            <m:r>
              <w:ins w:id="1058" w:author="Siyang Li" w:date="2026-08-16T16:42:00Z" w16du:dateUtc="2026-08-16T08:42:00Z">
                <w:rPr>
                  <w:rFonts w:ascii="Cambria Math" w:hAnsi="Cambria Math"/>
                </w:rPr>
                <m:t>k,τ</m:t>
              </w:ins>
            </m:r>
          </m:sub>
        </m:sSub>
      </m:oMath>
      <w:ins w:id="1059" w:author="Siyang Li" w:date="2026-08-16T16:42:00Z" w16du:dateUtc="2026-08-16T08:42:00Z">
        <w:r>
          <w:rPr>
            <w:rFonts w:hint="eastAsia"/>
          </w:rPr>
          <w:t xml:space="preserve"> is the set of stocks associated with user </w:t>
        </w:r>
        <w:r w:rsidRPr="00D8134D">
          <w:rPr>
            <w:i/>
            <w:iCs/>
            <w:rPrChange w:id="1060" w:author="Siyang Li" w:date="2026-08-05T21:43:00Z" w16du:dateUtc="2026-08-05T13:43:00Z">
              <w:rPr/>
            </w:rPrChange>
          </w:rPr>
          <w:t>k</w:t>
        </w:r>
        <w:r>
          <w:rPr>
            <w:rFonts w:hint="eastAsia"/>
          </w:rPr>
          <w:t xml:space="preserve"> on week </w:t>
        </w:r>
      </w:ins>
      <m:oMath>
        <m:r>
          <w:ins w:id="1061" w:author="Siyang Li" w:date="2026-08-16T16:42:00Z" w16du:dateUtc="2026-08-16T08:42:00Z">
            <w:rPr>
              <w:rFonts w:ascii="Cambria Math" w:hAnsi="Cambria Math"/>
            </w:rPr>
            <m:t>τ</m:t>
          </w:ins>
        </m:r>
      </m:oMath>
      <w:ins w:id="1062" w:author="Siyang Li" w:date="2026-08-16T16:42:00Z" w16du:dateUtc="2026-08-16T08:42:00Z">
        <w:r>
          <w:rPr>
            <w:rFonts w:hint="eastAsia"/>
          </w:rPr>
          <w:t xml:space="preserve">, with </w:t>
        </w:r>
      </w:ins>
      <m:oMath>
        <m:sSub>
          <m:sSubPr>
            <m:ctrlPr>
              <w:ins w:id="1063" w:author="Siyang Li" w:date="2026-08-16T16:42:00Z" w16du:dateUtc="2026-08-16T08:42:00Z">
                <w:rPr>
                  <w:rFonts w:ascii="Cambria Math" w:hAnsi="Cambria Math"/>
                  <w:i/>
                </w:rPr>
              </w:ins>
            </m:ctrlPr>
          </m:sSubPr>
          <m:e>
            <m:r>
              <w:ins w:id="1064" w:author="Siyang Li" w:date="2026-08-16T16:42:00Z" w16du:dateUtc="2026-08-16T08:42:00Z">
                <w:rPr>
                  <w:rFonts w:ascii="Cambria Math" w:hAnsi="Cambria Math"/>
                </w:rPr>
                <m:t>J</m:t>
              </w:ins>
            </m:r>
          </m:e>
          <m:sub>
            <m:r>
              <w:ins w:id="1065" w:author="Siyang Li" w:date="2026-08-16T16:42:00Z" w16du:dateUtc="2026-08-16T08:42:00Z">
                <w:rPr>
                  <w:rFonts w:ascii="Cambria Math" w:hAnsi="Cambria Math"/>
                </w:rPr>
                <m:t>k,τ</m:t>
              </w:ins>
            </m:r>
          </m:sub>
        </m:sSub>
      </m:oMath>
      <w:ins w:id="1066" w:author="Siyang Li" w:date="2026-08-16T16:42:00Z" w16du:dateUtc="2026-08-16T08:42:00Z">
        <w:r>
          <w:rPr>
            <w:rFonts w:hint="eastAsia"/>
          </w:rPr>
          <w:t xml:space="preserve"> denoting the number of stocks, and </w:t>
        </w:r>
      </w:ins>
      <m:oMath>
        <m:sSub>
          <m:sSubPr>
            <m:ctrlPr>
              <w:ins w:id="1067" w:author="Siyang Li" w:date="2026-08-16T16:42:00Z" w16du:dateUtc="2026-08-16T08:42:00Z">
                <w:rPr>
                  <w:rFonts w:ascii="Cambria Math" w:hAnsi="Cambria Math"/>
                  <w:i/>
                </w:rPr>
              </w:ins>
            </m:ctrlPr>
          </m:sSubPr>
          <m:e>
            <m:r>
              <w:ins w:id="1068" w:author="Siyang Li" w:date="2026-08-16T16:42:00Z" w16du:dateUtc="2026-08-16T08:42:00Z">
                <w:rPr>
                  <w:rFonts w:ascii="Cambria Math" w:hAnsi="Cambria Math"/>
                </w:rPr>
                <m:t>N</m:t>
              </w:ins>
            </m:r>
          </m:e>
          <m:sub>
            <m:r>
              <w:ins w:id="1069" w:author="Siyang Li" w:date="2026-08-16T16:42:00Z" w16du:dateUtc="2026-08-16T08:42:00Z">
                <w:rPr>
                  <w:rFonts w:ascii="Cambria Math" w:hAnsi="Cambria Math"/>
                </w:rPr>
                <m:t>k,τ</m:t>
              </w:ins>
            </m:r>
          </m:sub>
        </m:sSub>
      </m:oMath>
      <w:ins w:id="1070" w:author="Siyang Li" w:date="2026-08-16T16:42:00Z" w16du:dateUtc="2026-08-16T08:42:00Z">
        <w:r>
          <w:rPr>
            <w:rFonts w:hint="eastAsia"/>
          </w:rPr>
          <w:t xml:space="preserve"> is the number of prior weeks.</w:t>
        </w:r>
      </w:ins>
      <w:ins w:id="1071" w:author="Siyang Li" w:date="2026-08-16T16:49:00Z" w16du:dateUtc="2026-08-16T08:49:00Z">
        <w:r w:rsidR="002F7307">
          <w:rPr>
            <w:rFonts w:hint="eastAsia"/>
          </w:rPr>
          <w:t xml:space="preserve"> </w:t>
        </w:r>
      </w:ins>
      <w:ins w:id="1072" w:author="Siyang Li" w:date="2026-08-25T21:28:00Z">
        <w:r w:rsidR="0029521E" w:rsidRPr="0029521E">
          <w:t>To test whether this measure is different from investor attention, we examine the relation between centrality and attention. Following Antweiler and Frank (2004) and Cookson et al. (2024), we use the log-transformed volume of social-media discussion to capture investor attention and construct attention</w:t>
        </w:r>
        <w:r w:rsidR="0029521E" w:rsidRPr="0029521E">
          <w:rPr>
            <w:b/>
            <w:bCs/>
          </w:rPr>
          <w:t xml:space="preserve"> </w:t>
        </w:r>
        <w:r w:rsidR="0029521E" w:rsidRPr="0029521E">
          <w:t xml:space="preserve">as </w:t>
        </w:r>
      </w:ins>
      <m:oMath>
        <m:r>
          <w:ins w:id="1073" w:author="Siyang Li" w:date="2026-08-25T21:28:00Z">
            <w:rPr>
              <w:rFonts w:ascii="Cambria Math" w:hAnsi="Cambria Math"/>
            </w:rPr>
            <m:t>log</m:t>
          </w:ins>
        </m:r>
        <m:d>
          <m:dPr>
            <m:ctrlPr>
              <w:ins w:id="1074" w:author="Siyang Li" w:date="2026-08-25T21:28:00Z">
                <w:rPr>
                  <w:rFonts w:ascii="Cambria Math" w:hAnsi="Cambria Math"/>
                </w:rPr>
              </w:ins>
            </m:ctrlPr>
          </m:dPr>
          <m:e>
            <m:r>
              <w:ins w:id="1075" w:author="Siyang Li" w:date="2026-08-25T21:28:00Z">
                <w:rPr>
                  <w:rFonts w:ascii="Cambria Math" w:hAnsi="Cambria Math"/>
                </w:rPr>
                <m:t>1+</m:t>
              </w:ins>
            </m:r>
            <m:sSub>
              <m:sSubPr>
                <m:ctrlPr>
                  <w:ins w:id="1076" w:author="Siyang Li" w:date="2026-08-25T21:28:00Z">
                    <w:rPr>
                      <w:rFonts w:ascii="Cambria Math" w:hAnsi="Cambria Math"/>
                      <w:i/>
                    </w:rPr>
                  </w:ins>
                </m:ctrlPr>
              </m:sSubPr>
              <m:e>
                <m:r>
                  <w:ins w:id="1077" w:author="Siyang Li" w:date="2026-08-25T21:28:00Z">
                    <w:rPr>
                      <w:rFonts w:ascii="Cambria Math" w:hAnsi="Cambria Math"/>
                    </w:rPr>
                    <m:t>number of posts</m:t>
                  </w:ins>
                </m:r>
              </m:e>
              <m:sub>
                <m:r>
                  <w:ins w:id="1078" w:author="Siyang Li" w:date="2026-08-25T21:28:00Z">
                    <w:rPr>
                      <w:rFonts w:ascii="Cambria Math" w:hAnsi="Cambria Math"/>
                    </w:rPr>
                    <m:t>i,t</m:t>
                  </w:ins>
                </m:r>
              </m:sub>
            </m:sSub>
          </m:e>
        </m:d>
      </m:oMath>
      <w:ins w:id="1079" w:author="Siyang Li" w:date="2026-08-25T21:28:00Z">
        <w:r w:rsidR="0029521E" w:rsidRPr="0029521E">
          <w:t xml:space="preserve"> for stock </w:t>
        </w:r>
        <w:r w:rsidR="0029521E" w:rsidRPr="0029521E">
          <w:rPr>
            <w:i/>
            <w:iCs/>
          </w:rPr>
          <w:t>i</w:t>
        </w:r>
        <w:r w:rsidR="0029521E" w:rsidRPr="0029521E">
          <w:t xml:space="preserve"> on week </w:t>
        </w:r>
        <w:r w:rsidR="0029521E" w:rsidRPr="0029521E">
          <w:rPr>
            <w:i/>
            <w:iCs/>
          </w:rPr>
          <w:t>t</w:t>
        </w:r>
        <w:r w:rsidR="0029521E" w:rsidRPr="0029521E">
          <w:t>. The correlation of attention and centrality is 0.25, suggesting that our centrality measure capture distinct dimensions of social network beyond investor attention.</w:t>
        </w:r>
      </w:ins>
      <w:ins w:id="1080" w:author="Siyang Li" w:date="2026-08-25T21:28:00Z" w16du:dateUtc="2026-08-25T13:28:00Z">
        <w:r w:rsidR="0029521E">
          <w:rPr>
            <w:rFonts w:hint="eastAsia"/>
          </w:rPr>
          <w:t xml:space="preserve"> </w:t>
        </w:r>
      </w:ins>
      <w:ins w:id="1081" w:author="Siyang Li" w:date="2026-08-16T16:49:00Z" w16du:dateUtc="2026-08-16T08:49:00Z">
        <w:r w:rsidR="002F7307" w:rsidRPr="0012471C">
          <w:t xml:space="preserve">Firms are divided into two </w:t>
        </w:r>
        <w:r w:rsidR="002F7307" w:rsidRPr="0012471C">
          <w:lastRenderedPageBreak/>
          <w:t xml:space="preserve">subsamples based on whether the sum of agents’ </w:t>
        </w:r>
        <w:r w:rsidR="002F7307">
          <w:rPr>
            <w:rFonts w:hint="eastAsia"/>
          </w:rPr>
          <w:t>pre-period centrality</w:t>
        </w:r>
        <w:r w:rsidR="002F7307" w:rsidRPr="0012471C">
          <w:t xml:space="preserve"> is above the 90th percentile of all firms for that week. </w:t>
        </w:r>
        <w:r w:rsidR="002F7307">
          <w:rPr>
            <w:rFonts w:hint="eastAsia"/>
          </w:rPr>
          <w:t>We then</w:t>
        </w:r>
        <w:r w:rsidR="002F7307" w:rsidRPr="00165F71">
          <w:t xml:space="preserve"> estimate the PVAR separately for </w:t>
        </w:r>
        <w:r w:rsidR="002F7307">
          <w:rPr>
            <w:rFonts w:hint="eastAsia"/>
          </w:rPr>
          <w:t>two subsamples</w:t>
        </w:r>
        <w:r w:rsidR="002F7307" w:rsidRPr="00165F71">
          <w:t>.</w:t>
        </w:r>
      </w:ins>
    </w:p>
    <w:p w14:paraId="41E41872" w14:textId="798228E3" w:rsidR="007E4B7B" w:rsidRDefault="00FE33B1" w:rsidP="007E4B7B">
      <w:pPr>
        <w:spacing w:line="480" w:lineRule="auto"/>
        <w:ind w:firstLine="720"/>
        <w:jc w:val="both"/>
        <w:rPr>
          <w:ins w:id="1082" w:author="Siyang Li" w:date="2026-08-16T16:39:00Z" w16du:dateUtc="2026-08-16T08:39:00Z"/>
        </w:rPr>
      </w:pPr>
      <w:ins w:id="1083" w:author="Siyang Li" w:date="2026-08-18T11:35:00Z">
        <w:r w:rsidRPr="00FE33B1">
          <w:t>Table 7 shows patterns consistent with our main findings when user influence is measured by network centrality. Rational and fanatic tone strongly predict subsequent naïve tone in the high-centrality sample, with coefficient</w:t>
        </w:r>
      </w:ins>
      <w:ins w:id="1084" w:author="Siyang Li" w:date="2026-08-18T11:35:00Z" w16du:dateUtc="2026-08-18T03:35:00Z">
        <w:r w:rsidR="00924FFF">
          <w:rPr>
            <w:rFonts w:hint="eastAsia"/>
          </w:rPr>
          <w:t>s</w:t>
        </w:r>
      </w:ins>
      <w:ins w:id="1085" w:author="Siyang Li" w:date="2026-08-18T11:35:00Z">
        <w:r w:rsidRPr="00FE33B1">
          <w:t xml:space="preserve"> on RationalTone(t-1) and FanaticTone(t-1) of 0.2350 (t-stat=11.39) and 0.2221 (t-stat=9.21), respectively. In contrast, these effects are insignificant in the low-centrality sample, with coefficient</w:t>
        </w:r>
      </w:ins>
      <w:ins w:id="1086" w:author="Siyang Li" w:date="2026-08-18T11:35:00Z" w16du:dateUtc="2026-08-18T03:35:00Z">
        <w:r w:rsidR="00924FFF">
          <w:rPr>
            <w:rFonts w:hint="eastAsia"/>
          </w:rPr>
          <w:t>s</w:t>
        </w:r>
      </w:ins>
      <w:ins w:id="1087" w:author="Siyang Li" w:date="2026-08-18T11:35:00Z">
        <w:r w:rsidRPr="00FE33B1">
          <w:t xml:space="preserve"> on RationalTone(t-1) and FanaticTone(t-1) of -0.0050 (t-stat=-1.04) and -0.0151 (t-stat=-1.86). Moreover, all three types of tone predict higher returns only in the high-centrality sample. Turning to trading dynamics, agent tones predict greater retail trading in both subsamples, and predict lower subsequent short-selling flow only in the high-centrality sample. Overall, these results suggest that our main findings are robust to measuring user influence using network centrality and further highlight the importance of users’ structural position in shaping belief transmission, return predictability, and trading dynamics</w:t>
        </w:r>
      </w:ins>
      <w:ins w:id="1088" w:author="Siyang Li" w:date="2026-08-16T16:52:00Z">
        <w:r w:rsidR="008B5515" w:rsidRPr="008B5515">
          <w:t>.</w:t>
        </w:r>
      </w:ins>
      <w:ins w:id="1089" w:author="Siyang Li" w:date="2026-08-16T16:50:00Z" w16du:dateUtc="2026-08-16T08:50:00Z">
        <w:r w:rsidR="007E4B7B">
          <w:rPr>
            <w:rFonts w:hint="eastAsia"/>
          </w:rPr>
          <w:t xml:space="preserve"> </w:t>
        </w:r>
      </w:ins>
    </w:p>
    <w:p w14:paraId="0E11E347" w14:textId="3212B0A2" w:rsidR="00AD1029" w:rsidRPr="00AD1029" w:rsidRDefault="00AD1029">
      <w:pPr>
        <w:spacing w:line="480" w:lineRule="auto"/>
        <w:jc w:val="both"/>
        <w:rPr>
          <w:ins w:id="1090" w:author="Siyang Li" w:date="2026-08-16T16:39:00Z" w16du:dateUtc="2026-08-16T08:39:00Z"/>
          <w:b/>
          <w:rPrChange w:id="1091" w:author="Siyang Li" w:date="2026-08-16T16:40:00Z" w16du:dateUtc="2026-08-16T08:40:00Z">
            <w:rPr>
              <w:ins w:id="1092" w:author="Siyang Li" w:date="2026-08-16T16:39:00Z" w16du:dateUtc="2026-08-16T08:39:00Z"/>
            </w:rPr>
          </w:rPrChange>
        </w:rPr>
        <w:pPrChange w:id="1093" w:author="Siyang Li" w:date="2026-08-16T16:40:00Z" w16du:dateUtc="2026-08-16T08:40:00Z">
          <w:pPr>
            <w:spacing w:line="480" w:lineRule="auto"/>
            <w:ind w:firstLine="720"/>
            <w:jc w:val="both"/>
          </w:pPr>
        </w:pPrChange>
      </w:pPr>
      <w:ins w:id="1094" w:author="Siyang Li" w:date="2026-08-16T16:40:00Z" w16du:dateUtc="2026-08-16T08:40:00Z">
        <w:r>
          <w:rPr>
            <w:rFonts w:hint="eastAsia"/>
            <w:b/>
          </w:rPr>
          <w:t>5.3 Persistent Versus Temporary Component of Social Influence</w:t>
        </w:r>
      </w:ins>
    </w:p>
    <w:p w14:paraId="53AB577D" w14:textId="29187C38" w:rsidR="00EE30F9" w:rsidRDefault="00572463" w:rsidP="00EE30F9">
      <w:pPr>
        <w:spacing w:line="480" w:lineRule="auto"/>
        <w:ind w:firstLine="720"/>
        <w:jc w:val="both"/>
        <w:rPr>
          <w:ins w:id="1095" w:author="Siyang Li" w:date="2026-08-16T16:31:00Z" w16du:dateUtc="2026-08-16T08:31:00Z"/>
        </w:rPr>
      </w:pPr>
      <w:ins w:id="1096" w:author="Siyang Li" w:date="2026-08-16T16:39:00Z" w16du:dateUtc="2026-08-16T08:39:00Z">
        <w:r>
          <w:rPr>
            <w:rFonts w:hint="eastAsia"/>
          </w:rPr>
          <w:t>Third</w:t>
        </w:r>
      </w:ins>
      <w:ins w:id="1097" w:author="Siyang Li" w:date="2026-08-16T16:31:00Z" w16du:dateUtc="2026-08-16T08:31:00Z">
        <w:r w:rsidR="00EE30F9" w:rsidRPr="001D6D4E">
          <w:t xml:space="preserve">, we decompose the </w:t>
        </w:r>
      </w:ins>
      <w:ins w:id="1098" w:author="Siyang Li" w:date="2026-08-18T16:03:00Z" w16du:dateUtc="2026-08-18T08:03:00Z">
        <w:r w:rsidR="00435B23">
          <w:rPr>
            <w:rFonts w:hint="eastAsia"/>
          </w:rPr>
          <w:t xml:space="preserve">influence </w:t>
        </w:r>
      </w:ins>
      <w:ins w:id="1099" w:author="Siyang Li" w:date="2026-08-16T16:31:00Z" w16du:dateUtc="2026-08-16T08:31:00Z">
        <w:r w:rsidR="00EE30F9" w:rsidRPr="001D6D4E">
          <w:t>measure into a persistent user component and a stock-week-specific residual:</w:t>
        </w:r>
      </w:ins>
    </w:p>
    <w:p w14:paraId="6F482C6D" w14:textId="009AEF46" w:rsidR="00EE30F9" w:rsidRPr="001D6D4E" w:rsidRDefault="00000000" w:rsidP="00573E97">
      <w:pPr>
        <w:tabs>
          <w:tab w:val="right" w:pos="9120"/>
        </w:tabs>
        <w:spacing w:line="480" w:lineRule="auto"/>
        <w:ind w:firstLine="720"/>
        <w:jc w:val="both"/>
        <w:rPr>
          <w:ins w:id="1100" w:author="Siyang Li" w:date="2026-08-16T16:31:00Z" w16du:dateUtc="2026-08-16T08:31:00Z"/>
        </w:rPr>
      </w:pPr>
      <m:oMath>
        <m:sSub>
          <m:sSubPr>
            <m:ctrlPr>
              <w:ins w:id="1101" w:author="Siyang Li" w:date="2026-08-16T16:31:00Z" w16du:dateUtc="2026-08-16T08:31:00Z">
                <w:rPr>
                  <w:rFonts w:ascii="Cambria Math" w:hAnsi="Cambria Math"/>
                  <w:i/>
                </w:rPr>
              </w:ins>
            </m:ctrlPr>
          </m:sSubPr>
          <m:e>
            <m:r>
              <w:ins w:id="1102" w:author="Siyang Li" w:date="2026-08-16T16:31:00Z" w16du:dateUtc="2026-08-16T08:31:00Z">
                <w:rPr>
                  <w:rFonts w:ascii="Cambria Math" w:hAnsi="Cambria Math"/>
                </w:rPr>
                <m:t>NComment</m:t>
              </w:ins>
            </m:r>
            <m:r>
              <w:ins w:id="1103" w:author="Siyang Li" w:date="2026-08-16T16:34:00Z" w16du:dateUtc="2026-08-16T08:34:00Z">
                <w:rPr>
                  <w:rFonts w:ascii="Cambria Math" w:hAnsi="Cambria Math"/>
                </w:rPr>
                <m:t>e</m:t>
              </w:ins>
            </m:r>
            <m:r>
              <w:ins w:id="1104" w:author="Siyang Li" w:date="2026-08-16T16:31:00Z" w16du:dateUtc="2026-08-16T08:31:00Z">
                <w:rPr>
                  <w:rFonts w:ascii="Cambria Math" w:hAnsi="Cambria Math"/>
                </w:rPr>
                <m:t>rs</m:t>
              </w:ins>
            </m:r>
          </m:e>
          <m:sub>
            <m:r>
              <w:ins w:id="1105" w:author="Siyang Li" w:date="2026-08-16T16:31:00Z" w16du:dateUtc="2026-08-16T08:31:00Z">
                <w:rPr>
                  <w:rFonts w:ascii="Cambria Math" w:hAnsi="Cambria Math"/>
                </w:rPr>
                <m:t>i,k,t</m:t>
              </w:ins>
            </m:r>
          </m:sub>
        </m:sSub>
        <m:r>
          <w:ins w:id="1106" w:author="Siyang Li" w:date="2026-08-16T16:31:00Z" w16du:dateUtc="2026-08-16T08:31:00Z">
            <w:rPr>
              <w:rFonts w:ascii="Cambria Math" w:hAnsi="Cambria Math"/>
            </w:rPr>
            <m:t>=</m:t>
          </w:ins>
        </m:r>
        <m:sSub>
          <m:sSubPr>
            <m:ctrlPr>
              <w:ins w:id="1107" w:author="Siyang Li" w:date="2026-08-16T16:31:00Z" w16du:dateUtc="2026-08-16T08:31:00Z">
                <w:rPr>
                  <w:rFonts w:ascii="Cambria Math" w:hAnsi="Cambria Math"/>
                  <w:i/>
                </w:rPr>
              </w:ins>
            </m:ctrlPr>
          </m:sSubPr>
          <m:e>
            <m:r>
              <w:ins w:id="1108" w:author="Siyang Li" w:date="2026-08-16T16:31:00Z" w16du:dateUtc="2026-08-16T08:31:00Z">
                <w:rPr>
                  <w:rFonts w:ascii="Cambria Math" w:hAnsi="Cambria Math"/>
                </w:rPr>
                <m:t>a+b</m:t>
              </w:ins>
            </m:r>
          </m:e>
          <m:sub>
            <m:r>
              <w:ins w:id="1109" w:author="Siyang Li" w:date="2026-08-16T16:31:00Z" w16du:dateUtc="2026-08-16T08:31:00Z">
                <w:rPr>
                  <w:rFonts w:ascii="Cambria Math" w:hAnsi="Cambria Math"/>
                </w:rPr>
                <m:t>k</m:t>
              </w:ins>
            </m:r>
          </m:sub>
        </m:sSub>
        <m:r>
          <w:ins w:id="1110" w:author="Siyang Li" w:date="2026-08-16T16:31:00Z" w16du:dateUtc="2026-08-16T08:31:00Z">
            <w:rPr>
              <w:rFonts w:ascii="Cambria Math" w:hAnsi="Cambria Math"/>
            </w:rPr>
            <m:t>+</m:t>
          </w:ins>
        </m:r>
        <m:sSub>
          <m:sSubPr>
            <m:ctrlPr>
              <w:ins w:id="1111" w:author="Siyang Li" w:date="2026-08-16T16:31:00Z" w16du:dateUtc="2026-08-16T08:31:00Z">
                <w:rPr>
                  <w:rFonts w:ascii="Cambria Math" w:hAnsi="Cambria Math"/>
                  <w:i/>
                </w:rPr>
              </w:ins>
            </m:ctrlPr>
          </m:sSubPr>
          <m:e>
            <m:r>
              <w:ins w:id="1112" w:author="Siyang Li" w:date="2026-08-16T16:31:00Z" w16du:dateUtc="2026-08-16T08:31:00Z">
                <w:rPr>
                  <w:rFonts w:ascii="Cambria Math" w:hAnsi="Cambria Math"/>
                </w:rPr>
                <m:t>ε</m:t>
              </w:ins>
            </m:r>
          </m:e>
          <m:sub>
            <m:r>
              <w:ins w:id="1113" w:author="Siyang Li" w:date="2026-08-16T16:31:00Z" w16du:dateUtc="2026-08-16T08:31:00Z">
                <w:rPr>
                  <w:rFonts w:ascii="Cambria Math" w:hAnsi="Cambria Math"/>
                </w:rPr>
                <m:t>i,k,t</m:t>
              </w:ins>
            </m:r>
          </m:sub>
        </m:sSub>
        <m:r>
          <w:ins w:id="1114" w:author="Siyang Li" w:date="2026-08-16T16:31:00Z" w16du:dateUtc="2026-08-16T08:31:00Z">
            <w:rPr>
              <w:rFonts w:ascii="Cambria Math" w:hAnsi="Cambria Math"/>
            </w:rPr>
            <m:t xml:space="preserve"> </m:t>
          </w:ins>
        </m:r>
      </m:oMath>
      <w:ins w:id="1115" w:author="Siyang Li" w:date="2026-08-16T16:31:00Z" w16du:dateUtc="2026-08-16T08:31:00Z">
        <w:r w:rsidR="00EE30F9">
          <w:rPr>
            <w:rFonts w:ascii="Cambria Math" w:hAnsi="Cambria Math" w:hint="eastAsia"/>
            <w:iCs/>
          </w:rPr>
          <w:t>,</w:t>
        </w:r>
        <w:r w:rsidR="00EE30F9" w:rsidRPr="002D3FEB">
          <w:rPr>
            <w:rFonts w:ascii="Cambria Math" w:hAnsi="Cambria Math"/>
            <w:i/>
          </w:rPr>
          <w:t xml:space="preserve"> </w:t>
        </w:r>
        <w:r w:rsidR="00EE30F9" w:rsidRPr="002D3FEB">
          <w:rPr>
            <w:rFonts w:ascii="Cambria Math" w:hAnsi="Cambria Math"/>
          </w:rPr>
          <w:tab/>
        </w:r>
        <w:r w:rsidR="00EE30F9" w:rsidRPr="002D3FEB">
          <w:rPr>
            <w:rFonts w:ascii="Cambria Math" w:hAnsi="Cambria Math" w:hint="eastAsia"/>
          </w:rPr>
          <w:t xml:space="preserve">        </w:t>
        </w:r>
        <w:r w:rsidR="00EE30F9" w:rsidRPr="002D3FEB">
          <w:t>(</w:t>
        </w:r>
        <w:r w:rsidR="00EE30F9">
          <w:rPr>
            <w:rFonts w:hint="eastAsia"/>
          </w:rPr>
          <w:t>8</w:t>
        </w:r>
        <w:r w:rsidR="00EE30F9" w:rsidRPr="002D3FEB">
          <w:t>)</w:t>
        </w:r>
      </w:ins>
    </w:p>
    <w:p w14:paraId="3EDD3F85" w14:textId="0EC04A18" w:rsidR="00EE30F9" w:rsidRDefault="00EE30F9">
      <w:pPr>
        <w:spacing w:line="480" w:lineRule="auto"/>
        <w:jc w:val="both"/>
        <w:rPr>
          <w:ins w:id="1116" w:author="Siyang Li" w:date="2026-08-16T16:31:00Z" w16du:dateUtc="2026-08-16T08:31:00Z"/>
        </w:rPr>
        <w:pPrChange w:id="1117" w:author="Siyang Li" w:date="2026-08-23T22:28:00Z" w16du:dateUtc="2026-08-23T14:28:00Z">
          <w:pPr>
            <w:spacing w:line="480" w:lineRule="auto"/>
            <w:ind w:firstLine="720"/>
            <w:jc w:val="both"/>
          </w:pPr>
        </w:pPrChange>
      </w:pPr>
      <w:ins w:id="1118" w:author="Siyang Li" w:date="2026-08-16T16:31:00Z" w16du:dateUtc="2026-08-16T08:31:00Z">
        <w:r w:rsidRPr="001D6D4E">
          <w:t xml:space="preserve">The user component </w:t>
        </w:r>
      </w:ins>
      <m:oMath>
        <m:sSub>
          <m:sSubPr>
            <m:ctrlPr>
              <w:ins w:id="1119" w:author="Siyang Li" w:date="2026-08-16T16:31:00Z" w16du:dateUtc="2026-08-16T08:31:00Z">
                <w:rPr>
                  <w:rFonts w:ascii="Cambria Math" w:hAnsi="Cambria Math"/>
                </w:rPr>
              </w:ins>
            </m:ctrlPr>
          </m:sSubPr>
          <m:e>
            <m:r>
              <w:ins w:id="1120" w:author="Siyang Li" w:date="2026-08-16T16:31:00Z" w16du:dateUtc="2026-08-16T08:31:00Z">
                <w:rPr>
                  <w:rFonts w:ascii="Cambria Math" w:hAnsi="Cambria Math"/>
                </w:rPr>
                <m:t>b</m:t>
              </w:ins>
            </m:r>
          </m:e>
          <m:sub>
            <m:r>
              <w:ins w:id="1121" w:author="Siyang Li" w:date="2026-08-16T16:31:00Z" w16du:dateUtc="2026-08-16T08:31:00Z">
                <w:rPr>
                  <w:rFonts w:ascii="Cambria Math" w:hAnsi="Cambria Math"/>
                </w:rPr>
                <m:t>k</m:t>
              </w:ins>
            </m:r>
          </m:sub>
        </m:sSub>
      </m:oMath>
      <w:ins w:id="1122" w:author="Siyang Li" w:date="2026-08-16T16:31:00Z" w16du:dateUtc="2026-08-16T08:31:00Z">
        <w:r w:rsidRPr="001D6D4E">
          <w:t xml:space="preserve"> is the user’s average number of comment</w:t>
        </w:r>
      </w:ins>
      <w:ins w:id="1123" w:author="Siyang Li" w:date="2026-08-16T16:34:00Z" w16du:dateUtc="2026-08-16T08:34:00Z">
        <w:r w:rsidR="00603502">
          <w:rPr>
            <w:rFonts w:hint="eastAsia"/>
          </w:rPr>
          <w:t>e</w:t>
        </w:r>
      </w:ins>
      <w:ins w:id="1124" w:author="Siyang Li" w:date="2026-08-16T16:31:00Z" w16du:dateUtc="2026-08-16T08:31:00Z">
        <w:r w:rsidRPr="001D6D4E">
          <w:t>rs</w:t>
        </w:r>
        <w:r>
          <w:rPr>
            <w:rFonts w:hint="eastAsia"/>
          </w:rPr>
          <w:t xml:space="preserve"> minus the overall mean</w:t>
        </w:r>
        <w:r w:rsidRPr="001D6D4E">
          <w:t xml:space="preserve"> and captures persistent </w:t>
        </w:r>
        <w:r>
          <w:rPr>
            <w:rFonts w:hint="eastAsia"/>
          </w:rPr>
          <w:t>user</w:t>
        </w:r>
        <w:r w:rsidRPr="001D6D4E">
          <w:t xml:space="preserve">-level influence, whereas </w:t>
        </w:r>
      </w:ins>
      <m:oMath>
        <m:sSub>
          <m:sSubPr>
            <m:ctrlPr>
              <w:ins w:id="1125" w:author="Siyang Li" w:date="2026-08-16T16:31:00Z" w16du:dateUtc="2026-08-16T08:31:00Z">
                <w:rPr>
                  <w:rFonts w:ascii="Cambria Math" w:hAnsi="Cambria Math"/>
                </w:rPr>
              </w:ins>
            </m:ctrlPr>
          </m:sSubPr>
          <m:e>
            <m:r>
              <w:ins w:id="1126" w:author="Siyang Li" w:date="2026-08-16T16:31:00Z" w16du:dateUtc="2026-08-16T08:31:00Z">
                <w:rPr>
                  <w:rFonts w:ascii="Cambria Math" w:hAnsi="Cambria Math"/>
                </w:rPr>
                <m:t>ε</m:t>
              </w:ins>
            </m:r>
          </m:e>
          <m:sub>
            <m:r>
              <w:ins w:id="1127" w:author="Siyang Li" w:date="2026-08-16T16:31:00Z" w16du:dateUtc="2026-08-16T08:31:00Z">
                <w:rPr>
                  <w:rFonts w:ascii="Cambria Math" w:hAnsi="Cambria Math"/>
                </w:rPr>
                <m:t>i</m:t>
              </w:ins>
            </m:r>
            <m:r>
              <w:ins w:id="1128" w:author="Siyang Li" w:date="2026-08-16T16:31:00Z" w16du:dateUtc="2026-08-16T08:31:00Z">
                <m:rPr>
                  <m:sty m:val="p"/>
                </m:rPr>
                <w:rPr>
                  <w:rFonts w:ascii="Cambria Math" w:hAnsi="Cambria Math"/>
                </w:rPr>
                <m:t>,</m:t>
              </w:ins>
            </m:r>
            <m:r>
              <w:ins w:id="1129" w:author="Siyang Li" w:date="2026-08-16T16:31:00Z" w16du:dateUtc="2026-08-16T08:31:00Z">
                <w:rPr>
                  <w:rFonts w:ascii="Cambria Math" w:hAnsi="Cambria Math"/>
                </w:rPr>
                <m:t>k</m:t>
              </w:ins>
            </m:r>
            <m:r>
              <w:ins w:id="1130" w:author="Siyang Li" w:date="2026-08-16T16:31:00Z" w16du:dateUtc="2026-08-16T08:31:00Z">
                <m:rPr>
                  <m:sty m:val="p"/>
                </m:rPr>
                <w:rPr>
                  <w:rFonts w:ascii="Cambria Math" w:hAnsi="Cambria Math"/>
                </w:rPr>
                <m:t>,</m:t>
              </w:ins>
            </m:r>
            <m:r>
              <w:ins w:id="1131" w:author="Siyang Li" w:date="2026-08-16T16:31:00Z" w16du:dateUtc="2026-08-16T08:31:00Z">
                <w:rPr>
                  <w:rFonts w:ascii="Cambria Math" w:hAnsi="Cambria Math"/>
                </w:rPr>
                <m:t>t</m:t>
              </w:ins>
            </m:r>
          </m:sub>
        </m:sSub>
      </m:oMath>
      <w:ins w:id="1132" w:author="Siyang Li" w:date="2026-08-16T16:31:00Z" w16du:dateUtc="2026-08-16T08:31:00Z">
        <w:r w:rsidRPr="001D6D4E">
          <w:t xml:space="preserve"> captures </w:t>
        </w:r>
        <w:r w:rsidRPr="00322FD4">
          <w:t>transitory variation in influence that may reflect contemporaneous firm-specific news</w:t>
        </w:r>
        <w:r w:rsidRPr="001D6D4E">
          <w:t xml:space="preserve">. We </w:t>
        </w:r>
        <w:r>
          <w:rPr>
            <w:rFonts w:hint="eastAsia"/>
          </w:rPr>
          <w:t xml:space="preserve">then </w:t>
        </w:r>
        <w:r w:rsidRPr="001D6D4E">
          <w:t xml:space="preserve">aggregate the two components separately to the firm-week level. </w:t>
        </w:r>
        <w:r w:rsidRPr="003E23B5">
          <w:t>For each component, Firms are divided into two subsamples based on whether the component is above the 90th percentile of all firms for that week</w:t>
        </w:r>
        <w:r>
          <w:rPr>
            <w:rFonts w:hint="eastAsia"/>
          </w:rPr>
          <w:t xml:space="preserve"> and we estimate the PVAR separately for two subsamples.</w:t>
        </w:r>
      </w:ins>
    </w:p>
    <w:p w14:paraId="0AA493A6" w14:textId="59EAFF31" w:rsidR="00EE30F9" w:rsidRDefault="00EE30F9">
      <w:pPr>
        <w:spacing w:line="480" w:lineRule="auto"/>
        <w:ind w:firstLine="720"/>
        <w:jc w:val="both"/>
        <w:rPr>
          <w:ins w:id="1133" w:author="Siyang Li" w:date="2026-08-20T19:22:00Z" w16du:dateUtc="2026-08-20T11:22:00Z"/>
          <w:rFonts w:eastAsiaTheme="minorEastAsia"/>
        </w:rPr>
      </w:pPr>
      <w:ins w:id="1134" w:author="Siyang Li" w:date="2026-08-16T16:31:00Z" w16du:dateUtc="2026-08-16T08:31:00Z">
        <w:r>
          <w:rPr>
            <w:rFonts w:hint="eastAsia"/>
          </w:rPr>
          <w:lastRenderedPageBreak/>
          <w:t xml:space="preserve">The results are presented in Table 8. </w:t>
        </w:r>
      </w:ins>
      <w:ins w:id="1135" w:author="Siyang Li" w:date="2026-08-18T16:13:00Z">
        <w:r w:rsidR="00662C36" w:rsidRPr="00662C36">
          <w:rPr>
            <w:rFonts w:eastAsiaTheme="minorEastAsia"/>
          </w:rPr>
          <w:t xml:space="preserve">Panel A shows that belief transmission is substantially stronger when influence is high. For example, the coefficients </w:t>
        </w:r>
      </w:ins>
      <w:ins w:id="1136" w:author="Siyang Li" w:date="2026-08-18T16:13:00Z" w16du:dateUtc="2026-08-18T08:13:00Z">
        <w:r w:rsidR="00B34F28">
          <w:rPr>
            <w:rFonts w:eastAsiaTheme="minorEastAsia" w:hint="eastAsia"/>
          </w:rPr>
          <w:t>on</w:t>
        </w:r>
      </w:ins>
      <w:ins w:id="1137" w:author="Siyang Li" w:date="2026-08-18T16:13:00Z">
        <w:r w:rsidR="00662C36" w:rsidRPr="00662C36">
          <w:rPr>
            <w:rFonts w:eastAsiaTheme="minorEastAsia"/>
          </w:rPr>
          <w:t xml:space="preserve"> </w:t>
        </w:r>
      </w:ins>
      <w:ins w:id="1138" w:author="Siyang Li" w:date="2026-08-18T16:14:00Z" w16du:dateUtc="2026-08-18T08:14:00Z">
        <w:r w:rsidR="00B34F28" w:rsidRPr="00DD4683">
          <w:t>RationalTone(t-1) and FanaticTone(t-1)</w:t>
        </w:r>
      </w:ins>
      <w:ins w:id="1139" w:author="Siyang Li" w:date="2026-08-18T16:13:00Z">
        <w:r w:rsidR="00662C36" w:rsidRPr="00662C36">
          <w:rPr>
            <w:rFonts w:eastAsiaTheme="minorEastAsia"/>
          </w:rPr>
          <w:t xml:space="preserve"> </w:t>
        </w:r>
      </w:ins>
      <w:ins w:id="1140" w:author="Siyang Li" w:date="2026-08-18T16:14:00Z" w16du:dateUtc="2026-08-18T08:14:00Z">
        <w:r w:rsidR="00687E2C">
          <w:rPr>
            <w:rFonts w:eastAsiaTheme="minorEastAsia" w:hint="eastAsia"/>
          </w:rPr>
          <w:t>for</w:t>
        </w:r>
      </w:ins>
      <w:ins w:id="1141" w:author="Siyang Li" w:date="2026-08-18T16:13:00Z">
        <w:r w:rsidR="00662C36" w:rsidRPr="00662C36">
          <w:rPr>
            <w:rFonts w:eastAsiaTheme="minorEastAsia"/>
          </w:rPr>
          <w:t xml:space="preserve"> subsequent naïve tone are 0.640</w:t>
        </w:r>
      </w:ins>
      <w:ins w:id="1142" w:author="Siyang Li" w:date="2026-08-18T16:16:00Z" w16du:dateUtc="2026-08-18T08:16:00Z">
        <w:r w:rsidR="00FA091A">
          <w:rPr>
            <w:rFonts w:eastAsiaTheme="minorEastAsia" w:hint="eastAsia"/>
          </w:rPr>
          <w:t>1</w:t>
        </w:r>
      </w:ins>
      <w:ins w:id="1143" w:author="Siyang Li" w:date="2026-08-18T16:15:00Z" w16du:dateUtc="2026-08-18T08:15:00Z">
        <w:r w:rsidR="0040297D">
          <w:rPr>
            <w:rFonts w:eastAsiaTheme="minorEastAsia" w:hint="eastAsia"/>
          </w:rPr>
          <w:t xml:space="preserve"> </w:t>
        </w:r>
        <w:r w:rsidR="0040297D" w:rsidRPr="00FD21F1">
          <w:t>(t-stat=</w:t>
        </w:r>
      </w:ins>
      <w:ins w:id="1144" w:author="Siyang Li" w:date="2026-08-18T16:16:00Z" w16du:dateUtc="2026-08-18T08:16:00Z">
        <w:r w:rsidR="0078799C">
          <w:rPr>
            <w:rFonts w:hint="eastAsia"/>
          </w:rPr>
          <w:t>11.85</w:t>
        </w:r>
      </w:ins>
      <w:ins w:id="1145" w:author="Siyang Li" w:date="2026-08-18T16:15:00Z" w16du:dateUtc="2026-08-18T08:15:00Z">
        <w:r w:rsidR="0040297D" w:rsidRPr="00FD21F1">
          <w:t>)</w:t>
        </w:r>
      </w:ins>
      <w:ins w:id="1146" w:author="Siyang Li" w:date="2026-08-18T16:13:00Z">
        <w:r w:rsidR="00662C36" w:rsidRPr="00662C36">
          <w:rPr>
            <w:rFonts w:eastAsiaTheme="minorEastAsia"/>
          </w:rPr>
          <w:t xml:space="preserve"> and 0.89</w:t>
        </w:r>
      </w:ins>
      <w:ins w:id="1147" w:author="Siyang Li" w:date="2026-08-18T16:16:00Z" w16du:dateUtc="2026-08-18T08:16:00Z">
        <w:r w:rsidR="00FA091A">
          <w:rPr>
            <w:rFonts w:eastAsiaTheme="minorEastAsia" w:hint="eastAsia"/>
          </w:rPr>
          <w:t xml:space="preserve">09 </w:t>
        </w:r>
      </w:ins>
      <w:ins w:id="1148" w:author="Siyang Li" w:date="2026-08-18T16:15:00Z" w16du:dateUtc="2026-08-18T08:15:00Z">
        <w:r w:rsidR="0040297D" w:rsidRPr="00FD21F1">
          <w:t>(t-stat=</w:t>
        </w:r>
      </w:ins>
      <w:ins w:id="1149" w:author="Siyang Li" w:date="2026-08-18T16:16:00Z" w16du:dateUtc="2026-08-18T08:16:00Z">
        <w:r w:rsidR="0078799C">
          <w:rPr>
            <w:rFonts w:hint="eastAsia"/>
          </w:rPr>
          <w:t>11.16</w:t>
        </w:r>
      </w:ins>
      <w:ins w:id="1150" w:author="Siyang Li" w:date="2026-08-18T16:15:00Z" w16du:dateUtc="2026-08-18T08:15:00Z">
        <w:r w:rsidR="0040297D" w:rsidRPr="00FD21F1">
          <w:t>)</w:t>
        </w:r>
      </w:ins>
      <w:ins w:id="1151" w:author="Siyang Li" w:date="2026-08-18T16:13:00Z">
        <w:r w:rsidR="00662C36" w:rsidRPr="00662C36">
          <w:rPr>
            <w:rFonts w:eastAsiaTheme="minorEastAsia"/>
          </w:rPr>
          <w:t xml:space="preserve"> in the high-fixed-effect sample, compared with −0.00</w:t>
        </w:r>
      </w:ins>
      <w:ins w:id="1152" w:author="Siyang Li" w:date="2026-08-18T16:16:00Z" w16du:dateUtc="2026-08-18T08:16:00Z">
        <w:r w:rsidR="00FA091A">
          <w:rPr>
            <w:rFonts w:eastAsiaTheme="minorEastAsia" w:hint="eastAsia"/>
          </w:rPr>
          <w:t>65</w:t>
        </w:r>
      </w:ins>
      <w:ins w:id="1153" w:author="Siyang Li" w:date="2026-08-18T16:15:00Z" w16du:dateUtc="2026-08-18T08:15:00Z">
        <w:r w:rsidR="0040297D">
          <w:rPr>
            <w:rFonts w:eastAsiaTheme="minorEastAsia" w:hint="eastAsia"/>
          </w:rPr>
          <w:t xml:space="preserve"> </w:t>
        </w:r>
        <w:r w:rsidR="0040297D" w:rsidRPr="00FD21F1">
          <w:t>(t-stat=</w:t>
        </w:r>
      </w:ins>
      <w:ins w:id="1154" w:author="Siyang Li" w:date="2026-08-18T16:17:00Z" w16du:dateUtc="2026-08-18T08:17:00Z">
        <w:r w:rsidR="00B67622">
          <w:rPr>
            <w:rFonts w:hint="eastAsia"/>
          </w:rPr>
          <w:t>-1.61</w:t>
        </w:r>
      </w:ins>
      <w:ins w:id="1155" w:author="Siyang Li" w:date="2026-08-18T16:15:00Z" w16du:dateUtc="2026-08-18T08:15:00Z">
        <w:r w:rsidR="0040297D" w:rsidRPr="00FD21F1">
          <w:t>)</w:t>
        </w:r>
      </w:ins>
      <w:ins w:id="1156" w:author="Siyang Li" w:date="2026-08-18T16:13:00Z">
        <w:r w:rsidR="00662C36" w:rsidRPr="00662C36">
          <w:rPr>
            <w:rFonts w:eastAsiaTheme="minorEastAsia"/>
          </w:rPr>
          <w:t xml:space="preserve"> and −0.01</w:t>
        </w:r>
      </w:ins>
      <w:ins w:id="1157" w:author="Siyang Li" w:date="2026-08-18T16:16:00Z" w16du:dateUtc="2026-08-18T08:16:00Z">
        <w:r w:rsidR="00FA091A">
          <w:rPr>
            <w:rFonts w:eastAsiaTheme="minorEastAsia" w:hint="eastAsia"/>
          </w:rPr>
          <w:t>26</w:t>
        </w:r>
      </w:ins>
      <w:ins w:id="1158" w:author="Siyang Li" w:date="2026-08-18T16:15:00Z" w16du:dateUtc="2026-08-18T08:15:00Z">
        <w:r w:rsidR="0040297D">
          <w:rPr>
            <w:rFonts w:eastAsiaTheme="minorEastAsia" w:hint="eastAsia"/>
          </w:rPr>
          <w:t xml:space="preserve"> </w:t>
        </w:r>
        <w:r w:rsidR="0040297D" w:rsidRPr="00FD21F1">
          <w:t>(t-stat=</w:t>
        </w:r>
      </w:ins>
      <w:ins w:id="1159" w:author="Siyang Li" w:date="2026-08-18T16:17:00Z" w16du:dateUtc="2026-08-18T08:17:00Z">
        <w:r w:rsidR="00B67622">
          <w:rPr>
            <w:rFonts w:hint="eastAsia"/>
          </w:rPr>
          <w:t>-2.39</w:t>
        </w:r>
      </w:ins>
      <w:ins w:id="1160" w:author="Siyang Li" w:date="2026-08-18T16:15:00Z" w16du:dateUtc="2026-08-18T08:15:00Z">
        <w:r w:rsidR="0040297D" w:rsidRPr="00FD21F1">
          <w:t>)</w:t>
        </w:r>
      </w:ins>
      <w:ins w:id="1161" w:author="Siyang Li" w:date="2026-08-18T16:13:00Z">
        <w:r w:rsidR="00662C36" w:rsidRPr="00662C36">
          <w:rPr>
            <w:rFonts w:eastAsiaTheme="minorEastAsia"/>
          </w:rPr>
          <w:t xml:space="preserve"> in the low-fixed-effect sample; </w:t>
        </w:r>
      </w:ins>
      <w:ins w:id="1162" w:author="Siyang Li" w:date="2026-08-18T16:18:00Z">
        <w:r w:rsidR="00DA3197" w:rsidRPr="00DA3197">
          <w:rPr>
            <w:rFonts w:eastAsiaTheme="minorEastAsia"/>
          </w:rPr>
          <w:t>the corresponding coefficients are 0.5046</w:t>
        </w:r>
      </w:ins>
      <w:ins w:id="1163" w:author="Siyang Li" w:date="2026-08-18T16:18:00Z" w16du:dateUtc="2026-08-18T08:18:00Z">
        <w:r w:rsidR="00C562CC">
          <w:rPr>
            <w:rFonts w:eastAsiaTheme="minorEastAsia" w:hint="eastAsia"/>
          </w:rPr>
          <w:t xml:space="preserve"> </w:t>
        </w:r>
        <w:r w:rsidR="00C562CC" w:rsidRPr="00FD21F1">
          <w:t>(t-stat=</w:t>
        </w:r>
        <w:r w:rsidR="00BF73BA">
          <w:rPr>
            <w:rFonts w:hint="eastAsia"/>
          </w:rPr>
          <w:t>9.10</w:t>
        </w:r>
        <w:r w:rsidR="00C562CC" w:rsidRPr="00FD21F1">
          <w:t>)</w:t>
        </w:r>
      </w:ins>
      <w:ins w:id="1164" w:author="Siyang Li" w:date="2026-08-18T16:18:00Z">
        <w:r w:rsidR="00DA3197" w:rsidRPr="00DA3197">
          <w:rPr>
            <w:rFonts w:eastAsiaTheme="minorEastAsia"/>
          </w:rPr>
          <w:t xml:space="preserve"> and 0.7846</w:t>
        </w:r>
      </w:ins>
      <w:ins w:id="1165" w:author="Siyang Li" w:date="2026-08-18T16:18:00Z" w16du:dateUtc="2026-08-18T08:18:00Z">
        <w:r w:rsidR="00C562CC">
          <w:rPr>
            <w:rFonts w:eastAsiaTheme="minorEastAsia" w:hint="eastAsia"/>
          </w:rPr>
          <w:t xml:space="preserve"> </w:t>
        </w:r>
        <w:r w:rsidR="00C562CC" w:rsidRPr="00FD21F1">
          <w:t>(t-stat=</w:t>
        </w:r>
        <w:r w:rsidR="00BF73BA">
          <w:rPr>
            <w:rFonts w:hint="eastAsia"/>
          </w:rPr>
          <w:t>8.58</w:t>
        </w:r>
        <w:r w:rsidR="00C562CC" w:rsidRPr="00FD21F1">
          <w:t>)</w:t>
        </w:r>
      </w:ins>
      <w:ins w:id="1166" w:author="Siyang Li" w:date="2026-08-18T16:18:00Z">
        <w:r w:rsidR="00DA3197" w:rsidRPr="00DA3197">
          <w:rPr>
            <w:rFonts w:eastAsiaTheme="minorEastAsia"/>
          </w:rPr>
          <w:t xml:space="preserve"> in the high-residual sample, versus 0.0134</w:t>
        </w:r>
      </w:ins>
      <w:ins w:id="1167" w:author="Siyang Li" w:date="2026-08-18T16:18:00Z" w16du:dateUtc="2026-08-18T08:18:00Z">
        <w:r w:rsidR="00C562CC">
          <w:rPr>
            <w:rFonts w:eastAsiaTheme="minorEastAsia" w:hint="eastAsia"/>
          </w:rPr>
          <w:t xml:space="preserve"> </w:t>
        </w:r>
        <w:r w:rsidR="00C562CC" w:rsidRPr="00FD21F1">
          <w:t>(t-stat=</w:t>
        </w:r>
      </w:ins>
      <w:ins w:id="1168" w:author="Siyang Li" w:date="2026-08-18T16:19:00Z" w16du:dateUtc="2026-08-18T08:19:00Z">
        <w:r w:rsidR="008B0850">
          <w:rPr>
            <w:rFonts w:hint="eastAsia"/>
          </w:rPr>
          <w:t>3.48</w:t>
        </w:r>
      </w:ins>
      <w:ins w:id="1169" w:author="Siyang Li" w:date="2026-08-18T16:18:00Z" w16du:dateUtc="2026-08-18T08:18:00Z">
        <w:r w:rsidR="00C562CC" w:rsidRPr="00FD21F1">
          <w:t>)</w:t>
        </w:r>
      </w:ins>
      <w:ins w:id="1170" w:author="Siyang Li" w:date="2026-08-18T16:18:00Z">
        <w:r w:rsidR="00DA3197" w:rsidRPr="00DA3197">
          <w:rPr>
            <w:rFonts w:eastAsiaTheme="minorEastAsia"/>
          </w:rPr>
          <w:t xml:space="preserve"> and 0.0163</w:t>
        </w:r>
      </w:ins>
      <w:ins w:id="1171" w:author="Siyang Li" w:date="2026-08-18T16:18:00Z" w16du:dateUtc="2026-08-18T08:18:00Z">
        <w:r w:rsidR="00C562CC">
          <w:rPr>
            <w:rFonts w:eastAsiaTheme="minorEastAsia" w:hint="eastAsia"/>
          </w:rPr>
          <w:t xml:space="preserve"> </w:t>
        </w:r>
        <w:r w:rsidR="00C562CC" w:rsidRPr="00FD21F1">
          <w:t>(t-stat=</w:t>
        </w:r>
      </w:ins>
      <w:ins w:id="1172" w:author="Siyang Li" w:date="2026-08-18T16:19:00Z" w16du:dateUtc="2026-08-18T08:19:00Z">
        <w:r w:rsidR="008B0850">
          <w:rPr>
            <w:rFonts w:hint="eastAsia"/>
          </w:rPr>
          <w:t>3.49</w:t>
        </w:r>
      </w:ins>
      <w:ins w:id="1173" w:author="Siyang Li" w:date="2026-08-18T16:18:00Z" w16du:dateUtc="2026-08-18T08:18:00Z">
        <w:r w:rsidR="00C562CC" w:rsidRPr="00FD21F1">
          <w:t>)</w:t>
        </w:r>
      </w:ins>
      <w:ins w:id="1174" w:author="Siyang Li" w:date="2026-08-18T16:18:00Z">
        <w:r w:rsidR="00DA3197" w:rsidRPr="00DA3197">
          <w:rPr>
            <w:rFonts w:eastAsiaTheme="minorEastAsia"/>
          </w:rPr>
          <w:t xml:space="preserve"> in the low-residual sample</w:t>
        </w:r>
      </w:ins>
      <w:ins w:id="1175" w:author="Siyang Li" w:date="2026-08-16T16:31:00Z" w16du:dateUtc="2026-08-16T08:31:00Z">
        <w:r w:rsidRPr="00297348">
          <w:rPr>
            <w:rFonts w:eastAsiaTheme="minorEastAsia"/>
          </w:rPr>
          <w:t xml:space="preserve">. </w:t>
        </w:r>
      </w:ins>
      <w:ins w:id="1176" w:author="Siyang Li" w:date="2026-08-18T16:30:00Z">
        <w:r w:rsidR="00F079AC" w:rsidRPr="00F079AC">
          <w:rPr>
            <w:rFonts w:eastAsiaTheme="minorEastAsia"/>
          </w:rPr>
          <w:t>Panel B shows a similar pattern for returns</w:t>
        </w:r>
      </w:ins>
      <w:ins w:id="1177" w:author="Siyang Li" w:date="2026-08-16T16:31:00Z" w16du:dateUtc="2026-08-16T08:31:00Z">
        <w:r w:rsidRPr="00297348">
          <w:rPr>
            <w:rFonts w:eastAsiaTheme="minorEastAsia"/>
          </w:rPr>
          <w:t xml:space="preserve">. </w:t>
        </w:r>
      </w:ins>
      <w:ins w:id="1178" w:author="Siyang Li" w:date="2026-08-18T16:44:00Z" w16du:dateUtc="2026-08-18T08:44:00Z">
        <w:r w:rsidR="00092E75">
          <w:rPr>
            <w:rFonts w:eastAsiaTheme="minorEastAsia" w:hint="eastAsia"/>
          </w:rPr>
          <w:t>R</w:t>
        </w:r>
      </w:ins>
      <w:ins w:id="1179" w:author="Siyang Li" w:date="2026-08-18T16:44:00Z">
        <w:r w:rsidR="002F29E3" w:rsidRPr="002F29E3">
          <w:rPr>
            <w:rFonts w:eastAsiaTheme="minorEastAsia"/>
          </w:rPr>
          <w:t>eturn predictability is substantially stronger when either the user fixed-effect component or the residual component is high</w:t>
        </w:r>
      </w:ins>
      <w:ins w:id="1180" w:author="Siyang Li" w:date="2026-08-16T16:31:00Z" w16du:dateUtc="2026-08-16T08:31:00Z">
        <w:r w:rsidRPr="00297348">
          <w:rPr>
            <w:rFonts w:eastAsiaTheme="minorEastAsia"/>
          </w:rPr>
          <w:t xml:space="preserve">. </w:t>
        </w:r>
      </w:ins>
      <w:ins w:id="1181" w:author="Siyang Li" w:date="2026-08-18T16:44:00Z">
        <w:r w:rsidR="009902A1" w:rsidRPr="009902A1">
          <w:rPr>
            <w:rFonts w:eastAsiaTheme="minorEastAsia"/>
          </w:rPr>
          <w:t>Panel C shows that tone predicts retail trading across all subsamples, with generally stronger associations in the high-user-fixed-effect and high-residual samples</w:t>
        </w:r>
      </w:ins>
      <w:ins w:id="1182" w:author="Siyang Li" w:date="2026-08-16T16:31:00Z" w16du:dateUtc="2026-08-16T08:31:00Z">
        <w:r w:rsidRPr="00297348">
          <w:rPr>
            <w:rFonts w:eastAsiaTheme="minorEastAsia"/>
          </w:rPr>
          <w:t xml:space="preserve">. </w:t>
        </w:r>
      </w:ins>
      <w:ins w:id="1183" w:author="Siyang Li" w:date="2026-08-18T16:45:00Z">
        <w:r w:rsidR="00B76B51" w:rsidRPr="00B76B51">
          <w:rPr>
            <w:rFonts w:eastAsiaTheme="minorEastAsia"/>
          </w:rPr>
          <w:t xml:space="preserve">Panel D shows that the negative relation between tone and subsequent short selling is concentrated in the high-user-fixed-effect sample and is largely absent in </w:t>
        </w:r>
      </w:ins>
      <w:ins w:id="1184" w:author="Siyang Li" w:date="2026-08-18T16:45:00Z" w16du:dateUtc="2026-08-18T08:45:00Z">
        <w:r w:rsidR="000E2B4F">
          <w:rPr>
            <w:rFonts w:eastAsiaTheme="minorEastAsia" w:hint="eastAsia"/>
          </w:rPr>
          <w:t>other</w:t>
        </w:r>
      </w:ins>
      <w:ins w:id="1185" w:author="Siyang Li" w:date="2026-08-18T16:45:00Z">
        <w:r w:rsidR="00B76B51" w:rsidRPr="00B76B51">
          <w:rPr>
            <w:rFonts w:eastAsiaTheme="minorEastAsia"/>
          </w:rPr>
          <w:t xml:space="preserve"> samples</w:t>
        </w:r>
      </w:ins>
      <w:ins w:id="1186" w:author="Siyang Li" w:date="2026-08-16T16:31:00Z" w16du:dateUtc="2026-08-16T08:31:00Z">
        <w:r w:rsidRPr="00B76AF1">
          <w:rPr>
            <w:rFonts w:eastAsiaTheme="minorEastAsia"/>
          </w:rPr>
          <w:t xml:space="preserve">. </w:t>
        </w:r>
      </w:ins>
      <w:ins w:id="1187" w:author="Siyang Li" w:date="2026-08-18T16:46:00Z">
        <w:r w:rsidR="00441057" w:rsidRPr="00441057">
          <w:rPr>
            <w:rFonts w:eastAsiaTheme="minorEastAsia"/>
          </w:rPr>
          <w:t>Overall, the results based on the user fixed-effect component suggest that our findings are unlikely to be driven solely by transitory firm-specific information shocks, while the residual-based results indicate that the effects are further amplified during periods of unusually high user engagement.</w:t>
        </w:r>
      </w:ins>
      <w:ins w:id="1188" w:author="Siyang Li" w:date="2026-08-18T16:46:00Z" w16du:dateUtc="2026-08-18T08:46:00Z">
        <w:r w:rsidR="00441057">
          <w:rPr>
            <w:rFonts w:eastAsiaTheme="minorEastAsia" w:hint="eastAsia"/>
          </w:rPr>
          <w:t xml:space="preserve"> </w:t>
        </w:r>
      </w:ins>
    </w:p>
    <w:p w14:paraId="7A9241E7" w14:textId="77777777" w:rsidR="00EA762C" w:rsidRDefault="00EA762C" w:rsidP="00EA762C">
      <w:pPr>
        <w:spacing w:line="480" w:lineRule="auto"/>
        <w:jc w:val="both"/>
        <w:rPr>
          <w:ins w:id="1189" w:author="Siyang Li" w:date="2026-08-20T19:22:00Z" w16du:dateUtc="2026-08-20T11:22:00Z"/>
          <w:b/>
        </w:rPr>
      </w:pPr>
      <w:ins w:id="1190" w:author="Siyang Li" w:date="2026-08-20T19:22:00Z" w16du:dateUtc="2026-08-20T11:22:00Z">
        <w:r>
          <w:rPr>
            <w:rFonts w:hint="eastAsia"/>
            <w:b/>
          </w:rPr>
          <w:t>5.4 Celebrity Users</w:t>
        </w:r>
      </w:ins>
    </w:p>
    <w:p w14:paraId="57F73473" w14:textId="77777777" w:rsidR="00EA762C" w:rsidRDefault="00EA762C" w:rsidP="00EA762C">
      <w:pPr>
        <w:spacing w:line="480" w:lineRule="auto"/>
        <w:ind w:firstLine="720"/>
        <w:jc w:val="both"/>
        <w:rPr>
          <w:ins w:id="1191" w:author="Siyang Li" w:date="2026-08-20T19:22:00Z" w16du:dateUtc="2026-08-20T11:22:00Z"/>
        </w:rPr>
      </w:pPr>
      <w:ins w:id="1192" w:author="Siyang Li" w:date="2026-08-20T19:22:00Z" w16du:dateUtc="2026-08-20T11:22:00Z">
        <w:r>
          <w:t xml:space="preserve">Social media platforms often feature a small number of well-known posters whose content attracts disproportionate attention. Do the beliefs expressed by these prominent users have the same impact as those expressed by ordinary users, or do they play a disproportionate role in shaping subsequent market outcomes? To capture this heterogeneity, we separate Reddit users into celebrity users and others. As discussed in Section 5.2, PageRank captures a user’s centrality in the interaction network, thus we use it to identify the most prominent participants on the platform. Specifically, we define celebrity users as those whose average PageRank ranks above the weekly </w:t>
        </w:r>
        <w:r>
          <w:lastRenderedPageBreak/>
          <w:t>90th percentile. We then separately construct rational, fanatic, and naïve tone measures for celebrity users and all other users. We re-estimate the PVAR system with the separation of celebrity and other uses, and report the results in Table 9.  If network prominence amplifies the transmission and market impact of expressed beliefs, we expect celebrity-user tone to exhibit stronger predictive relations with subsequent market outcomes.</w:t>
        </w:r>
      </w:ins>
    </w:p>
    <w:p w14:paraId="66A85864" w14:textId="7211F635" w:rsidR="00EA762C" w:rsidRPr="0053544C" w:rsidRDefault="00EA762C">
      <w:pPr>
        <w:spacing w:line="480" w:lineRule="auto"/>
        <w:ind w:firstLine="720"/>
        <w:jc w:val="both"/>
        <w:rPr>
          <w:ins w:id="1193" w:author="Siyang Li" w:date="2026-08-16T16:31:00Z" w16du:dateUtc="2026-08-16T08:31:00Z"/>
        </w:rPr>
        <w:pPrChange w:id="1194" w:author="Siyang Li" w:date="2026-08-20T19:22:00Z" w16du:dateUtc="2026-08-20T11:22:00Z">
          <w:pPr>
            <w:pStyle w:val="a3"/>
            <w:numPr>
              <w:numId w:val="14"/>
            </w:numPr>
            <w:spacing w:line="480" w:lineRule="auto"/>
            <w:ind w:left="360" w:hanging="360"/>
            <w:jc w:val="both"/>
          </w:pPr>
        </w:pPrChange>
      </w:pPr>
      <w:ins w:id="1195" w:author="Siyang Li" w:date="2026-08-20T19:22:00Z" w16du:dateUtc="2026-08-20T11:22:00Z">
        <w:r>
          <w:t>The results suggest that the distinctive influence of celebrity users is most pronounced in returns and retail trading. A one-standard-deviation increase in celebrity rational, fanatic, and naïve tone predicts increases of 2 bps, 6 bps, and 3 bps in subsequent returns, compared with 1 bp, 2 bps, and 2 bps for other users. This implies that celebrity-user tone has stronger effects on market outcomes. The difference is even more pronounced for retail trading, where the corresponding effects are 0.19%, 0.66%, and 0.27% for celebrity rational, fanatic, and naïve users, compared with 0.16%, 0.24%, and 0.15% for other users. These patterns suggest that network prominence primarily strengthens the extent to which expressed beliefs translate into subsequent prices and retail trading, especially for fanatic investors. One possible explanation is that more prominent users attract greater investor attention, which may amplify the salience of sentiment-driven fanatic views and make them more likely to trigger retail trading and be reflected in prices</w:t>
        </w:r>
        <w:r w:rsidRPr="00027B55">
          <w:t>.</w:t>
        </w:r>
        <w:r>
          <w:rPr>
            <w:rStyle w:val="a6"/>
          </w:rPr>
          <w:footnoteReference w:id="19"/>
        </w:r>
      </w:ins>
    </w:p>
    <w:p w14:paraId="3C40CBEE" w14:textId="4231C6CE" w:rsidR="0030408F" w:rsidRDefault="0030408F" w:rsidP="0030408F">
      <w:pPr>
        <w:pStyle w:val="a3"/>
        <w:numPr>
          <w:ilvl w:val="0"/>
          <w:numId w:val="14"/>
        </w:numPr>
        <w:spacing w:line="480" w:lineRule="auto"/>
        <w:jc w:val="both"/>
        <w:rPr>
          <w:b/>
          <w:bCs/>
        </w:rPr>
      </w:pPr>
      <w:del w:id="1198" w:author="Siyang Li" w:date="2026-08-16T16:29:00Z" w16du:dateUtc="2026-08-16T08:29:00Z">
        <w:r w:rsidRPr="002D3FEB" w:rsidDel="004E62D7">
          <w:rPr>
            <w:b/>
            <w:bCs/>
          </w:rPr>
          <w:delText>Further Discussion</w:delText>
        </w:r>
      </w:del>
      <w:ins w:id="1199" w:author="Siyang Li" w:date="2026-08-16T16:29:00Z" w16du:dateUtc="2026-08-16T08:29:00Z">
        <w:r w:rsidR="004E62D7">
          <w:rPr>
            <w:rFonts w:hint="eastAsia"/>
            <w:b/>
            <w:bCs/>
          </w:rPr>
          <w:t>Extensions</w:t>
        </w:r>
      </w:ins>
      <w:del w:id="1200" w:author="Siyang Li" w:date="2026-08-07T13:16:00Z" w16du:dateUtc="2026-08-07T05:16:00Z">
        <w:r w:rsidR="00D05E4B" w:rsidDel="00A16C37">
          <w:rPr>
            <w:rFonts w:hint="eastAsia"/>
            <w:b/>
            <w:bCs/>
          </w:rPr>
          <w:delText xml:space="preserve"> and </w:delText>
        </w:r>
        <w:r w:rsidR="00D05E4B" w:rsidRPr="002D3FEB" w:rsidDel="00A16C37">
          <w:rPr>
            <w:b/>
            <w:bCs/>
          </w:rPr>
          <w:delText>Robustness Checks</w:delText>
        </w:r>
      </w:del>
    </w:p>
    <w:p w14:paraId="03D80D33" w14:textId="2734FF65" w:rsidR="00D05E4B" w:rsidRPr="000F08D2" w:rsidRDefault="00000000" w:rsidP="000F08D2">
      <w:pPr>
        <w:spacing w:line="480" w:lineRule="auto"/>
        <w:jc w:val="both"/>
        <w:rPr>
          <w:b/>
        </w:rPr>
      </w:pPr>
      <m:oMath>
        <m:sSub>
          <m:sSubPr>
            <m:ctrlPr>
              <w:del w:id="1201" w:author="Siyang Li" w:date="2026-08-16T18:23:00Z" w16du:dateUtc="2026-08-16T10:23:00Z">
                <w:rPr>
                  <w:rFonts w:ascii="Cambria Math" w:hAnsi="Cambria Math"/>
                  <w:i/>
                </w:rPr>
              </w:del>
            </m:ctrlPr>
          </m:sSubPr>
          <m:e>
            <m:r>
              <w:del w:id="1202" w:author="Siyang Li" w:date="2026-08-16T18:22:00Z" w16du:dateUtc="2026-08-16T10:22:00Z">
                <w:rPr>
                  <w:rFonts w:ascii="Cambria Math" w:hAnsi="Cambria Math"/>
                </w:rPr>
                <m:t>Y</m:t>
              </w:del>
            </m:r>
          </m:e>
          <m:sub>
            <m:d>
              <m:dPr>
                <m:ctrlPr>
                  <w:del w:id="1203" w:author="Siyang Li" w:date="2026-08-16T18:23:00Z" w16du:dateUtc="2026-08-16T10:23:00Z">
                    <w:rPr>
                      <w:rFonts w:ascii="Cambria Math" w:hAnsi="Cambria Math"/>
                      <w:i/>
                    </w:rPr>
                  </w:del>
                </m:ctrlPr>
              </m:dPr>
              <m:e>
                <m:r>
                  <w:del w:id="1204" w:author="Siyang Li" w:date="2026-08-16T18:23:00Z" w16du:dateUtc="2026-08-16T10:23:00Z">
                    <w:rPr>
                      <w:rFonts w:ascii="Cambria Math" w:hAnsi="Cambria Math"/>
                    </w:rPr>
                    <m:t>i,t</m:t>
                  </w:del>
                </m:r>
              </m:e>
            </m:d>
          </m:sub>
        </m:sSub>
        <m:r>
          <w:del w:id="1205" w:author="Siyang Li" w:date="2026-08-17T15:19:00Z" w16du:dateUtc="2026-08-17T07:19:00Z">
            <w:rPr>
              <w:rFonts w:ascii="Cambria Math" w:hAnsi="Cambria Math"/>
            </w:rPr>
            <m:t>=(</m:t>
          </w:del>
        </m:r>
        <m:r>
          <w:del w:id="1206" w:author="Siyang Li" w:date="2026-08-16T18:23:00Z" w16du:dateUtc="2026-08-16T10:23:00Z">
            <w:rPr>
              <w:rFonts w:ascii="Cambria Math" w:hAnsi="Cambria Math"/>
            </w:rPr>
            <m:t>Rationa</m:t>
          </w:del>
        </m:r>
        <m:sSubSup>
          <m:sSubSupPr>
            <m:ctrlPr>
              <w:del w:id="1207" w:author="Siyang Li" w:date="2026-08-16T18:23:00Z" w16du:dateUtc="2026-08-16T10:23:00Z">
                <w:rPr>
                  <w:rFonts w:ascii="Cambria Math" w:hAnsi="Cambria Math"/>
                  <w:i/>
                </w:rPr>
              </w:del>
            </m:ctrlPr>
          </m:sSubSupPr>
          <m:e>
            <m:r>
              <w:del w:id="1208" w:author="Siyang Li" w:date="2026-08-16T18:23:00Z" w16du:dateUtc="2026-08-16T10:23:00Z">
                <w:rPr>
                  <w:rFonts w:ascii="Cambria Math" w:hAnsi="Cambria Math"/>
                </w:rPr>
                <m:t>l</m:t>
              </w:del>
            </m:r>
          </m:e>
          <m:sub>
            <m:d>
              <m:dPr>
                <m:ctrlPr>
                  <w:del w:id="1209" w:author="Siyang Li" w:date="2026-08-16T18:23:00Z" w16du:dateUtc="2026-08-16T10:23:00Z">
                    <w:rPr>
                      <w:rFonts w:ascii="Cambria Math" w:hAnsi="Cambria Math"/>
                      <w:i/>
                    </w:rPr>
                  </w:del>
                </m:ctrlPr>
              </m:dPr>
              <m:e>
                <m:r>
                  <w:del w:id="1210" w:author="Siyang Li" w:date="2026-08-16T18:23:00Z" w16du:dateUtc="2026-08-16T10:23:00Z">
                    <w:rPr>
                      <w:rFonts w:ascii="Cambria Math" w:hAnsi="Cambria Math"/>
                    </w:rPr>
                    <m:t>i,t</m:t>
                  </w:del>
                </m:r>
              </m:e>
            </m:d>
          </m:sub>
          <m:sup>
            <m:r>
              <w:del w:id="1211" w:author="Siyang Li" w:date="2026-08-16T18:23:00Z" w16du:dateUtc="2026-08-16T10:23:00Z">
                <w:rPr>
                  <w:rFonts w:ascii="Cambria Math" w:hAnsi="Cambria Math"/>
                </w:rPr>
                <m:t>C</m:t>
              </w:del>
            </m:r>
          </m:sup>
        </m:sSubSup>
        <m:r>
          <w:del w:id="1212" w:author="Siyang Li" w:date="2026-08-16T18:23:00Z" w16du:dateUtc="2026-08-16T10:23:00Z">
            <w:rPr>
              <w:rFonts w:ascii="Cambria Math" w:hAnsi="Cambria Math"/>
            </w:rPr>
            <m:t>eleb</m:t>
          </w:del>
        </m:r>
        <m:r>
          <w:del w:id="1213" w:author="Siyang Li" w:date="2026-08-17T15:19:00Z" w16du:dateUtc="2026-08-17T07:19:00Z">
            <w:rPr>
              <w:rFonts w:ascii="Cambria Math" w:hAnsi="Cambria Math"/>
            </w:rPr>
            <m:t>,</m:t>
          </w:del>
        </m:r>
        <m:r>
          <w:del w:id="1214" w:author="Siyang Li" w:date="2026-08-16T18:24:00Z" w16du:dateUtc="2026-08-16T10:24:00Z">
            <w:rPr>
              <w:rFonts w:ascii="Cambria Math" w:hAnsi="Cambria Math"/>
            </w:rPr>
            <m:t>Fanati</m:t>
          </w:del>
        </m:r>
        <m:sSubSup>
          <m:sSubSupPr>
            <m:ctrlPr>
              <w:del w:id="1215" w:author="Siyang Li" w:date="2026-08-16T18:24:00Z" w16du:dateUtc="2026-08-16T10:24:00Z">
                <w:rPr>
                  <w:rFonts w:ascii="Cambria Math" w:hAnsi="Cambria Math"/>
                  <w:i/>
                </w:rPr>
              </w:del>
            </m:ctrlPr>
          </m:sSubSupPr>
          <m:e>
            <m:r>
              <w:del w:id="1216" w:author="Siyang Li" w:date="2026-08-16T18:24:00Z" w16du:dateUtc="2026-08-16T10:24:00Z">
                <w:rPr>
                  <w:rFonts w:ascii="Cambria Math" w:hAnsi="Cambria Math"/>
                </w:rPr>
                <m:t>c</m:t>
              </w:del>
            </m:r>
          </m:e>
          <m:sub>
            <m:d>
              <m:dPr>
                <m:ctrlPr>
                  <w:del w:id="1217" w:author="Siyang Li" w:date="2026-08-16T18:24:00Z" w16du:dateUtc="2026-08-16T10:24:00Z">
                    <w:rPr>
                      <w:rFonts w:ascii="Cambria Math" w:hAnsi="Cambria Math"/>
                      <w:i/>
                    </w:rPr>
                  </w:del>
                </m:ctrlPr>
              </m:dPr>
              <m:e>
                <m:r>
                  <w:del w:id="1218" w:author="Siyang Li" w:date="2026-08-16T18:24:00Z" w16du:dateUtc="2026-08-16T10:24:00Z">
                    <w:rPr>
                      <w:rFonts w:ascii="Cambria Math" w:hAnsi="Cambria Math"/>
                    </w:rPr>
                    <m:t>i,t</m:t>
                  </w:del>
                </m:r>
              </m:e>
            </m:d>
          </m:sub>
          <m:sup>
            <m:r>
              <w:del w:id="1219" w:author="Siyang Li" w:date="2026-08-16T18:24:00Z" w16du:dateUtc="2026-08-16T10:24:00Z">
                <w:rPr>
                  <w:rFonts w:ascii="Cambria Math" w:hAnsi="Cambria Math"/>
                </w:rPr>
                <m:t>C</m:t>
              </w:del>
            </m:r>
          </m:sup>
        </m:sSubSup>
        <m:r>
          <w:del w:id="1220" w:author="Siyang Li" w:date="2026-08-16T18:24:00Z" w16du:dateUtc="2026-08-16T10:24:00Z">
            <w:rPr>
              <w:rFonts w:ascii="Cambria Math" w:hAnsi="Cambria Math"/>
            </w:rPr>
            <m:t>eleb</m:t>
          </w:del>
        </m:r>
        <m:r>
          <w:del w:id="1221" w:author="Siyang Li" w:date="2026-08-17T15:19:00Z" w16du:dateUtc="2026-08-17T07:19:00Z">
            <w:rPr>
              <w:rFonts w:ascii="Cambria Math" w:hAnsi="Cambria Math"/>
            </w:rPr>
            <m:t>,</m:t>
          </w:del>
        </m:r>
        <m:r>
          <w:del w:id="1222" w:author="Siyang Li" w:date="2026-08-16T18:24:00Z" w16du:dateUtc="2026-08-16T10:24:00Z">
            <w:rPr>
              <w:rFonts w:ascii="Cambria Math" w:hAnsi="Cambria Math"/>
            </w:rPr>
            <m:t>Naiv</m:t>
          </w:del>
        </m:r>
        <m:sSubSup>
          <m:sSubSupPr>
            <m:ctrlPr>
              <w:del w:id="1223" w:author="Siyang Li" w:date="2026-08-16T18:24:00Z" w16du:dateUtc="2026-08-16T10:24:00Z">
                <w:rPr>
                  <w:rFonts w:ascii="Cambria Math" w:hAnsi="Cambria Math"/>
                  <w:i/>
                </w:rPr>
              </w:del>
            </m:ctrlPr>
          </m:sSubSupPr>
          <m:e>
            <m:r>
              <w:del w:id="1224" w:author="Siyang Li" w:date="2026-08-16T18:24:00Z" w16du:dateUtc="2026-08-16T10:24:00Z">
                <w:rPr>
                  <w:rFonts w:ascii="Cambria Math" w:hAnsi="Cambria Math"/>
                </w:rPr>
                <m:t>e</m:t>
              </w:del>
            </m:r>
          </m:e>
          <m:sub>
            <m:d>
              <m:dPr>
                <m:ctrlPr>
                  <w:del w:id="1225" w:author="Siyang Li" w:date="2026-08-16T18:24:00Z" w16du:dateUtc="2026-08-16T10:24:00Z">
                    <w:rPr>
                      <w:rFonts w:ascii="Cambria Math" w:hAnsi="Cambria Math"/>
                      <w:i/>
                    </w:rPr>
                  </w:del>
                </m:ctrlPr>
              </m:dPr>
              <m:e>
                <m:r>
                  <w:del w:id="1226" w:author="Siyang Li" w:date="2026-08-16T18:24:00Z" w16du:dateUtc="2026-08-16T10:24:00Z">
                    <w:rPr>
                      <w:rFonts w:ascii="Cambria Math" w:hAnsi="Cambria Math"/>
                    </w:rPr>
                    <m:t>i,t</m:t>
                  </w:del>
                </m:r>
              </m:e>
            </m:d>
          </m:sub>
          <m:sup>
            <m:r>
              <w:del w:id="1227" w:author="Siyang Li" w:date="2026-08-16T18:24:00Z" w16du:dateUtc="2026-08-16T10:24:00Z">
                <w:rPr>
                  <w:rFonts w:ascii="Cambria Math" w:hAnsi="Cambria Math"/>
                </w:rPr>
                <m:t>C</m:t>
              </w:del>
            </m:r>
          </m:sup>
        </m:sSubSup>
        <m:r>
          <w:del w:id="1228" w:author="Siyang Li" w:date="2026-08-16T18:24:00Z" w16du:dateUtc="2026-08-16T10:24:00Z">
            <w:rPr>
              <w:rFonts w:ascii="Cambria Math" w:hAnsi="Cambria Math"/>
            </w:rPr>
            <m:t>eleb</m:t>
          </w:del>
        </m:r>
        <m:r>
          <w:del w:id="1229" w:author="Siyang Li" w:date="2026-08-17T15:19:00Z" w16du:dateUtc="2026-08-17T07:19:00Z">
            <w:rPr>
              <w:rFonts w:ascii="Cambria Math" w:hAnsi="Cambria Math"/>
            </w:rPr>
            <m:t>,</m:t>
          </w:del>
        </m:r>
        <m:r>
          <w:del w:id="1230" w:author="Siyang Li" w:date="2026-08-16T18:25:00Z" w16du:dateUtc="2026-08-16T10:25:00Z">
            <w:rPr>
              <w:rFonts w:ascii="Cambria Math" w:hAnsi="Cambria Math"/>
            </w:rPr>
            <m:t>Rationa</m:t>
          </w:del>
        </m:r>
        <m:sSubSup>
          <m:sSubSupPr>
            <m:ctrlPr>
              <w:del w:id="1231" w:author="Siyang Li" w:date="2026-08-16T18:25:00Z" w16du:dateUtc="2026-08-16T10:25:00Z">
                <w:rPr>
                  <w:rFonts w:ascii="Cambria Math" w:hAnsi="Cambria Math"/>
                  <w:i/>
                </w:rPr>
              </w:del>
            </m:ctrlPr>
          </m:sSubSupPr>
          <m:e>
            <m:r>
              <w:del w:id="1232" w:author="Siyang Li" w:date="2026-08-16T18:25:00Z" w16du:dateUtc="2026-08-16T10:25:00Z">
                <w:rPr>
                  <w:rFonts w:ascii="Cambria Math" w:hAnsi="Cambria Math"/>
                </w:rPr>
                <m:t>l</m:t>
              </w:del>
            </m:r>
          </m:e>
          <m:sub>
            <m:d>
              <m:dPr>
                <m:ctrlPr>
                  <w:del w:id="1233" w:author="Siyang Li" w:date="2026-08-16T18:25:00Z" w16du:dateUtc="2026-08-16T10:25:00Z">
                    <w:rPr>
                      <w:rFonts w:ascii="Cambria Math" w:hAnsi="Cambria Math"/>
                      <w:i/>
                    </w:rPr>
                  </w:del>
                </m:ctrlPr>
              </m:dPr>
              <m:e>
                <m:r>
                  <w:del w:id="1234" w:author="Siyang Li" w:date="2026-08-16T18:25:00Z" w16du:dateUtc="2026-08-16T10:25:00Z">
                    <w:rPr>
                      <w:rFonts w:ascii="Cambria Math" w:hAnsi="Cambria Math"/>
                    </w:rPr>
                    <m:t>i,t</m:t>
                  </w:del>
                </m:r>
              </m:e>
            </m:d>
          </m:sub>
          <m:sup>
            <m:r>
              <w:del w:id="1235" w:author="Siyang Li" w:date="2026-08-16T18:25:00Z" w16du:dateUtc="2026-08-16T10:25:00Z">
                <w:rPr>
                  <w:rFonts w:ascii="Cambria Math" w:hAnsi="Cambria Math"/>
                </w:rPr>
                <m:t>O</m:t>
              </w:del>
            </m:r>
          </m:sup>
        </m:sSubSup>
        <m:r>
          <w:del w:id="1236" w:author="Siyang Li" w:date="2026-08-16T18:25:00Z" w16du:dateUtc="2026-08-16T10:25:00Z">
            <w:rPr>
              <w:rFonts w:ascii="Cambria Math" w:hAnsi="Cambria Math"/>
            </w:rPr>
            <m:t>ther</m:t>
          </w:del>
        </m:r>
        <m:r>
          <w:del w:id="1237" w:author="Siyang Li" w:date="2026-08-17T15:19:00Z" w16du:dateUtc="2026-08-17T07:19:00Z">
            <w:rPr>
              <w:rFonts w:ascii="Cambria Math" w:hAnsi="Cambria Math"/>
            </w:rPr>
            <m:t>,</m:t>
          </w:del>
        </m:r>
        <m:r>
          <w:del w:id="1238" w:author="Siyang Li" w:date="2026-08-16T18:26:00Z" w16du:dateUtc="2026-08-16T10:26:00Z">
            <w:rPr>
              <w:rFonts w:ascii="Cambria Math" w:hAnsi="Cambria Math"/>
            </w:rPr>
            <m:t>Fanati</m:t>
          </w:del>
        </m:r>
        <m:sSubSup>
          <m:sSubSupPr>
            <m:ctrlPr>
              <w:del w:id="1239" w:author="Siyang Li" w:date="2026-08-16T18:26:00Z" w16du:dateUtc="2026-08-16T10:26:00Z">
                <w:rPr>
                  <w:rFonts w:ascii="Cambria Math" w:hAnsi="Cambria Math"/>
                  <w:i/>
                </w:rPr>
              </w:del>
            </m:ctrlPr>
          </m:sSubSupPr>
          <m:e>
            <m:r>
              <w:del w:id="1240" w:author="Siyang Li" w:date="2026-08-16T18:26:00Z" w16du:dateUtc="2026-08-16T10:26:00Z">
                <w:rPr>
                  <w:rFonts w:ascii="Cambria Math" w:hAnsi="Cambria Math"/>
                </w:rPr>
                <m:t>c</m:t>
              </w:del>
            </m:r>
          </m:e>
          <m:sub>
            <m:d>
              <m:dPr>
                <m:ctrlPr>
                  <w:del w:id="1241" w:author="Siyang Li" w:date="2026-08-16T18:26:00Z" w16du:dateUtc="2026-08-16T10:26:00Z">
                    <w:rPr>
                      <w:rFonts w:ascii="Cambria Math" w:hAnsi="Cambria Math"/>
                      <w:i/>
                    </w:rPr>
                  </w:del>
                </m:ctrlPr>
              </m:dPr>
              <m:e>
                <m:r>
                  <w:del w:id="1242" w:author="Siyang Li" w:date="2026-08-16T18:26:00Z" w16du:dateUtc="2026-08-16T10:26:00Z">
                    <w:rPr>
                      <w:rFonts w:ascii="Cambria Math" w:hAnsi="Cambria Math"/>
                    </w:rPr>
                    <m:t>i,t</m:t>
                  </w:del>
                </m:r>
              </m:e>
            </m:d>
          </m:sub>
          <m:sup>
            <m:r>
              <w:del w:id="1243" w:author="Siyang Li" w:date="2026-08-16T18:26:00Z" w16du:dateUtc="2026-08-16T10:26:00Z">
                <w:rPr>
                  <w:rFonts w:ascii="Cambria Math" w:hAnsi="Cambria Math"/>
                </w:rPr>
                <m:t>O</m:t>
              </w:del>
            </m:r>
          </m:sup>
        </m:sSubSup>
        <m:r>
          <w:del w:id="1244" w:author="Siyang Li" w:date="2026-08-16T18:26:00Z" w16du:dateUtc="2026-08-16T10:26:00Z">
            <w:rPr>
              <w:rFonts w:ascii="Cambria Math" w:hAnsi="Cambria Math"/>
            </w:rPr>
            <m:t>ther</m:t>
          </w:del>
        </m:r>
        <m:r>
          <w:del w:id="1245" w:author="Siyang Li" w:date="2026-08-17T15:19:00Z" w16du:dateUtc="2026-08-17T07:19:00Z">
            <w:rPr>
              <w:rFonts w:ascii="Cambria Math" w:hAnsi="Cambria Math"/>
            </w:rPr>
            <m:t>,</m:t>
          </w:del>
        </m:r>
        <m:r>
          <w:del w:id="1246" w:author="Siyang Li" w:date="2026-08-16T18:26:00Z" w16du:dateUtc="2026-08-16T10:26:00Z">
            <w:rPr>
              <w:rFonts w:ascii="Cambria Math" w:hAnsi="Cambria Math"/>
            </w:rPr>
            <m:t>Naiv</m:t>
          </w:del>
        </m:r>
        <m:sSubSup>
          <m:sSubSupPr>
            <m:ctrlPr>
              <w:del w:id="1247" w:author="Siyang Li" w:date="2026-08-16T18:26:00Z" w16du:dateUtc="2026-08-16T10:26:00Z">
                <w:rPr>
                  <w:rFonts w:ascii="Cambria Math" w:hAnsi="Cambria Math"/>
                  <w:i/>
                </w:rPr>
              </w:del>
            </m:ctrlPr>
          </m:sSubSupPr>
          <m:e>
            <m:r>
              <w:del w:id="1248" w:author="Siyang Li" w:date="2026-08-16T18:26:00Z" w16du:dateUtc="2026-08-16T10:26:00Z">
                <w:rPr>
                  <w:rFonts w:ascii="Cambria Math" w:hAnsi="Cambria Math"/>
                </w:rPr>
                <m:t>e</m:t>
              </w:del>
            </m:r>
          </m:e>
          <m:sub>
            <m:d>
              <m:dPr>
                <m:ctrlPr>
                  <w:del w:id="1249" w:author="Siyang Li" w:date="2026-08-16T18:26:00Z" w16du:dateUtc="2026-08-16T10:26:00Z">
                    <w:rPr>
                      <w:rFonts w:ascii="Cambria Math" w:hAnsi="Cambria Math"/>
                      <w:i/>
                    </w:rPr>
                  </w:del>
                </m:ctrlPr>
              </m:dPr>
              <m:e>
                <m:r>
                  <w:del w:id="1250" w:author="Siyang Li" w:date="2026-08-16T18:26:00Z" w16du:dateUtc="2026-08-16T10:26:00Z">
                    <w:rPr>
                      <w:rFonts w:ascii="Cambria Math" w:hAnsi="Cambria Math"/>
                    </w:rPr>
                    <m:t>i,t</m:t>
                  </w:del>
                </m:r>
              </m:e>
            </m:d>
          </m:sub>
          <m:sup>
            <m:r>
              <w:del w:id="1251" w:author="Siyang Li" w:date="2026-08-16T18:26:00Z" w16du:dateUtc="2026-08-16T10:26:00Z">
                <w:rPr>
                  <w:rFonts w:ascii="Cambria Math" w:hAnsi="Cambria Math"/>
                </w:rPr>
                <m:t>O</m:t>
              </w:del>
            </m:r>
          </m:sup>
        </m:sSubSup>
        <m:r>
          <w:del w:id="1252" w:author="Siyang Li" w:date="2026-08-16T18:26:00Z" w16du:dateUtc="2026-08-16T10:26:00Z">
            <w:rPr>
              <w:rFonts w:ascii="Cambria Math" w:hAnsi="Cambria Math"/>
            </w:rPr>
            <m:t>ther</m:t>
          </w:del>
        </m:r>
        <m:r>
          <w:del w:id="1253" w:author="Siyang Li" w:date="2026-08-17T15:19:00Z" w16du:dateUtc="2026-08-17T07:19:00Z">
            <w:rPr>
              <w:rFonts w:ascii="Cambria Math" w:hAnsi="Cambria Math"/>
            </w:rPr>
            <m:t>,</m:t>
          </w:del>
        </m:r>
        <m:r>
          <w:del w:id="1254" w:author="Siyang Li" w:date="2026-08-16T18:30:00Z" w16du:dateUtc="2026-08-16T10:30:00Z">
            <w:rPr>
              <w:rFonts w:ascii="Cambria Math" w:hAnsi="Cambria Math"/>
            </w:rPr>
            <m:t>Retur</m:t>
          </w:del>
        </m:r>
        <m:sSub>
          <m:sSubPr>
            <m:ctrlPr>
              <w:del w:id="1255" w:author="Siyang Li" w:date="2026-08-16T18:30:00Z" w16du:dateUtc="2026-08-16T10:30:00Z">
                <w:rPr>
                  <w:rFonts w:ascii="Cambria Math" w:hAnsi="Cambria Math"/>
                </w:rPr>
              </w:del>
            </m:ctrlPr>
          </m:sSubPr>
          <m:e>
            <m:r>
              <w:del w:id="1256" w:author="Siyang Li" w:date="2026-08-16T18:30:00Z" w16du:dateUtc="2026-08-16T10:30:00Z">
                <w:rPr>
                  <w:rFonts w:ascii="Cambria Math" w:hAnsi="Cambria Math"/>
                </w:rPr>
                <m:t>n</m:t>
              </w:del>
            </m:r>
          </m:e>
          <m:sub>
            <m:d>
              <m:dPr>
                <m:ctrlPr>
                  <w:del w:id="1257" w:author="Siyang Li" w:date="2026-08-16T18:30:00Z" w16du:dateUtc="2026-08-16T10:30:00Z">
                    <w:rPr>
                      <w:rFonts w:ascii="Cambria Math" w:hAnsi="Cambria Math"/>
                    </w:rPr>
                  </w:del>
                </m:ctrlPr>
              </m:dPr>
              <m:e>
                <m:r>
                  <w:del w:id="1258" w:author="Siyang Li" w:date="2026-08-16T18:30:00Z" w16du:dateUtc="2026-08-16T10:30:00Z">
                    <w:rPr>
                      <w:rFonts w:ascii="Cambria Math" w:hAnsi="Cambria Math"/>
                    </w:rPr>
                    <m:t>i,t</m:t>
                  </w:del>
                </m:r>
              </m:e>
            </m:d>
          </m:sub>
        </m:sSub>
        <m:r>
          <w:del w:id="1259" w:author="Siyang Li" w:date="2026-08-16T18:30:00Z" w16du:dateUtc="2026-08-16T10:30:00Z">
            <w:rPr>
              <w:rFonts w:ascii="Cambria Math" w:hAnsi="Cambria Math"/>
            </w:rPr>
            <m:t>,RetailFlo</m:t>
          </w:del>
        </m:r>
        <m:sSub>
          <m:sSubPr>
            <m:ctrlPr>
              <w:del w:id="1260" w:author="Siyang Li" w:date="2026-08-16T18:30:00Z" w16du:dateUtc="2026-08-16T10:30:00Z">
                <w:rPr>
                  <w:rFonts w:ascii="Cambria Math" w:hAnsi="Cambria Math"/>
                </w:rPr>
              </w:del>
            </m:ctrlPr>
          </m:sSubPr>
          <m:e>
            <m:r>
              <w:del w:id="1261" w:author="Siyang Li" w:date="2026-08-16T18:30:00Z" w16du:dateUtc="2026-08-16T10:30:00Z">
                <w:rPr>
                  <w:rFonts w:ascii="Cambria Math" w:hAnsi="Cambria Math"/>
                </w:rPr>
                <m:t>w</m:t>
              </w:del>
            </m:r>
          </m:e>
          <m:sub>
            <m:d>
              <m:dPr>
                <m:ctrlPr>
                  <w:del w:id="1262" w:author="Siyang Li" w:date="2026-08-16T18:30:00Z" w16du:dateUtc="2026-08-16T10:30:00Z">
                    <w:rPr>
                      <w:rFonts w:ascii="Cambria Math" w:hAnsi="Cambria Math"/>
                    </w:rPr>
                  </w:del>
                </m:ctrlPr>
              </m:dPr>
              <m:e>
                <m:r>
                  <w:del w:id="1263" w:author="Siyang Li" w:date="2026-08-16T18:30:00Z" w16du:dateUtc="2026-08-16T10:30:00Z">
                    <w:rPr>
                      <w:rFonts w:ascii="Cambria Math" w:hAnsi="Cambria Math"/>
                    </w:rPr>
                    <m:t>i,t</m:t>
                  </w:del>
                </m:r>
              </m:e>
            </m:d>
          </m:sub>
        </m:sSub>
        <m:r>
          <w:del w:id="1264" w:author="Siyang Li" w:date="2026-08-16T18:30:00Z" w16du:dateUtc="2026-08-16T10:30:00Z">
            <w:rPr>
              <w:rFonts w:ascii="Cambria Math" w:hAnsi="Cambria Math"/>
            </w:rPr>
            <m:t>,ShortFlo</m:t>
          </w:del>
        </m:r>
        <m:sSub>
          <m:sSubPr>
            <m:ctrlPr>
              <w:del w:id="1265" w:author="Siyang Li" w:date="2026-08-16T18:30:00Z" w16du:dateUtc="2026-08-16T10:30:00Z">
                <w:rPr>
                  <w:rFonts w:ascii="Cambria Math" w:hAnsi="Cambria Math"/>
                </w:rPr>
              </w:del>
            </m:ctrlPr>
          </m:sSubPr>
          <m:e>
            <m:r>
              <w:del w:id="1266" w:author="Siyang Li" w:date="2026-08-16T18:30:00Z" w16du:dateUtc="2026-08-16T10:30:00Z">
                <w:rPr>
                  <w:rFonts w:ascii="Cambria Math" w:hAnsi="Cambria Math"/>
                </w:rPr>
                <m:t>w</m:t>
              </w:del>
            </m:r>
          </m:e>
          <m:sub>
            <m:d>
              <m:dPr>
                <m:ctrlPr>
                  <w:del w:id="1267" w:author="Siyang Li" w:date="2026-08-16T18:30:00Z" w16du:dateUtc="2026-08-16T10:30:00Z">
                    <w:rPr>
                      <w:rFonts w:ascii="Cambria Math" w:hAnsi="Cambria Math"/>
                    </w:rPr>
                  </w:del>
                </m:ctrlPr>
              </m:dPr>
              <m:e>
                <m:r>
                  <w:del w:id="1268" w:author="Siyang Li" w:date="2026-08-16T18:30:00Z" w16du:dateUtc="2026-08-16T10:30:00Z">
                    <w:rPr>
                      <w:rFonts w:ascii="Cambria Math" w:hAnsi="Cambria Math"/>
                    </w:rPr>
                    <m:t>i,t</m:t>
                  </w:del>
                </m:r>
              </m:e>
            </m:d>
          </m:sub>
        </m:sSub>
        <m:r>
          <w:del w:id="1269" w:author="Siyang Li" w:date="2026-08-17T15:19:00Z" w16du:dateUtc="2026-08-17T07:19:00Z">
            <w:rPr>
              <w:rFonts w:ascii="Cambria Math" w:hAnsi="Cambria Math"/>
            </w:rPr>
            <m:t>)'</m:t>
          </w:del>
        </m:r>
        <m:sSub>
          <m:sSubPr>
            <m:ctrlPr>
              <w:del w:id="1270" w:author="Siyang Li" w:date="2026-08-16T18:14:00Z" w16du:dateUtc="2026-08-16T10:14:00Z">
                <w:rPr>
                  <w:rFonts w:ascii="Cambria Math" w:hAnsi="Cambria Math"/>
                </w:rPr>
              </w:del>
            </m:ctrlPr>
          </m:sSubPr>
          <m:e>
            <m:r>
              <w:del w:id="1271" w:author="Siyang Li" w:date="2026-08-16T18:14:00Z" w16du:dateUtc="2026-08-16T10:14:00Z">
                <w:rPr>
                  <w:rFonts w:ascii="Cambria Math" w:hAnsi="Cambria Math"/>
                </w:rPr>
                <m:t>Y</m:t>
              </w:del>
            </m:r>
          </m:e>
          <m:sub>
            <m:d>
              <m:dPr>
                <m:ctrlPr>
                  <w:del w:id="1272" w:author="Siyang Li" w:date="2026-08-16T18:14:00Z" w16du:dateUtc="2026-08-16T10:14:00Z">
                    <w:rPr>
                      <w:rFonts w:ascii="Cambria Math" w:hAnsi="Cambria Math"/>
                    </w:rPr>
                  </w:del>
                </m:ctrlPr>
              </m:dPr>
              <m:e>
                <m:r>
                  <w:del w:id="1273" w:author="Siyang Li" w:date="2026-08-16T18:14:00Z" w16du:dateUtc="2026-08-16T10:14:00Z">
                    <w:rPr>
                      <w:rFonts w:ascii="Cambria Math" w:hAnsi="Cambria Math"/>
                    </w:rPr>
                    <m:t>i,t</m:t>
                  </w:del>
                </m:r>
              </m:e>
            </m:d>
          </m:sub>
        </m:sSub>
        <m:r>
          <w:del w:id="1274" w:author="Siyang Li" w:date="2026-08-16T18:14:00Z" w16du:dateUtc="2026-08-16T10:14:00Z">
            <w:rPr>
              <w:rFonts w:ascii="Cambria Math" w:hAnsi="Cambria Math"/>
            </w:rPr>
            <m:t>=</m:t>
          </w:del>
        </m:r>
        <m:d>
          <m:dPr>
            <m:ctrlPr>
              <w:del w:id="1275" w:author="Siyang Li" w:date="2026-08-16T18:14:00Z" w16du:dateUtc="2026-08-16T10:14:00Z">
                <w:rPr>
                  <w:rFonts w:ascii="Cambria Math" w:hAnsi="Cambria Math"/>
                </w:rPr>
              </w:del>
            </m:ctrlPr>
          </m:dPr>
          <m:e>
            <m:r>
              <w:del w:id="1276" w:author="Siyang Li" w:date="2026-08-16T18:14:00Z" w16du:dateUtc="2026-08-16T10:14:00Z">
                <w:rPr>
                  <w:rFonts w:ascii="Cambria Math" w:hAnsi="Cambria Math"/>
                </w:rPr>
                <m:t>Rationa</m:t>
              </w:del>
            </m:r>
            <m:sSubSup>
              <m:sSubSupPr>
                <m:ctrlPr>
                  <w:del w:id="1277" w:author="Siyang Li" w:date="2026-08-16T18:14:00Z" w16du:dateUtc="2026-08-16T10:14:00Z">
                    <w:rPr>
                      <w:rFonts w:ascii="Cambria Math" w:hAnsi="Cambria Math"/>
                    </w:rPr>
                  </w:del>
                </m:ctrlPr>
              </m:sSubSupPr>
              <m:e>
                <m:r>
                  <w:del w:id="1278" w:author="Siyang Li" w:date="2026-08-16T18:14:00Z" w16du:dateUtc="2026-08-16T10:14:00Z">
                    <w:rPr>
                      <w:rFonts w:ascii="Cambria Math" w:hAnsi="Cambria Math"/>
                    </w:rPr>
                    <m:t>l</m:t>
                  </w:del>
                </m:r>
              </m:e>
              <m:sub>
                <m:d>
                  <m:dPr>
                    <m:ctrlPr>
                      <w:del w:id="1279" w:author="Siyang Li" w:date="2026-08-16T18:14:00Z" w16du:dateUtc="2026-08-16T10:14:00Z">
                        <w:rPr>
                          <w:rFonts w:ascii="Cambria Math" w:hAnsi="Cambria Math"/>
                        </w:rPr>
                      </w:del>
                    </m:ctrlPr>
                  </m:dPr>
                  <m:e>
                    <m:r>
                      <w:del w:id="1280" w:author="Siyang Li" w:date="2026-08-16T18:14:00Z" w16du:dateUtc="2026-08-16T10:14:00Z">
                        <w:rPr>
                          <w:rFonts w:ascii="Cambria Math" w:hAnsi="Cambria Math"/>
                        </w:rPr>
                        <m:t>i,t</m:t>
                      </w:del>
                    </m:r>
                  </m:e>
                </m:d>
              </m:sub>
              <m:sup>
                <m:r>
                  <w:del w:id="1281" w:author="Siyang Li" w:date="2026-08-16T18:14:00Z" w16du:dateUtc="2026-08-16T10:14:00Z">
                    <w:rPr>
                      <w:rFonts w:ascii="Cambria Math" w:hAnsi="Cambria Math"/>
                    </w:rPr>
                    <m:t>C</m:t>
                  </w:del>
                </m:r>
              </m:sup>
            </m:sSubSup>
            <m:r>
              <w:del w:id="1282" w:author="Siyang Li" w:date="2026-08-16T18:14:00Z" w16du:dateUtc="2026-08-16T10:14:00Z">
                <w:rPr>
                  <w:rFonts w:ascii="Cambria Math" w:hAnsi="Cambria Math"/>
                </w:rPr>
                <m:t>eleb,Fanati</m:t>
              </w:del>
            </m:r>
            <m:sSubSup>
              <m:sSubSupPr>
                <m:ctrlPr>
                  <w:del w:id="1283" w:author="Siyang Li" w:date="2026-08-16T18:14:00Z" w16du:dateUtc="2026-08-16T10:14:00Z">
                    <w:rPr>
                      <w:rFonts w:ascii="Cambria Math" w:hAnsi="Cambria Math"/>
                    </w:rPr>
                  </w:del>
                </m:ctrlPr>
              </m:sSubSupPr>
              <m:e>
                <m:r>
                  <w:del w:id="1284" w:author="Siyang Li" w:date="2026-08-16T18:14:00Z" w16du:dateUtc="2026-08-16T10:14:00Z">
                    <w:rPr>
                      <w:rFonts w:ascii="Cambria Math" w:hAnsi="Cambria Math"/>
                    </w:rPr>
                    <m:t>c</m:t>
                  </w:del>
                </m:r>
              </m:e>
              <m:sub>
                <m:d>
                  <m:dPr>
                    <m:ctrlPr>
                      <w:del w:id="1285" w:author="Siyang Li" w:date="2026-08-16T18:14:00Z" w16du:dateUtc="2026-08-16T10:14:00Z">
                        <w:rPr>
                          <w:rFonts w:ascii="Cambria Math" w:hAnsi="Cambria Math"/>
                        </w:rPr>
                      </w:del>
                    </m:ctrlPr>
                  </m:dPr>
                  <m:e>
                    <m:r>
                      <w:del w:id="1286" w:author="Siyang Li" w:date="2026-08-16T18:14:00Z" w16du:dateUtc="2026-08-16T10:14:00Z">
                        <w:rPr>
                          <w:rFonts w:ascii="Cambria Math" w:hAnsi="Cambria Math"/>
                        </w:rPr>
                        <m:t>i,t</m:t>
                      </w:del>
                    </m:r>
                  </m:e>
                </m:d>
              </m:sub>
              <m:sup>
                <m:r>
                  <w:del w:id="1287" w:author="Siyang Li" w:date="2026-08-16T18:14:00Z" w16du:dateUtc="2026-08-16T10:14:00Z">
                    <w:rPr>
                      <w:rFonts w:ascii="Cambria Math" w:hAnsi="Cambria Math"/>
                    </w:rPr>
                    <m:t>C</m:t>
                  </w:del>
                </m:r>
              </m:sup>
            </m:sSubSup>
            <m:r>
              <w:del w:id="1288" w:author="Siyang Li" w:date="2026-08-16T18:14:00Z" w16du:dateUtc="2026-08-16T10:14:00Z">
                <w:rPr>
                  <w:rFonts w:ascii="Cambria Math" w:hAnsi="Cambria Math"/>
                </w:rPr>
                <m:t>eleb,Naiv</m:t>
              </w:del>
            </m:r>
            <m:sSubSup>
              <m:sSubSupPr>
                <m:ctrlPr>
                  <w:del w:id="1289" w:author="Siyang Li" w:date="2026-08-16T18:14:00Z" w16du:dateUtc="2026-08-16T10:14:00Z">
                    <w:rPr>
                      <w:rFonts w:ascii="Cambria Math" w:hAnsi="Cambria Math"/>
                    </w:rPr>
                  </w:del>
                </m:ctrlPr>
              </m:sSubSupPr>
              <m:e>
                <m:r>
                  <w:del w:id="1290" w:author="Siyang Li" w:date="2026-08-16T18:14:00Z" w16du:dateUtc="2026-08-16T10:14:00Z">
                    <w:rPr>
                      <w:rFonts w:ascii="Cambria Math" w:hAnsi="Cambria Math"/>
                    </w:rPr>
                    <m:t>e</m:t>
                  </w:del>
                </m:r>
              </m:e>
              <m:sub>
                <m:d>
                  <m:dPr>
                    <m:ctrlPr>
                      <w:del w:id="1291" w:author="Siyang Li" w:date="2026-08-16T18:14:00Z" w16du:dateUtc="2026-08-16T10:14:00Z">
                        <w:rPr>
                          <w:rFonts w:ascii="Cambria Math" w:hAnsi="Cambria Math"/>
                        </w:rPr>
                      </w:del>
                    </m:ctrlPr>
                  </m:dPr>
                  <m:e>
                    <m:r>
                      <w:del w:id="1292" w:author="Siyang Li" w:date="2026-08-16T18:14:00Z" w16du:dateUtc="2026-08-16T10:14:00Z">
                        <w:rPr>
                          <w:rFonts w:ascii="Cambria Math" w:hAnsi="Cambria Math"/>
                        </w:rPr>
                        <m:t>i,t</m:t>
                      </w:del>
                    </m:r>
                  </m:e>
                </m:d>
              </m:sub>
              <m:sup>
                <m:r>
                  <w:del w:id="1293" w:author="Siyang Li" w:date="2026-08-16T18:14:00Z" w16du:dateUtc="2026-08-16T10:14:00Z">
                    <w:rPr>
                      <w:rFonts w:ascii="Cambria Math" w:hAnsi="Cambria Math"/>
                    </w:rPr>
                    <m:t>C</m:t>
                  </w:del>
                </m:r>
              </m:sup>
            </m:sSubSup>
            <m:r>
              <w:del w:id="1294" w:author="Siyang Li" w:date="2026-08-16T18:14:00Z" w16du:dateUtc="2026-08-16T10:14:00Z">
                <w:rPr>
                  <w:rFonts w:ascii="Cambria Math" w:hAnsi="Cambria Math"/>
                </w:rPr>
                <m:t>eleb,Rationa</m:t>
              </w:del>
            </m:r>
            <m:sSubSup>
              <m:sSubSupPr>
                <m:ctrlPr>
                  <w:del w:id="1295" w:author="Siyang Li" w:date="2026-08-16T18:14:00Z" w16du:dateUtc="2026-08-16T10:14:00Z">
                    <w:rPr>
                      <w:rFonts w:ascii="Cambria Math" w:hAnsi="Cambria Math"/>
                    </w:rPr>
                  </w:del>
                </m:ctrlPr>
              </m:sSubSupPr>
              <m:e>
                <m:r>
                  <w:del w:id="1296" w:author="Siyang Li" w:date="2026-08-16T18:14:00Z" w16du:dateUtc="2026-08-16T10:14:00Z">
                    <w:rPr>
                      <w:rFonts w:ascii="Cambria Math" w:hAnsi="Cambria Math"/>
                    </w:rPr>
                    <m:t>l</m:t>
                  </w:del>
                </m:r>
              </m:e>
              <m:sub>
                <m:d>
                  <m:dPr>
                    <m:ctrlPr>
                      <w:del w:id="1297" w:author="Siyang Li" w:date="2026-08-16T18:14:00Z" w16du:dateUtc="2026-08-16T10:14:00Z">
                        <w:rPr>
                          <w:rFonts w:ascii="Cambria Math" w:hAnsi="Cambria Math"/>
                        </w:rPr>
                      </w:del>
                    </m:ctrlPr>
                  </m:dPr>
                  <m:e>
                    <m:r>
                      <w:del w:id="1298" w:author="Siyang Li" w:date="2026-08-16T18:14:00Z" w16du:dateUtc="2026-08-16T10:14:00Z">
                        <w:rPr>
                          <w:rFonts w:ascii="Cambria Math" w:hAnsi="Cambria Math"/>
                        </w:rPr>
                        <m:t>i,t</m:t>
                      </w:del>
                    </m:r>
                  </m:e>
                </m:d>
              </m:sub>
              <m:sup>
                <m:r>
                  <w:del w:id="1299" w:author="Siyang Li" w:date="2026-08-16T18:14:00Z" w16du:dateUtc="2026-08-16T10:14:00Z">
                    <w:rPr>
                      <w:rFonts w:ascii="Cambria Math" w:hAnsi="Cambria Math"/>
                    </w:rPr>
                    <m:t>O</m:t>
                  </w:del>
                </m:r>
              </m:sup>
            </m:sSubSup>
            <m:r>
              <w:del w:id="1300" w:author="Siyang Li" w:date="2026-08-16T18:14:00Z" w16du:dateUtc="2026-08-16T10:14:00Z">
                <w:rPr>
                  <w:rFonts w:ascii="Cambria Math" w:hAnsi="Cambria Math"/>
                </w:rPr>
                <m:t>ther,Fanati</m:t>
              </w:del>
            </m:r>
            <m:sSubSup>
              <m:sSubSupPr>
                <m:ctrlPr>
                  <w:del w:id="1301" w:author="Siyang Li" w:date="2026-08-16T18:14:00Z" w16du:dateUtc="2026-08-16T10:14:00Z">
                    <w:rPr>
                      <w:rFonts w:ascii="Cambria Math" w:hAnsi="Cambria Math"/>
                    </w:rPr>
                  </w:del>
                </m:ctrlPr>
              </m:sSubSupPr>
              <m:e>
                <m:r>
                  <w:del w:id="1302" w:author="Siyang Li" w:date="2026-08-16T18:14:00Z" w16du:dateUtc="2026-08-16T10:14:00Z">
                    <w:rPr>
                      <w:rFonts w:ascii="Cambria Math" w:hAnsi="Cambria Math"/>
                    </w:rPr>
                    <m:t>c</m:t>
                  </w:del>
                </m:r>
              </m:e>
              <m:sub>
                <m:d>
                  <m:dPr>
                    <m:ctrlPr>
                      <w:del w:id="1303" w:author="Siyang Li" w:date="2026-08-16T18:14:00Z" w16du:dateUtc="2026-08-16T10:14:00Z">
                        <w:rPr>
                          <w:rFonts w:ascii="Cambria Math" w:hAnsi="Cambria Math"/>
                        </w:rPr>
                      </w:del>
                    </m:ctrlPr>
                  </m:dPr>
                  <m:e>
                    <m:r>
                      <w:del w:id="1304" w:author="Siyang Li" w:date="2026-08-16T18:14:00Z" w16du:dateUtc="2026-08-16T10:14:00Z">
                        <w:rPr>
                          <w:rFonts w:ascii="Cambria Math" w:hAnsi="Cambria Math"/>
                        </w:rPr>
                        <m:t>i,t</m:t>
                      </w:del>
                    </m:r>
                  </m:e>
                </m:d>
              </m:sub>
              <m:sup>
                <m:r>
                  <w:del w:id="1305" w:author="Siyang Li" w:date="2026-08-16T18:14:00Z" w16du:dateUtc="2026-08-16T10:14:00Z">
                    <w:rPr>
                      <w:rFonts w:ascii="Cambria Math" w:hAnsi="Cambria Math"/>
                    </w:rPr>
                    <m:t>O</m:t>
                  </w:del>
                </m:r>
              </m:sup>
            </m:sSubSup>
            <m:r>
              <w:del w:id="1306" w:author="Siyang Li" w:date="2026-08-16T18:14:00Z" w16du:dateUtc="2026-08-16T10:14:00Z">
                <w:rPr>
                  <w:rFonts w:ascii="Cambria Math" w:hAnsi="Cambria Math"/>
                </w:rPr>
                <m:t>ther,Naiv</m:t>
              </w:del>
            </m:r>
            <m:sSubSup>
              <m:sSubSupPr>
                <m:ctrlPr>
                  <w:del w:id="1307" w:author="Siyang Li" w:date="2026-08-16T18:14:00Z" w16du:dateUtc="2026-08-16T10:14:00Z">
                    <w:rPr>
                      <w:rFonts w:ascii="Cambria Math" w:hAnsi="Cambria Math"/>
                    </w:rPr>
                  </w:del>
                </m:ctrlPr>
              </m:sSubSupPr>
              <m:e>
                <m:r>
                  <w:del w:id="1308" w:author="Siyang Li" w:date="2026-08-16T18:14:00Z" w16du:dateUtc="2026-08-16T10:14:00Z">
                    <w:rPr>
                      <w:rFonts w:ascii="Cambria Math" w:hAnsi="Cambria Math"/>
                    </w:rPr>
                    <m:t>e</m:t>
                  </w:del>
                </m:r>
              </m:e>
              <m:sub>
                <m:d>
                  <m:dPr>
                    <m:ctrlPr>
                      <w:del w:id="1309" w:author="Siyang Li" w:date="2026-08-16T18:14:00Z" w16du:dateUtc="2026-08-16T10:14:00Z">
                        <w:rPr>
                          <w:rFonts w:ascii="Cambria Math" w:hAnsi="Cambria Math"/>
                        </w:rPr>
                      </w:del>
                    </m:ctrlPr>
                  </m:dPr>
                  <m:e>
                    <m:r>
                      <w:del w:id="1310" w:author="Siyang Li" w:date="2026-08-16T18:14:00Z" w16du:dateUtc="2026-08-16T10:14:00Z">
                        <w:rPr>
                          <w:rFonts w:ascii="Cambria Math" w:hAnsi="Cambria Math"/>
                        </w:rPr>
                        <m:t>i,t</m:t>
                      </w:del>
                    </m:r>
                  </m:e>
                </m:d>
              </m:sub>
              <m:sup>
                <m:r>
                  <w:del w:id="1311" w:author="Siyang Li" w:date="2026-08-16T18:14:00Z" w16du:dateUtc="2026-08-16T10:14:00Z">
                    <w:rPr>
                      <w:rFonts w:ascii="Cambria Math" w:hAnsi="Cambria Math"/>
                    </w:rPr>
                    <m:t>O</m:t>
                  </w:del>
                </m:r>
              </m:sup>
            </m:sSubSup>
            <m:r>
              <w:del w:id="1312" w:author="Siyang Li" w:date="2026-08-16T18:14:00Z" w16du:dateUtc="2026-08-16T10:14:00Z">
                <w:rPr>
                  <w:rFonts w:ascii="Cambria Math" w:hAnsi="Cambria Math"/>
                </w:rPr>
                <m:t>ther,Retur</m:t>
              </w:del>
            </m:r>
            <m:sSub>
              <m:sSubPr>
                <m:ctrlPr>
                  <w:del w:id="1313" w:author="Siyang Li" w:date="2026-08-16T18:14:00Z" w16du:dateUtc="2026-08-16T10:14:00Z">
                    <w:rPr>
                      <w:rFonts w:ascii="Cambria Math" w:hAnsi="Cambria Math"/>
                    </w:rPr>
                  </w:del>
                </m:ctrlPr>
              </m:sSubPr>
              <m:e>
                <m:r>
                  <w:del w:id="1314" w:author="Siyang Li" w:date="2026-08-16T18:14:00Z" w16du:dateUtc="2026-08-16T10:14:00Z">
                    <w:rPr>
                      <w:rFonts w:ascii="Cambria Math" w:hAnsi="Cambria Math"/>
                    </w:rPr>
                    <m:t>n</m:t>
                  </w:del>
                </m:r>
              </m:e>
              <m:sub>
                <m:d>
                  <m:dPr>
                    <m:ctrlPr>
                      <w:del w:id="1315" w:author="Siyang Li" w:date="2026-08-16T18:14:00Z" w16du:dateUtc="2026-08-16T10:14:00Z">
                        <w:rPr>
                          <w:rFonts w:ascii="Cambria Math" w:hAnsi="Cambria Math"/>
                        </w:rPr>
                      </w:del>
                    </m:ctrlPr>
                  </m:dPr>
                  <m:e>
                    <m:r>
                      <w:del w:id="1316" w:author="Siyang Li" w:date="2026-08-16T18:14:00Z" w16du:dateUtc="2026-08-16T10:14:00Z">
                        <w:rPr>
                          <w:rFonts w:ascii="Cambria Math" w:hAnsi="Cambria Math"/>
                        </w:rPr>
                        <m:t>i,t</m:t>
                      </w:del>
                    </m:r>
                  </m:e>
                </m:d>
              </m:sub>
            </m:sSub>
            <m:r>
              <w:del w:id="1317" w:author="Siyang Li" w:date="2026-08-16T18:14:00Z" w16du:dateUtc="2026-08-16T10:14:00Z">
                <w:rPr>
                  <w:rFonts w:ascii="Cambria Math" w:hAnsi="Cambria Math"/>
                </w:rPr>
                <m:t>,RetailFlo</m:t>
              </w:del>
            </m:r>
            <m:sSub>
              <m:sSubPr>
                <m:ctrlPr>
                  <w:del w:id="1318" w:author="Siyang Li" w:date="2026-08-16T18:14:00Z" w16du:dateUtc="2026-08-16T10:14:00Z">
                    <w:rPr>
                      <w:rFonts w:ascii="Cambria Math" w:hAnsi="Cambria Math"/>
                    </w:rPr>
                  </w:del>
                </m:ctrlPr>
              </m:sSubPr>
              <m:e>
                <m:r>
                  <w:del w:id="1319" w:author="Siyang Li" w:date="2026-08-16T18:14:00Z" w16du:dateUtc="2026-08-16T10:14:00Z">
                    <w:rPr>
                      <w:rFonts w:ascii="Cambria Math" w:hAnsi="Cambria Math"/>
                    </w:rPr>
                    <m:t>w</m:t>
                  </w:del>
                </m:r>
              </m:e>
              <m:sub>
                <m:d>
                  <m:dPr>
                    <m:ctrlPr>
                      <w:del w:id="1320" w:author="Siyang Li" w:date="2026-08-16T18:14:00Z" w16du:dateUtc="2026-08-16T10:14:00Z">
                        <w:rPr>
                          <w:rFonts w:ascii="Cambria Math" w:hAnsi="Cambria Math"/>
                        </w:rPr>
                      </w:del>
                    </m:ctrlPr>
                  </m:dPr>
                  <m:e>
                    <m:r>
                      <w:del w:id="1321" w:author="Siyang Li" w:date="2026-08-16T18:14:00Z" w16du:dateUtc="2026-08-16T10:14:00Z">
                        <w:rPr>
                          <w:rFonts w:ascii="Cambria Math" w:hAnsi="Cambria Math"/>
                        </w:rPr>
                        <m:t>i,t</m:t>
                      </w:del>
                    </m:r>
                  </m:e>
                </m:d>
              </m:sub>
            </m:sSub>
            <m:r>
              <w:del w:id="1322" w:author="Siyang Li" w:date="2026-08-16T18:14:00Z" w16du:dateUtc="2026-08-16T10:14:00Z">
                <w:rPr>
                  <w:rFonts w:ascii="Cambria Math" w:hAnsi="Cambria Math"/>
                </w:rPr>
                <m:t>,ShortFlo</m:t>
              </w:del>
            </m:r>
            <m:sSub>
              <m:sSubPr>
                <m:ctrlPr>
                  <w:del w:id="1323" w:author="Siyang Li" w:date="2026-08-16T18:14:00Z" w16du:dateUtc="2026-08-16T10:14:00Z">
                    <w:rPr>
                      <w:rFonts w:ascii="Cambria Math" w:hAnsi="Cambria Math"/>
                    </w:rPr>
                  </w:del>
                </m:ctrlPr>
              </m:sSubPr>
              <m:e>
                <m:r>
                  <w:del w:id="1324" w:author="Siyang Li" w:date="2026-08-16T18:14:00Z" w16du:dateUtc="2026-08-16T10:14:00Z">
                    <w:rPr>
                      <w:rFonts w:ascii="Cambria Math" w:hAnsi="Cambria Math"/>
                    </w:rPr>
                    <m:t>w</m:t>
                  </w:del>
                </m:r>
              </m:e>
              <m:sub>
                <m:d>
                  <m:dPr>
                    <m:ctrlPr>
                      <w:del w:id="1325" w:author="Siyang Li" w:date="2026-08-16T18:14:00Z" w16du:dateUtc="2026-08-16T10:14:00Z">
                        <w:rPr>
                          <w:rFonts w:ascii="Cambria Math" w:hAnsi="Cambria Math"/>
                        </w:rPr>
                      </w:del>
                    </m:ctrlPr>
                  </m:dPr>
                  <m:e>
                    <m:r>
                      <w:del w:id="1326" w:author="Siyang Li" w:date="2026-08-16T18:14:00Z" w16du:dateUtc="2026-08-16T10:14:00Z">
                        <w:rPr>
                          <w:rFonts w:ascii="Cambria Math" w:hAnsi="Cambria Math"/>
                        </w:rPr>
                        <m:t>i,t</m:t>
                      </w:del>
                    </m:r>
                  </m:e>
                </m:d>
              </m:sub>
            </m:sSub>
          </m:e>
        </m:d>
        <m:r>
          <w:del w:id="1327" w:author="Siyang Li" w:date="2026-08-16T18:14:00Z" w16du:dateUtc="2026-08-16T10:14:00Z">
            <w:rPr>
              <w:rFonts w:ascii="Cambria Math" w:hAnsi="Cambria Math"/>
            </w:rPr>
            <m:t>'</m:t>
          </w:del>
        </m:r>
      </m:oMath>
      <w:del w:id="1328" w:author="Siyang Li" w:date="2026-08-16T17:51:00Z" w16du:dateUtc="2026-08-16T09:51:00Z">
        <w:r w:rsidR="00D05E4B" w:rsidDel="00EA02E7">
          <w:rPr>
            <w:rFonts w:hint="eastAsia"/>
            <w:b/>
          </w:rPr>
          <w:delText>5</w:delText>
        </w:r>
      </w:del>
      <w:ins w:id="1329" w:author="Siyang Li" w:date="2026-08-16T17:51:00Z" w16du:dateUtc="2026-08-16T09:51:00Z">
        <w:r w:rsidR="00EA02E7">
          <w:rPr>
            <w:rFonts w:hint="eastAsia"/>
            <w:b/>
          </w:rPr>
          <w:t>6</w:t>
        </w:r>
      </w:ins>
      <w:r w:rsidR="00D05E4B" w:rsidRPr="000F08D2">
        <w:rPr>
          <w:b/>
        </w:rPr>
        <w:t>.</w:t>
      </w:r>
      <w:del w:id="1330" w:author="Siyang Li" w:date="2026-08-07T13:17:00Z" w16du:dateUtc="2026-08-07T05:17:00Z">
        <w:r w:rsidR="00D05E4B" w:rsidRPr="000F08D2" w:rsidDel="0082455A">
          <w:rPr>
            <w:b/>
          </w:rPr>
          <w:delText xml:space="preserve">1 </w:delText>
        </w:r>
      </w:del>
      <w:ins w:id="1331" w:author="Siyang Li" w:date="2026-08-20T19:22:00Z" w16du:dateUtc="2026-08-20T11:22:00Z">
        <w:r w:rsidR="00547272">
          <w:rPr>
            <w:rFonts w:hint="eastAsia"/>
            <w:b/>
          </w:rPr>
          <w:t>1</w:t>
        </w:r>
      </w:ins>
      <w:ins w:id="1332" w:author="Siyang Li" w:date="2026-08-07T13:17:00Z" w16du:dateUtc="2026-08-07T05:17:00Z">
        <w:r w:rsidR="0082455A" w:rsidRPr="000F08D2">
          <w:rPr>
            <w:b/>
          </w:rPr>
          <w:t xml:space="preserve"> </w:t>
        </w:r>
      </w:ins>
      <w:del w:id="1333" w:author="Siyang Li" w:date="2026-08-07T13:17:00Z" w16du:dateUtc="2026-08-07T05:17:00Z">
        <w:r w:rsidR="00100332" w:rsidDel="0082455A">
          <w:rPr>
            <w:rFonts w:hint="eastAsia"/>
            <w:b/>
          </w:rPr>
          <w:delText>Dynamics in Different Time Periods</w:delText>
        </w:r>
      </w:del>
      <w:ins w:id="1334" w:author="Siyang Li" w:date="2026-08-07T13:40:00Z" w16du:dateUtc="2026-08-07T05:40:00Z">
        <w:r w:rsidR="006C7D54">
          <w:rPr>
            <w:rFonts w:hint="eastAsia"/>
            <w:b/>
          </w:rPr>
          <w:t>Technological Progress</w:t>
        </w:r>
      </w:ins>
    </w:p>
    <w:p w14:paraId="45DE55DF" w14:textId="07E6B591" w:rsidR="00251CD0" w:rsidRDefault="008E74B1" w:rsidP="005E33CB">
      <w:pPr>
        <w:spacing w:line="480" w:lineRule="auto"/>
        <w:ind w:firstLine="720"/>
        <w:jc w:val="both"/>
        <w:rPr>
          <w:ins w:id="1335" w:author="Siyang Li" w:date="2026-08-15T16:52:00Z" w16du:dateUtc="2026-08-15T08:52:00Z"/>
        </w:rPr>
      </w:pPr>
      <w:ins w:id="1336" w:author="Siyang Li" w:date="2026-08-17T16:37:00Z" w16du:dateUtc="2026-08-17T08:37:00Z">
        <w:r w:rsidRPr="008E74B1">
          <w:t xml:space="preserve">Technological advances can fundamentally reshape the information environment by changing how information is produced, disseminated, and processed by investors. </w:t>
        </w:r>
      </w:ins>
      <w:ins w:id="1337" w:author="Siyang Li" w:date="2026-08-20T14:02:00Z">
        <w:r w:rsidR="00C80D82" w:rsidRPr="00C80D82">
          <w:t xml:space="preserve">As reported by United Nations Conference Trade and Development in 2025, there are several technological </w:t>
        </w:r>
        <w:r w:rsidR="00C80D82" w:rsidRPr="00C80D82">
          <w:lastRenderedPageBreak/>
          <w:t>advances, such as AI, the Internet of things (IoT), big data, and blockchain over our sample period</w:t>
        </w:r>
      </w:ins>
      <w:ins w:id="1338" w:author="Siyang Li" w:date="2026-08-17T16:37:00Z" w16du:dateUtc="2026-08-17T08:37:00Z">
        <w:r w:rsidRPr="008E74B1">
          <w:t xml:space="preserve">.  </w:t>
        </w:r>
      </w:ins>
      <w:ins w:id="1339" w:author="Siyang Li" w:date="2026-08-20T14:03:00Z">
        <w:r w:rsidR="00963534" w:rsidRPr="00963534">
          <w:t>In particular, AI represents a salient technological shift: by late 2024, 45% of U.S. adults had used generative AI (Bick, Blandin, and Deming, 2026). Moreover, by reducing writing time by 40%, AI substantially lowers content-production costs, makes it especially relevant for social media platforms (Noy and Zhang, 2023)</w:t>
        </w:r>
      </w:ins>
      <w:ins w:id="1340" w:author="Siyang Li" w:date="2026-08-17T16:37:00Z" w16du:dateUtc="2026-08-17T08:37:00Z">
        <w:r w:rsidRPr="008E74B1">
          <w:t>. We therefore examine whether the predictive role of social-media communication changes with the emergence of generative AI. To capture this technological shift, we use November 30, 2022, the date of ChatGPT’s public release as a cutoff, and separately estimate the PVAR before and after this cutoff. We expect tone to become less predictive of returns after ChatGPT, as lower content-production costs may increase low-informativeness posts, while retail investors continue to respond to tone and short sellers trade against the resulting sentiment-driven demand</w:t>
        </w:r>
      </w:ins>
      <w:ins w:id="1341" w:author="Siyang Li" w:date="2026-08-15T17:08:00Z">
        <w:r w:rsidR="00F57FB5" w:rsidRPr="00F57FB5">
          <w:t>.</w:t>
        </w:r>
      </w:ins>
      <w:ins w:id="1342" w:author="Siyang Li" w:date="2026-08-17T16:41:00Z" w16du:dateUtc="2026-08-17T08:41:00Z">
        <w:r w:rsidR="00C06E42">
          <w:rPr>
            <w:rFonts w:hint="eastAsia"/>
          </w:rPr>
          <w:t xml:space="preserve"> </w:t>
        </w:r>
        <w:r w:rsidR="00C06E42" w:rsidRPr="00AD0E30">
          <w:t xml:space="preserve">Figure </w:t>
        </w:r>
      </w:ins>
      <w:ins w:id="1343" w:author="Siyang Li" w:date="2026-08-18T20:41:00Z" w16du:dateUtc="2026-08-18T12:41:00Z">
        <w:r w:rsidR="00F144F1">
          <w:rPr>
            <w:rFonts w:hint="eastAsia"/>
          </w:rPr>
          <w:t>7</w:t>
        </w:r>
      </w:ins>
      <w:ins w:id="1344" w:author="Siyang Li" w:date="2026-08-17T16:41:00Z" w16du:dateUtc="2026-08-17T08:41:00Z">
        <w:r w:rsidR="00C06E42" w:rsidRPr="00AD0E30">
          <w:t xml:space="preserve"> shows gradual changes in user composition, with the share of rational investors declining and the fanatic share increasing toward the end of the sample.</w:t>
        </w:r>
      </w:ins>
      <w:ins w:id="1345" w:author="Siyang Li" w:date="2026-08-18T20:58:00Z" w16du:dateUtc="2026-08-18T12:58:00Z">
        <w:r w:rsidR="00383558">
          <w:rPr>
            <w:rFonts w:hint="eastAsia"/>
          </w:rPr>
          <w:t xml:space="preserve"> Figure 1 also shows that average number of commenters </w:t>
        </w:r>
      </w:ins>
      <w:ins w:id="1346" w:author="Siyang Li" w:date="2026-08-18T20:59:00Z" w16du:dateUtc="2026-08-18T12:59:00Z">
        <w:r w:rsidR="00383558">
          <w:rPr>
            <w:rFonts w:hint="eastAsia"/>
          </w:rPr>
          <w:t xml:space="preserve">for fanatic agents </w:t>
        </w:r>
      </w:ins>
      <w:ins w:id="1347" w:author="Siyang Li" w:date="2026-08-18T21:20:00Z" w16du:dateUtc="2026-08-18T13:20:00Z">
        <w:r w:rsidR="0055333B">
          <w:rPr>
            <w:rFonts w:hint="eastAsia"/>
          </w:rPr>
          <w:t>increase</w:t>
        </w:r>
        <w:r w:rsidR="0020467E">
          <w:rPr>
            <w:rFonts w:hint="eastAsia"/>
          </w:rPr>
          <w:t>s</w:t>
        </w:r>
        <w:r w:rsidR="0055333B">
          <w:rPr>
            <w:rFonts w:hint="eastAsia"/>
          </w:rPr>
          <w:t xml:space="preserve"> and </w:t>
        </w:r>
      </w:ins>
      <w:ins w:id="1348" w:author="Siyang Li" w:date="2026-08-18T20:59:00Z" w16du:dateUtc="2026-08-18T12:59:00Z">
        <w:r w:rsidR="00383558">
          <w:rPr>
            <w:rFonts w:hint="eastAsia"/>
          </w:rPr>
          <w:t>dominates in the post-ChatGPT period.</w:t>
        </w:r>
      </w:ins>
      <w:ins w:id="1349" w:author="Siyang Li" w:date="2026-08-15T16:51:00Z">
        <w:r w:rsidR="0055494E" w:rsidRPr="0055494E">
          <w:t xml:space="preserve"> </w:t>
        </w:r>
      </w:ins>
    </w:p>
    <w:p w14:paraId="3ABFC6DE" w14:textId="59C0AD2B" w:rsidR="00B04B2C" w:rsidRDefault="00F86876" w:rsidP="005E33CB">
      <w:pPr>
        <w:spacing w:line="480" w:lineRule="auto"/>
        <w:ind w:firstLine="720"/>
        <w:jc w:val="both"/>
        <w:rPr>
          <w:ins w:id="1350" w:author="Siyang Li" w:date="2026-08-12T14:45:00Z" w16du:dateUtc="2026-08-12T06:45:00Z"/>
        </w:rPr>
      </w:pPr>
      <w:ins w:id="1351" w:author="Siyang Li" w:date="2026-08-17T16:38:00Z" w16du:dateUtc="2026-08-17T08:38:00Z">
        <w:r w:rsidRPr="00F86876">
          <w:t>In Table 10, we find significant differences before and after release of ChatGPT for price discovery and short flows. For belief formation, rational and fanatic tone continue to predict subsequent naïve tone in both periods. For price discovery, agent tones predict future returns only before ChatGPT.</w:t>
        </w:r>
      </w:ins>
      <w:ins w:id="1352" w:author="Siyang Li" w:date="2026-08-18T08:52:00Z" w16du:dateUtc="2026-08-18T00:52:00Z">
        <w:r w:rsidR="00FD21F1" w:rsidRPr="00FD21F1">
          <w:rPr>
            <w:kern w:val="2"/>
          </w:rPr>
          <w:t xml:space="preserve"> </w:t>
        </w:r>
      </w:ins>
      <w:ins w:id="1353" w:author="Siyang Li" w:date="2026-08-18T08:52:00Z">
        <w:r w:rsidR="00FD21F1" w:rsidRPr="00FD21F1">
          <w:t>For example, the coefficient on RationalTone (t-1) declines from 0.0014 (t-stat=4.48) in the pre-ChatGPT period to 0.0009 (t-stat=1.02) in the post-ChatGPT period. Fanatic tone and naïve tone exhibit similar patterns.</w:t>
        </w:r>
      </w:ins>
      <w:ins w:id="1354" w:author="Siyang Li" w:date="2026-08-17T16:38:00Z" w16du:dateUtc="2026-08-17T08:38:00Z">
        <w:r w:rsidRPr="00F86876">
          <w:t xml:space="preserve"> One possible explanation is that the lower cost of content production after ChatGPT increases the supply of less informative posts, thereby diluting the price-relevant information contained in agent tone. For trading dynamics, agent tones continue to positively predict retail flow in both periods, while their relation with short flow switches from </w:t>
        </w:r>
        <w:r w:rsidRPr="00F86876">
          <w:lastRenderedPageBreak/>
          <w:t>negative before ChatGPT to positive afterward.</w:t>
        </w:r>
      </w:ins>
      <w:ins w:id="1355" w:author="Siyang Li" w:date="2026-08-18T08:53:00Z" w16du:dateUtc="2026-08-18T00:53:00Z">
        <w:r w:rsidR="00A41ADE" w:rsidRPr="00A41ADE">
          <w:rPr>
            <w:kern w:val="2"/>
          </w:rPr>
          <w:t xml:space="preserve"> </w:t>
        </w:r>
      </w:ins>
      <w:ins w:id="1356" w:author="Siyang Li" w:date="2026-08-18T08:53:00Z">
        <w:r w:rsidR="00A41ADE" w:rsidRPr="00A41ADE">
          <w:t>For example, the coefficient on RationalTone (t-1) changes from -0.0260 (t-stat=-3.17) in the pre-ChatGPT period to 0.0190 (t-stat=2.80) in the post-ChatGPT period. Similar changes are observed for fanatic tone and naïve tone.</w:t>
        </w:r>
      </w:ins>
      <w:ins w:id="1357" w:author="Siyang Li" w:date="2026-08-17T16:38:00Z" w16du:dateUtc="2026-08-17T08:38:00Z">
        <w:r w:rsidRPr="00F86876">
          <w:t xml:space="preserve"> Intuitively, as the informational value of social-media content for asset prices weakens after ChatGPT, more sophisticated investors increasingly trade against the sentiment conveyed by online discussions</w:t>
        </w:r>
      </w:ins>
      <w:ins w:id="1358" w:author="Siyang Li" w:date="2026-08-15T16:51:00Z">
        <w:r w:rsidR="0055494E" w:rsidRPr="0055494E">
          <w:t>.</w:t>
        </w:r>
      </w:ins>
      <w:ins w:id="1359" w:author="Siyang Li" w:date="2026-08-15T16:51:00Z" w16du:dateUtc="2026-08-15T08:51:00Z">
        <w:r w:rsidR="000A534F">
          <w:rPr>
            <w:rFonts w:hint="eastAsia"/>
          </w:rPr>
          <w:t xml:space="preserve"> </w:t>
        </w:r>
      </w:ins>
      <w:ins w:id="1360" w:author="Siyang Li" w:date="2026-08-15T16:51:00Z">
        <w:r w:rsidR="000A534F" w:rsidRPr="000A534F">
          <w:t>This interpretation is consistent with evidence that AI-generated content can amplify emotion contagion (Hirshleifer et al., 2026), reduce informativeness (Bradshaw et al., 2026), and facilitate misinformation (Emett et al., 2024).</w:t>
        </w:r>
      </w:ins>
    </w:p>
    <w:p w14:paraId="60AD6BB7" w14:textId="777C16F8" w:rsidR="005B60B5" w:rsidRPr="00EA02E7" w:rsidDel="001120DF" w:rsidRDefault="00C46554" w:rsidP="0043295B">
      <w:pPr>
        <w:spacing w:line="480" w:lineRule="auto"/>
        <w:ind w:firstLine="720"/>
        <w:jc w:val="both"/>
        <w:rPr>
          <w:del w:id="1361" w:author="Siyang Li" w:date="2026-08-07T16:59:00Z" w16du:dateUtc="2026-08-07T08:59:00Z"/>
          <w:b/>
          <w:bCs/>
          <w:rPrChange w:id="1362" w:author="Siyang Li" w:date="2026-08-16T17:51:00Z" w16du:dateUtc="2026-08-16T09:51:00Z">
            <w:rPr>
              <w:del w:id="1363" w:author="Siyang Li" w:date="2026-08-07T16:59:00Z" w16du:dateUtc="2026-08-07T08:59:00Z"/>
            </w:rPr>
          </w:rPrChange>
        </w:rPr>
      </w:pPr>
      <w:del w:id="1364" w:author="Siyang Li" w:date="2026-08-07T16:59:00Z" w16du:dateUtc="2026-08-07T08:59:00Z">
        <w:r w:rsidRPr="00EA02E7" w:rsidDel="001120DF">
          <w:rPr>
            <w:b/>
            <w:bCs/>
            <w:rPrChange w:id="1365" w:author="Siyang Li" w:date="2026-08-16T17:51:00Z" w16du:dateUtc="2026-08-16T09:51:00Z">
              <w:rPr/>
            </w:rPrChange>
          </w:rPr>
          <w:delText xml:space="preserve">In this </w:delText>
        </w:r>
        <w:r w:rsidR="0032378D" w:rsidRPr="00EA02E7" w:rsidDel="001120DF">
          <w:rPr>
            <w:b/>
            <w:bCs/>
            <w:rPrChange w:id="1366" w:author="Siyang Li" w:date="2026-08-16T17:51:00Z" w16du:dateUtc="2026-08-16T09:51:00Z">
              <w:rPr/>
            </w:rPrChange>
          </w:rPr>
          <w:delText>sub</w:delText>
        </w:r>
        <w:r w:rsidRPr="00EA02E7" w:rsidDel="001120DF">
          <w:rPr>
            <w:b/>
            <w:bCs/>
            <w:rPrChange w:id="1367" w:author="Siyang Li" w:date="2026-08-16T17:51:00Z" w16du:dateUtc="2026-08-16T09:51:00Z">
              <w:rPr/>
            </w:rPrChange>
          </w:rPr>
          <w:delText xml:space="preserve">section, we provide further discussion </w:delText>
        </w:r>
        <w:r w:rsidR="00353CAB" w:rsidRPr="00EA02E7" w:rsidDel="001120DF">
          <w:rPr>
            <w:b/>
            <w:bCs/>
            <w:rPrChange w:id="1368" w:author="Siyang Li" w:date="2026-08-16T17:51:00Z" w16du:dateUtc="2026-08-16T09:51:00Z">
              <w:rPr/>
            </w:rPrChange>
          </w:rPr>
          <w:delText xml:space="preserve">by considering </w:delText>
        </w:r>
        <w:r w:rsidR="000F3E5F" w:rsidRPr="00EA02E7" w:rsidDel="001120DF">
          <w:rPr>
            <w:b/>
            <w:bCs/>
            <w:rPrChange w:id="1369" w:author="Siyang Li" w:date="2026-08-16T17:51:00Z" w16du:dateUtc="2026-08-16T09:51:00Z">
              <w:rPr/>
            </w:rPrChange>
          </w:rPr>
          <w:delText>how social media dynamics change in different time periods</w:delText>
        </w:r>
        <w:r w:rsidR="00E43023" w:rsidRPr="00EA02E7" w:rsidDel="001120DF">
          <w:rPr>
            <w:b/>
            <w:bCs/>
            <w:rPrChange w:id="1370" w:author="Siyang Li" w:date="2026-08-16T17:51:00Z" w16du:dateUtc="2026-08-16T09:51:00Z">
              <w:rPr/>
            </w:rPrChange>
          </w:rPr>
          <w:delText>.</w:delText>
        </w:r>
        <w:r w:rsidR="00E43023" w:rsidRPr="00EA02E7" w:rsidDel="001120DF">
          <w:rPr>
            <w:b/>
            <w:bCs/>
          </w:rPr>
          <w:delText xml:space="preserve"> </w:delText>
        </w:r>
        <w:r w:rsidR="0030460B" w:rsidRPr="00EA02E7" w:rsidDel="001120DF">
          <w:rPr>
            <w:b/>
            <w:bCs/>
            <w:rPrChange w:id="1371" w:author="Siyang Li" w:date="2026-08-16T17:51:00Z" w16du:dateUtc="2026-08-16T09:51:00Z">
              <w:rPr>
                <w:bCs/>
              </w:rPr>
            </w:rPrChange>
          </w:rPr>
          <w:delText>Since the GME event</w:delText>
        </w:r>
        <w:r w:rsidR="003E4BCE" w:rsidRPr="00EA02E7" w:rsidDel="001120DF">
          <w:rPr>
            <w:b/>
            <w:bCs/>
            <w:rPrChange w:id="1372" w:author="Siyang Li" w:date="2026-08-16T17:51:00Z" w16du:dateUtc="2026-08-16T09:51:00Z">
              <w:rPr>
                <w:bCs/>
              </w:rPr>
            </w:rPrChange>
          </w:rPr>
          <w:delText xml:space="preserve"> </w:delText>
        </w:r>
        <w:r w:rsidR="00553961" w:rsidRPr="00EA02E7" w:rsidDel="001120DF">
          <w:rPr>
            <w:b/>
            <w:bCs/>
            <w:rPrChange w:id="1373" w:author="Siyang Li" w:date="2026-08-16T17:51:00Z" w16du:dateUtc="2026-08-16T09:51:00Z">
              <w:rPr>
                <w:bCs/>
              </w:rPr>
            </w:rPrChange>
          </w:rPr>
          <w:delText xml:space="preserve">attracts substantial </w:delText>
        </w:r>
        <w:r w:rsidR="004101E5" w:rsidRPr="00EA02E7" w:rsidDel="001120DF">
          <w:rPr>
            <w:b/>
            <w:bCs/>
            <w:rPrChange w:id="1374" w:author="Siyang Li" w:date="2026-08-16T17:51:00Z" w16du:dateUtc="2026-08-16T09:51:00Z">
              <w:rPr>
                <w:bCs/>
              </w:rPr>
            </w:rPrChange>
          </w:rPr>
          <w:delText xml:space="preserve">investor </w:delText>
        </w:r>
        <w:r w:rsidR="00553961" w:rsidRPr="00EA02E7" w:rsidDel="001120DF">
          <w:rPr>
            <w:b/>
            <w:bCs/>
            <w:rPrChange w:id="1375" w:author="Siyang Li" w:date="2026-08-16T17:51:00Z" w16du:dateUtc="2026-08-16T09:51:00Z">
              <w:rPr>
                <w:bCs/>
              </w:rPr>
            </w:rPrChange>
          </w:rPr>
          <w:delText>attention</w:delText>
        </w:r>
        <w:r w:rsidR="002A5421" w:rsidRPr="00EA02E7" w:rsidDel="001120DF">
          <w:rPr>
            <w:b/>
            <w:bCs/>
            <w:rPrChange w:id="1376" w:author="Siyang Li" w:date="2026-08-16T17:51:00Z" w16du:dateUtc="2026-08-16T09:51:00Z">
              <w:rPr>
                <w:bCs/>
              </w:rPr>
            </w:rPrChange>
          </w:rPr>
          <w:delText xml:space="preserve"> and makes</w:delText>
        </w:r>
        <w:r w:rsidR="003E4BCE" w:rsidRPr="00EA02E7" w:rsidDel="001120DF">
          <w:rPr>
            <w:b/>
            <w:bCs/>
            <w:rPrChange w:id="1377" w:author="Siyang Li" w:date="2026-08-16T17:51:00Z" w16du:dateUtc="2026-08-16T09:51:00Z">
              <w:rPr>
                <w:bCs/>
              </w:rPr>
            </w:rPrChange>
          </w:rPr>
          <w:delText xml:space="preserve"> investors </w:delText>
        </w:r>
        <w:r w:rsidR="00F331E8" w:rsidRPr="00EA02E7" w:rsidDel="001120DF">
          <w:rPr>
            <w:b/>
            <w:bCs/>
            <w:rPrChange w:id="1378" w:author="Siyang Li" w:date="2026-08-16T17:51:00Z" w16du:dateUtc="2026-08-16T09:51:00Z">
              <w:rPr>
                <w:bCs/>
              </w:rPr>
            </w:rPrChange>
          </w:rPr>
          <w:delText>aware of</w:delText>
        </w:r>
        <w:r w:rsidR="00D5323D" w:rsidRPr="00EA02E7" w:rsidDel="001120DF">
          <w:rPr>
            <w:b/>
            <w:bCs/>
            <w:rPrChange w:id="1379" w:author="Siyang Li" w:date="2026-08-16T17:51:00Z" w16du:dateUtc="2026-08-16T09:51:00Z">
              <w:rPr>
                <w:bCs/>
              </w:rPr>
            </w:rPrChange>
          </w:rPr>
          <w:delText xml:space="preserve"> social media</w:delText>
        </w:r>
        <w:r w:rsidR="005A783E" w:rsidRPr="00EA02E7" w:rsidDel="001120DF">
          <w:rPr>
            <w:b/>
            <w:bCs/>
            <w:rPrChange w:id="1380" w:author="Siyang Li" w:date="2026-08-16T17:51:00Z" w16du:dateUtc="2026-08-16T09:51:00Z">
              <w:rPr>
                <w:bCs/>
              </w:rPr>
            </w:rPrChange>
          </w:rPr>
          <w:delText>’s</w:delText>
        </w:r>
        <w:r w:rsidR="00D5323D" w:rsidRPr="00EA02E7" w:rsidDel="001120DF">
          <w:rPr>
            <w:b/>
            <w:bCs/>
            <w:rPrChange w:id="1381" w:author="Siyang Li" w:date="2026-08-16T17:51:00Z" w16du:dateUtc="2026-08-16T09:51:00Z">
              <w:rPr>
                <w:bCs/>
              </w:rPr>
            </w:rPrChange>
          </w:rPr>
          <w:delText xml:space="preserve"> </w:delText>
        </w:r>
        <w:r w:rsidR="005A783E" w:rsidRPr="00EA02E7" w:rsidDel="001120DF">
          <w:rPr>
            <w:b/>
            <w:bCs/>
            <w:rPrChange w:id="1382" w:author="Siyang Li" w:date="2026-08-16T17:51:00Z" w16du:dateUtc="2026-08-16T09:51:00Z">
              <w:rPr>
                <w:bCs/>
              </w:rPr>
            </w:rPrChange>
          </w:rPr>
          <w:delText>impact</w:delText>
        </w:r>
        <w:r w:rsidR="00D5323D" w:rsidRPr="00EA02E7" w:rsidDel="001120DF">
          <w:rPr>
            <w:b/>
            <w:bCs/>
            <w:rPrChange w:id="1383" w:author="Siyang Li" w:date="2026-08-16T17:51:00Z" w16du:dateUtc="2026-08-16T09:51:00Z">
              <w:rPr>
                <w:bCs/>
              </w:rPr>
            </w:rPrChange>
          </w:rPr>
          <w:delText xml:space="preserve"> on prices</w:delText>
        </w:r>
        <w:r w:rsidR="000418D0" w:rsidRPr="00EA02E7" w:rsidDel="001120DF">
          <w:rPr>
            <w:b/>
            <w:bCs/>
            <w:rPrChange w:id="1384" w:author="Siyang Li" w:date="2026-08-16T17:51:00Z" w16du:dateUtc="2026-08-16T09:51:00Z">
              <w:rPr>
                <w:bCs/>
              </w:rPr>
            </w:rPrChange>
          </w:rPr>
          <w:delText xml:space="preserve">, </w:delText>
        </w:r>
        <w:r w:rsidR="00BA3F4A" w:rsidRPr="00EA02E7" w:rsidDel="001120DF">
          <w:rPr>
            <w:b/>
            <w:bCs/>
            <w:rPrChange w:id="1385" w:author="Siyang Li" w:date="2026-08-16T17:51:00Z" w16du:dateUtc="2026-08-16T09:51:00Z">
              <w:rPr>
                <w:bCs/>
              </w:rPr>
            </w:rPrChange>
          </w:rPr>
          <w:delText xml:space="preserve">the dynamics might be different before, during and after the GME episode. </w:delText>
        </w:r>
        <w:r w:rsidR="0043295B" w:rsidRPr="00EA02E7" w:rsidDel="001120DF">
          <w:rPr>
            <w:b/>
            <w:bCs/>
            <w:rPrChange w:id="1386" w:author="Siyang Li" w:date="2026-08-16T17:51:00Z" w16du:dateUtc="2026-08-16T09:51:00Z">
              <w:rPr>
                <w:bCs/>
              </w:rPr>
            </w:rPrChange>
          </w:rPr>
          <w:delText>Therefore, w</w:delText>
        </w:r>
        <w:r w:rsidR="00C93786" w:rsidRPr="00EA02E7" w:rsidDel="001120DF">
          <w:rPr>
            <w:b/>
            <w:bCs/>
            <w:rPrChange w:id="1387" w:author="Siyang Li" w:date="2026-08-16T17:51:00Z" w16du:dateUtc="2026-08-16T09:51:00Z">
              <w:rPr/>
            </w:rPrChange>
          </w:rPr>
          <w:delText>e divide the whole s</w:delText>
        </w:r>
        <w:r w:rsidR="00BA3F4A" w:rsidRPr="00EA02E7" w:rsidDel="001120DF">
          <w:rPr>
            <w:b/>
            <w:bCs/>
            <w:rPrChange w:id="1388" w:author="Siyang Li" w:date="2026-08-16T17:51:00Z" w16du:dateUtc="2026-08-16T09:51:00Z">
              <w:rPr/>
            </w:rPrChange>
          </w:rPr>
          <w:delText>ample into three time periods: p</w:delText>
        </w:r>
        <w:r w:rsidR="00C93786" w:rsidRPr="00EA02E7" w:rsidDel="001120DF">
          <w:rPr>
            <w:b/>
            <w:bCs/>
            <w:rPrChange w:id="1389" w:author="Siyang Li" w:date="2026-08-16T17:51:00Z" w16du:dateUtc="2026-08-16T09:51:00Z">
              <w:rPr/>
            </w:rPrChange>
          </w:rPr>
          <w:delText>re</w:delText>
        </w:r>
        <w:r w:rsidR="00A13DD1" w:rsidRPr="00EA02E7" w:rsidDel="001120DF">
          <w:rPr>
            <w:b/>
            <w:bCs/>
            <w:rPrChange w:id="1390" w:author="Siyang Li" w:date="2026-08-16T17:51:00Z" w16du:dateUtc="2026-08-16T09:51:00Z">
              <w:rPr/>
            </w:rPrChange>
          </w:rPr>
          <w:delText>-</w:delText>
        </w:r>
        <w:r w:rsidR="00BA3F4A" w:rsidRPr="00EA02E7" w:rsidDel="001120DF">
          <w:rPr>
            <w:b/>
            <w:bCs/>
            <w:rPrChange w:id="1391" w:author="Siyang Li" w:date="2026-08-16T17:51:00Z" w16du:dateUtc="2026-08-16T09:51:00Z">
              <w:rPr/>
            </w:rPrChange>
          </w:rPr>
          <w:delText>GME (2020/1-2020/12), d</w:delText>
        </w:r>
        <w:r w:rsidR="00C93786" w:rsidRPr="00EA02E7" w:rsidDel="001120DF">
          <w:rPr>
            <w:b/>
            <w:bCs/>
            <w:rPrChange w:id="1392" w:author="Siyang Li" w:date="2026-08-16T17:51:00Z" w16du:dateUtc="2026-08-16T09:51:00Z">
              <w:rPr/>
            </w:rPrChange>
          </w:rPr>
          <w:delText>uring</w:delText>
        </w:r>
        <w:r w:rsidR="00A13DD1" w:rsidRPr="00EA02E7" w:rsidDel="001120DF">
          <w:rPr>
            <w:b/>
            <w:bCs/>
            <w:rPrChange w:id="1393" w:author="Siyang Li" w:date="2026-08-16T17:51:00Z" w16du:dateUtc="2026-08-16T09:51:00Z">
              <w:rPr/>
            </w:rPrChange>
          </w:rPr>
          <w:delText>-</w:delText>
        </w:r>
        <w:r w:rsidR="00BA3F4A" w:rsidRPr="00EA02E7" w:rsidDel="001120DF">
          <w:rPr>
            <w:b/>
            <w:bCs/>
            <w:rPrChange w:id="1394" w:author="Siyang Li" w:date="2026-08-16T17:51:00Z" w16du:dateUtc="2026-08-16T09:51:00Z">
              <w:rPr/>
            </w:rPrChange>
          </w:rPr>
          <w:delText>GME (2021/1-2021/2), and p</w:delText>
        </w:r>
        <w:r w:rsidR="00C93786" w:rsidRPr="00EA02E7" w:rsidDel="001120DF">
          <w:rPr>
            <w:b/>
            <w:bCs/>
            <w:rPrChange w:id="1395" w:author="Siyang Li" w:date="2026-08-16T17:51:00Z" w16du:dateUtc="2026-08-16T09:51:00Z">
              <w:rPr/>
            </w:rPrChange>
          </w:rPr>
          <w:delText>ost</w:delText>
        </w:r>
        <w:r w:rsidR="00A13DD1" w:rsidRPr="00EA02E7" w:rsidDel="001120DF">
          <w:rPr>
            <w:b/>
            <w:bCs/>
            <w:rPrChange w:id="1396" w:author="Siyang Li" w:date="2026-08-16T17:51:00Z" w16du:dateUtc="2026-08-16T09:51:00Z">
              <w:rPr/>
            </w:rPrChange>
          </w:rPr>
          <w:delText>-</w:delText>
        </w:r>
        <w:r w:rsidR="00C93786" w:rsidRPr="00EA02E7" w:rsidDel="001120DF">
          <w:rPr>
            <w:b/>
            <w:bCs/>
            <w:rPrChange w:id="1397" w:author="Siyang Li" w:date="2026-08-16T17:51:00Z" w16du:dateUtc="2026-08-16T09:51:00Z">
              <w:rPr/>
            </w:rPrChange>
          </w:rPr>
          <w:delText>GME (2021/3-2023/12).</w:delText>
        </w:r>
        <w:r w:rsidR="00A86AA5" w:rsidRPr="00EA02E7" w:rsidDel="001120DF">
          <w:rPr>
            <w:b/>
            <w:bCs/>
            <w:rPrChange w:id="1398" w:author="Siyang Li" w:date="2026-08-16T17:51:00Z" w16du:dateUtc="2026-08-16T09:51:00Z">
              <w:rPr/>
            </w:rPrChange>
          </w:rPr>
          <w:delText xml:space="preserve"> </w:delText>
        </w:r>
        <w:r w:rsidR="00EE44F1" w:rsidRPr="00EA02E7" w:rsidDel="001120DF">
          <w:rPr>
            <w:b/>
            <w:bCs/>
            <w:rPrChange w:id="1399" w:author="Siyang Li" w:date="2026-08-16T17:51:00Z" w16du:dateUtc="2026-08-16T09:51:00Z">
              <w:rPr/>
            </w:rPrChange>
          </w:rPr>
          <w:delText xml:space="preserve">After the GME episode, all investors become aware of the social network effect on prices, and they might tend to follow it rather than go against it. Therefore, we </w:delText>
        </w:r>
        <w:r w:rsidR="00661A4B" w:rsidRPr="00EA02E7" w:rsidDel="001120DF">
          <w:rPr>
            <w:b/>
            <w:bCs/>
            <w:rPrChange w:id="1400" w:author="Siyang Li" w:date="2026-08-16T17:51:00Z" w16du:dateUtc="2026-08-16T09:51:00Z">
              <w:rPr/>
            </w:rPrChange>
          </w:rPr>
          <w:delText xml:space="preserve">expect </w:delText>
        </w:r>
        <w:r w:rsidR="00EE44F1" w:rsidRPr="00EA02E7" w:rsidDel="001120DF">
          <w:rPr>
            <w:b/>
            <w:bCs/>
            <w:rPrChange w:id="1401" w:author="Siyang Li" w:date="2026-08-16T17:51:00Z" w16du:dateUtc="2026-08-16T09:51:00Z">
              <w:rPr/>
            </w:rPrChange>
          </w:rPr>
          <w:delText xml:space="preserve">that </w:delText>
        </w:r>
        <w:r w:rsidR="009C0078" w:rsidRPr="00EA02E7" w:rsidDel="001120DF">
          <w:rPr>
            <w:b/>
            <w:bCs/>
            <w:rPrChange w:id="1402" w:author="Siyang Li" w:date="2026-08-16T17:51:00Z" w16du:dateUtc="2026-08-16T09:51:00Z">
              <w:rPr/>
            </w:rPrChange>
          </w:rPr>
          <w:delText xml:space="preserve">the </w:delText>
        </w:r>
        <w:r w:rsidR="00403D51" w:rsidRPr="00EA02E7" w:rsidDel="001120DF">
          <w:rPr>
            <w:b/>
            <w:bCs/>
            <w:rPrChange w:id="1403" w:author="Siyang Li" w:date="2026-08-16T17:51:00Z" w16du:dateUtc="2026-08-16T09:51:00Z">
              <w:rPr/>
            </w:rPrChange>
          </w:rPr>
          <w:delText xml:space="preserve">positive </w:delText>
        </w:r>
        <w:r w:rsidR="009C0078" w:rsidRPr="00EA02E7" w:rsidDel="001120DF">
          <w:rPr>
            <w:b/>
            <w:bCs/>
            <w:rPrChange w:id="1404" w:author="Siyang Li" w:date="2026-08-16T17:51:00Z" w16du:dateUtc="2026-08-16T09:51:00Z">
              <w:rPr/>
            </w:rPrChange>
          </w:rPr>
          <w:delText>predictive power of age</w:delText>
        </w:r>
        <w:r w:rsidR="00EE44F1" w:rsidRPr="00EA02E7" w:rsidDel="001120DF">
          <w:rPr>
            <w:b/>
            <w:bCs/>
            <w:rPrChange w:id="1405" w:author="Siyang Li" w:date="2026-08-16T17:51:00Z" w16du:dateUtc="2026-08-16T09:51:00Z">
              <w:rPr/>
            </w:rPrChange>
          </w:rPr>
          <w:delText>nt tones for</w:delText>
        </w:r>
        <w:r w:rsidR="009C0078" w:rsidRPr="00EA02E7" w:rsidDel="001120DF">
          <w:rPr>
            <w:b/>
            <w:bCs/>
            <w:rPrChange w:id="1406" w:author="Siyang Li" w:date="2026-08-16T17:51:00Z" w16du:dateUtc="2026-08-16T09:51:00Z">
              <w:rPr/>
            </w:rPrChange>
          </w:rPr>
          <w:delText xml:space="preserve"> future returns to be stronger</w:delText>
        </w:r>
        <w:r w:rsidR="00EE44F1" w:rsidRPr="00EA02E7" w:rsidDel="001120DF">
          <w:rPr>
            <w:b/>
            <w:bCs/>
            <w:rPrChange w:id="1407" w:author="Siyang Li" w:date="2026-08-16T17:51:00Z" w16du:dateUtc="2026-08-16T09:51:00Z">
              <w:rPr/>
            </w:rPrChange>
          </w:rPr>
          <w:delText>. Similarly, the relation between social media</w:delText>
        </w:r>
        <w:r w:rsidR="00FB77B0" w:rsidRPr="00EA02E7" w:rsidDel="001120DF">
          <w:rPr>
            <w:b/>
            <w:bCs/>
            <w:rPrChange w:id="1408" w:author="Siyang Li" w:date="2026-08-16T17:51:00Z" w16du:dateUtc="2026-08-16T09:51:00Z">
              <w:rPr/>
            </w:rPrChange>
          </w:rPr>
          <w:delText xml:space="preserve"> tones and shorting flows </w:delText>
        </w:r>
        <w:r w:rsidR="00EE44F1" w:rsidRPr="00EA02E7" w:rsidDel="001120DF">
          <w:rPr>
            <w:b/>
            <w:bCs/>
            <w:rPrChange w:id="1409" w:author="Siyang Li" w:date="2026-08-16T17:51:00Z" w16du:dateUtc="2026-08-16T09:51:00Z">
              <w:rPr/>
            </w:rPrChange>
          </w:rPr>
          <w:delText>might be</w:delText>
        </w:r>
        <w:r w:rsidR="00434B87" w:rsidRPr="00EA02E7" w:rsidDel="001120DF">
          <w:rPr>
            <w:b/>
            <w:bCs/>
            <w:rPrChange w:id="1410" w:author="Siyang Li" w:date="2026-08-16T17:51:00Z" w16du:dateUtc="2026-08-16T09:51:00Z">
              <w:rPr/>
            </w:rPrChange>
          </w:rPr>
          <w:delText xml:space="preserve"> more</w:delText>
        </w:r>
        <w:r w:rsidR="00EE44F1" w:rsidRPr="00EA02E7" w:rsidDel="001120DF">
          <w:rPr>
            <w:b/>
            <w:bCs/>
            <w:rPrChange w:id="1411" w:author="Siyang Li" w:date="2026-08-16T17:51:00Z" w16du:dateUtc="2026-08-16T09:51:00Z">
              <w:rPr/>
            </w:rPrChange>
          </w:rPr>
          <w:delText xml:space="preserve"> negative during</w:delText>
        </w:r>
        <w:r w:rsidR="00FB77B0" w:rsidRPr="00EA02E7" w:rsidDel="001120DF">
          <w:rPr>
            <w:b/>
            <w:bCs/>
            <w:rPrChange w:id="1412" w:author="Siyang Li" w:date="2026-08-16T17:51:00Z" w16du:dateUtc="2026-08-16T09:51:00Z">
              <w:rPr/>
            </w:rPrChange>
          </w:rPr>
          <w:delText xml:space="preserve"> the post-GME period</w:delText>
        </w:r>
        <w:r w:rsidR="00EE44F1" w:rsidRPr="00EA02E7" w:rsidDel="001120DF">
          <w:rPr>
            <w:b/>
            <w:bCs/>
            <w:rPrChange w:id="1413" w:author="Siyang Li" w:date="2026-08-16T17:51:00Z" w16du:dateUtc="2026-08-16T09:51:00Z">
              <w:rPr/>
            </w:rPrChange>
          </w:rPr>
          <w:delText>,</w:delText>
        </w:r>
        <w:r w:rsidR="00FB77B0" w:rsidRPr="00EA02E7" w:rsidDel="001120DF">
          <w:rPr>
            <w:b/>
            <w:bCs/>
            <w:rPrChange w:id="1414" w:author="Siyang Li" w:date="2026-08-16T17:51:00Z" w16du:dateUtc="2026-08-16T09:51:00Z">
              <w:rPr/>
            </w:rPrChange>
          </w:rPr>
          <w:delText xml:space="preserve"> </w:delText>
        </w:r>
        <w:r w:rsidR="00434B87" w:rsidRPr="00EA02E7" w:rsidDel="001120DF">
          <w:rPr>
            <w:b/>
            <w:bCs/>
            <w:rPrChange w:id="1415" w:author="Siyang Li" w:date="2026-08-16T17:51:00Z" w16du:dateUtc="2026-08-16T09:51:00Z">
              <w:rPr/>
            </w:rPrChange>
          </w:rPr>
          <w:delText xml:space="preserve">after short sellers </w:delText>
        </w:r>
        <w:r w:rsidR="00EE44F1" w:rsidRPr="00EA02E7" w:rsidDel="001120DF">
          <w:rPr>
            <w:b/>
            <w:bCs/>
            <w:rPrChange w:id="1416" w:author="Siyang Li" w:date="2026-08-16T17:51:00Z" w16du:dateUtc="2026-08-16T09:51:00Z">
              <w:rPr/>
            </w:rPrChange>
          </w:rPr>
          <w:delText xml:space="preserve">witness or </w:delText>
        </w:r>
        <w:r w:rsidR="00434B87" w:rsidRPr="00EA02E7" w:rsidDel="001120DF">
          <w:rPr>
            <w:b/>
            <w:bCs/>
            <w:rPrChange w:id="1417" w:author="Siyang Li" w:date="2026-08-16T17:51:00Z" w16du:dateUtc="2026-08-16T09:51:00Z">
              <w:rPr/>
            </w:rPrChange>
          </w:rPr>
          <w:delText xml:space="preserve">experience the short squeeze </w:delText>
        </w:r>
        <w:r w:rsidR="00ED0307" w:rsidRPr="00EA02E7" w:rsidDel="001120DF">
          <w:rPr>
            <w:b/>
            <w:bCs/>
            <w:rPrChange w:id="1418" w:author="Siyang Li" w:date="2026-08-16T17:51:00Z" w16du:dateUtc="2026-08-16T09:51:00Z">
              <w:rPr/>
            </w:rPrChange>
          </w:rPr>
          <w:delText xml:space="preserve">and feel </w:delText>
        </w:r>
        <w:r w:rsidR="00EE44F1" w:rsidRPr="00EA02E7" w:rsidDel="001120DF">
          <w:rPr>
            <w:b/>
            <w:bCs/>
            <w:rPrChange w:id="1419" w:author="Siyang Li" w:date="2026-08-16T17:51:00Z" w16du:dateUtc="2026-08-16T09:51:00Z">
              <w:rPr/>
            </w:rPrChange>
          </w:rPr>
          <w:delText>threatened by social media sentiments</w:delText>
        </w:r>
        <w:r w:rsidR="00FB77B0" w:rsidRPr="00EA02E7" w:rsidDel="001120DF">
          <w:rPr>
            <w:b/>
            <w:bCs/>
            <w:rPrChange w:id="1420" w:author="Siyang Li" w:date="2026-08-16T17:51:00Z" w16du:dateUtc="2026-08-16T09:51:00Z">
              <w:rPr/>
            </w:rPrChange>
          </w:rPr>
          <w:delText>.</w:delText>
        </w:r>
      </w:del>
    </w:p>
    <w:p w14:paraId="61123307" w14:textId="61026B04" w:rsidR="00EE44F1" w:rsidRPr="00EA02E7" w:rsidDel="001120DF" w:rsidRDefault="00FF0A4A" w:rsidP="00E43023">
      <w:pPr>
        <w:spacing w:line="480" w:lineRule="auto"/>
        <w:ind w:firstLine="720"/>
        <w:jc w:val="both"/>
        <w:rPr>
          <w:del w:id="1421" w:author="Siyang Li" w:date="2026-08-07T16:59:00Z" w16du:dateUtc="2026-08-07T08:59:00Z"/>
          <w:b/>
          <w:bCs/>
          <w:rPrChange w:id="1422" w:author="Siyang Li" w:date="2026-08-16T17:51:00Z" w16du:dateUtc="2026-08-16T09:51:00Z">
            <w:rPr>
              <w:del w:id="1423" w:author="Siyang Li" w:date="2026-08-07T16:59:00Z" w16du:dateUtc="2026-08-07T08:59:00Z"/>
            </w:rPr>
          </w:rPrChange>
        </w:rPr>
      </w:pPr>
      <w:del w:id="1424" w:author="Siyang Li" w:date="2026-08-07T16:59:00Z" w16du:dateUtc="2026-08-07T08:59:00Z">
        <w:r w:rsidRPr="00EA02E7" w:rsidDel="001120DF">
          <w:rPr>
            <w:b/>
            <w:bCs/>
            <w:rPrChange w:id="1425" w:author="Siyang Li" w:date="2026-08-16T17:51:00Z" w16du:dateUtc="2026-08-16T09:51:00Z">
              <w:rPr/>
            </w:rPrChange>
          </w:rPr>
          <w:delText xml:space="preserve">The </w:delText>
        </w:r>
        <w:r w:rsidR="006C2CA9" w:rsidRPr="00EA02E7" w:rsidDel="001120DF">
          <w:rPr>
            <w:b/>
            <w:bCs/>
            <w:rPrChange w:id="1426" w:author="Siyang Li" w:date="2026-08-16T17:51:00Z" w16du:dateUtc="2026-08-16T09:51:00Z">
              <w:rPr/>
            </w:rPrChange>
          </w:rPr>
          <w:delText xml:space="preserve">estimation </w:delText>
        </w:r>
        <w:r w:rsidRPr="00EA02E7" w:rsidDel="001120DF">
          <w:rPr>
            <w:b/>
            <w:bCs/>
            <w:rPrChange w:id="1427" w:author="Siyang Li" w:date="2026-08-16T17:51:00Z" w16du:dateUtc="2026-08-16T09:51:00Z">
              <w:rPr/>
            </w:rPrChange>
          </w:rPr>
          <w:delText>results for different</w:delText>
        </w:r>
        <w:r w:rsidR="006C2CA9" w:rsidRPr="00EA02E7" w:rsidDel="001120DF">
          <w:rPr>
            <w:b/>
            <w:bCs/>
            <w:rPrChange w:id="1428" w:author="Siyang Li" w:date="2026-08-16T17:51:00Z" w16du:dateUtc="2026-08-16T09:51:00Z">
              <w:rPr/>
            </w:rPrChange>
          </w:rPr>
          <w:delText xml:space="preserve"> time</w:delText>
        </w:r>
        <w:r w:rsidRPr="00EA02E7" w:rsidDel="001120DF">
          <w:rPr>
            <w:b/>
            <w:bCs/>
            <w:rPrChange w:id="1429" w:author="Siyang Li" w:date="2026-08-16T17:51:00Z" w16du:dateUtc="2026-08-16T09:51:00Z">
              <w:rPr/>
            </w:rPrChange>
          </w:rPr>
          <w:delText xml:space="preserve"> periods are reported in Table </w:delText>
        </w:r>
        <w:r w:rsidR="006F6B24" w:rsidRPr="00EA02E7" w:rsidDel="001120DF">
          <w:rPr>
            <w:b/>
            <w:bCs/>
            <w:rPrChange w:id="1430" w:author="Siyang Li" w:date="2026-08-16T17:51:00Z" w16du:dateUtc="2026-08-16T09:51:00Z">
              <w:rPr/>
            </w:rPrChange>
          </w:rPr>
          <w:delText>6</w:delText>
        </w:r>
        <w:r w:rsidR="00D75B68" w:rsidRPr="00EA02E7" w:rsidDel="001120DF">
          <w:rPr>
            <w:b/>
            <w:bCs/>
            <w:rPrChange w:id="1431" w:author="Siyang Li" w:date="2026-08-16T17:51:00Z" w16du:dateUtc="2026-08-16T09:51:00Z">
              <w:rPr/>
            </w:rPrChange>
          </w:rPr>
          <w:delText xml:space="preserve"> Panel A</w:delText>
        </w:r>
        <w:r w:rsidRPr="00EA02E7" w:rsidDel="001120DF">
          <w:rPr>
            <w:b/>
            <w:bCs/>
            <w:rPrChange w:id="1432" w:author="Siyang Li" w:date="2026-08-16T17:51:00Z" w16du:dateUtc="2026-08-16T09:51:00Z">
              <w:rPr/>
            </w:rPrChange>
          </w:rPr>
          <w:delText>.</w:delText>
        </w:r>
        <w:r w:rsidR="00BB1B30" w:rsidRPr="00EA02E7" w:rsidDel="001120DF">
          <w:rPr>
            <w:rStyle w:val="a6"/>
            <w:b/>
            <w:bCs/>
            <w:rPrChange w:id="1433" w:author="Siyang Li" w:date="2026-08-16T17:51:00Z" w16du:dateUtc="2026-08-16T09:51:00Z">
              <w:rPr>
                <w:rStyle w:val="a6"/>
              </w:rPr>
            </w:rPrChange>
          </w:rPr>
          <w:footnoteReference w:id="20"/>
        </w:r>
        <w:r w:rsidR="00590825" w:rsidRPr="00EA02E7" w:rsidDel="001120DF">
          <w:rPr>
            <w:b/>
            <w:bCs/>
            <w:rPrChange w:id="1436" w:author="Siyang Li" w:date="2026-08-16T17:51:00Z" w16du:dateUtc="2026-08-16T09:51:00Z">
              <w:rPr/>
            </w:rPrChange>
          </w:rPr>
          <w:delText xml:space="preserve"> </w:delText>
        </w:r>
        <w:r w:rsidR="00385BF9" w:rsidRPr="00EA02E7" w:rsidDel="001120DF">
          <w:rPr>
            <w:b/>
            <w:bCs/>
            <w:rPrChange w:id="1437" w:author="Siyang Li" w:date="2026-08-16T17:51:00Z" w16du:dateUtc="2026-08-16T09:51:00Z">
              <w:rPr/>
            </w:rPrChange>
          </w:rPr>
          <w:delText xml:space="preserve">For </w:delText>
        </w:r>
        <w:r w:rsidR="00EE44F1" w:rsidRPr="00EA02E7" w:rsidDel="001120DF">
          <w:rPr>
            <w:b/>
            <w:bCs/>
            <w:rPrChange w:id="1438" w:author="Siyang Li" w:date="2026-08-16T17:51:00Z" w16du:dateUtc="2026-08-16T09:51:00Z">
              <w:rPr/>
            </w:rPrChange>
          </w:rPr>
          <w:delText xml:space="preserve">return prediction </w:delText>
        </w:r>
        <w:r w:rsidR="006C574A" w:rsidRPr="00EA02E7" w:rsidDel="001120DF">
          <w:rPr>
            <w:b/>
            <w:bCs/>
            <w:rPrChange w:id="1439" w:author="Siyang Li" w:date="2026-08-16T17:51:00Z" w16du:dateUtc="2026-08-16T09:51:00Z">
              <w:rPr/>
            </w:rPrChange>
          </w:rPr>
          <w:delText>column</w:delText>
        </w:r>
        <w:r w:rsidR="00EE44F1" w:rsidRPr="00EA02E7" w:rsidDel="001120DF">
          <w:rPr>
            <w:b/>
            <w:bCs/>
            <w:rPrChange w:id="1440" w:author="Siyang Li" w:date="2026-08-16T17:51:00Z" w16du:dateUtc="2026-08-16T09:51:00Z">
              <w:rPr/>
            </w:rPrChange>
          </w:rPr>
          <w:delText>s</w:delText>
        </w:r>
        <w:r w:rsidR="006C574A" w:rsidRPr="00EA02E7" w:rsidDel="001120DF">
          <w:rPr>
            <w:b/>
            <w:bCs/>
            <w:rPrChange w:id="1441" w:author="Siyang Li" w:date="2026-08-16T17:51:00Z" w16du:dateUtc="2026-08-16T09:51:00Z">
              <w:rPr/>
            </w:rPrChange>
          </w:rPr>
          <w:delText xml:space="preserve"> I-III</w:delText>
        </w:r>
        <w:r w:rsidR="00E63F90" w:rsidRPr="00EA02E7" w:rsidDel="001120DF">
          <w:rPr>
            <w:b/>
            <w:bCs/>
            <w:rPrChange w:id="1442" w:author="Siyang Li" w:date="2026-08-16T17:51:00Z" w16du:dateUtc="2026-08-16T09:51:00Z">
              <w:rPr/>
            </w:rPrChange>
          </w:rPr>
          <w:delText xml:space="preserve">, </w:delText>
        </w:r>
        <w:r w:rsidR="006A7E51" w:rsidRPr="00EA02E7" w:rsidDel="001120DF">
          <w:rPr>
            <w:b/>
            <w:bCs/>
            <w:rPrChange w:id="1443" w:author="Siyang Li" w:date="2026-08-16T17:51:00Z" w16du:dateUtc="2026-08-16T09:51:00Z">
              <w:rPr/>
            </w:rPrChange>
          </w:rPr>
          <w:delText xml:space="preserve">the coefficient on </w:delText>
        </w:r>
        <w:r w:rsidR="006A7E51" w:rsidRPr="00EA02E7" w:rsidDel="001120DF">
          <w:rPr>
            <w:b/>
            <w:bCs/>
            <w:color w:val="000000"/>
            <w:rPrChange w:id="1444" w:author="Siyang Li" w:date="2026-08-16T17:51:00Z" w16du:dateUtc="2026-08-16T09:51:00Z">
              <w:rPr>
                <w:color w:val="000000"/>
              </w:rPr>
            </w:rPrChange>
          </w:rPr>
          <w:delText>NaïveTone(t-1) is -0.0138</w:delText>
        </w:r>
        <w:r w:rsidR="006A7E51" w:rsidRPr="00EA02E7" w:rsidDel="001120DF">
          <w:rPr>
            <w:b/>
            <w:bCs/>
            <w:rPrChange w:id="1445" w:author="Siyang Li" w:date="2026-08-16T17:51:00Z" w16du:dateUtc="2026-08-16T09:51:00Z">
              <w:rPr/>
            </w:rPrChange>
          </w:rPr>
          <w:delText xml:space="preserve"> (t-stat=</w:delText>
        </w:r>
        <w:r w:rsidR="006A7E51" w:rsidRPr="00EA02E7" w:rsidDel="001120DF">
          <w:rPr>
            <w:b/>
            <w:bCs/>
            <w:color w:val="000000"/>
            <w:rPrChange w:id="1446" w:author="Siyang Li" w:date="2026-08-16T17:51:00Z" w16du:dateUtc="2026-08-16T09:51:00Z">
              <w:rPr>
                <w:color w:val="000000"/>
              </w:rPr>
            </w:rPrChange>
          </w:rPr>
          <w:delText>-2.18</w:delText>
        </w:r>
        <w:r w:rsidR="006A7E51" w:rsidRPr="00EA02E7" w:rsidDel="001120DF">
          <w:rPr>
            <w:b/>
            <w:bCs/>
            <w:rPrChange w:id="1447" w:author="Siyang Li" w:date="2026-08-16T17:51:00Z" w16du:dateUtc="2026-08-16T09:51:00Z">
              <w:rPr/>
            </w:rPrChange>
          </w:rPr>
          <w:delText xml:space="preserve">) for </w:delText>
        </w:r>
        <w:r w:rsidR="00151786" w:rsidRPr="00EA02E7" w:rsidDel="001120DF">
          <w:rPr>
            <w:b/>
            <w:bCs/>
            <w:rPrChange w:id="1448" w:author="Siyang Li" w:date="2026-08-16T17:51:00Z" w16du:dateUtc="2026-08-16T09:51:00Z">
              <w:rPr/>
            </w:rPrChange>
          </w:rPr>
          <w:delText xml:space="preserve">the </w:delText>
        </w:r>
        <w:r w:rsidR="008D4FFE" w:rsidRPr="00EA02E7" w:rsidDel="001120DF">
          <w:rPr>
            <w:b/>
            <w:bCs/>
            <w:rPrChange w:id="1449" w:author="Siyang Li" w:date="2026-08-16T17:51:00Z" w16du:dateUtc="2026-08-16T09:51:00Z">
              <w:rPr/>
            </w:rPrChange>
          </w:rPr>
          <w:delText>pre</w:delText>
        </w:r>
        <w:r w:rsidR="006A7E51" w:rsidRPr="00EA02E7" w:rsidDel="001120DF">
          <w:rPr>
            <w:b/>
            <w:bCs/>
            <w:rPrChange w:id="1450" w:author="Siyang Li" w:date="2026-08-16T17:51:00Z" w16du:dateUtc="2026-08-16T09:51:00Z">
              <w:rPr/>
            </w:rPrChange>
          </w:rPr>
          <w:delText>-GME period</w:delText>
        </w:r>
        <w:r w:rsidR="0032646B" w:rsidRPr="00EA02E7" w:rsidDel="001120DF">
          <w:rPr>
            <w:b/>
            <w:bCs/>
            <w:rPrChange w:id="1451" w:author="Siyang Li" w:date="2026-08-16T17:51:00Z" w16du:dateUtc="2026-08-16T09:51:00Z">
              <w:rPr/>
            </w:rPrChange>
          </w:rPr>
          <w:delText xml:space="preserve">, </w:delText>
        </w:r>
        <w:r w:rsidR="0032646B" w:rsidRPr="00EA02E7" w:rsidDel="001120DF">
          <w:rPr>
            <w:b/>
            <w:bCs/>
            <w:color w:val="000000"/>
            <w:rPrChange w:id="1452" w:author="Siyang Li" w:date="2026-08-16T17:51:00Z" w16du:dateUtc="2026-08-16T09:51:00Z">
              <w:rPr>
                <w:color w:val="000000"/>
              </w:rPr>
            </w:rPrChange>
          </w:rPr>
          <w:delText>-0.0325</w:delText>
        </w:r>
        <w:r w:rsidR="0032646B" w:rsidRPr="00EA02E7" w:rsidDel="001120DF">
          <w:rPr>
            <w:b/>
            <w:bCs/>
            <w:rPrChange w:id="1453" w:author="Siyang Li" w:date="2026-08-16T17:51:00Z" w16du:dateUtc="2026-08-16T09:51:00Z">
              <w:rPr/>
            </w:rPrChange>
          </w:rPr>
          <w:delText xml:space="preserve"> (t-stat=</w:delText>
        </w:r>
        <w:r w:rsidR="0032646B" w:rsidRPr="00EA02E7" w:rsidDel="001120DF">
          <w:rPr>
            <w:b/>
            <w:bCs/>
            <w:color w:val="000000"/>
            <w:rPrChange w:id="1454" w:author="Siyang Li" w:date="2026-08-16T17:51:00Z" w16du:dateUtc="2026-08-16T09:51:00Z">
              <w:rPr>
                <w:color w:val="000000"/>
              </w:rPr>
            </w:rPrChange>
          </w:rPr>
          <w:delText>-1.34</w:delText>
        </w:r>
        <w:r w:rsidR="0032646B" w:rsidRPr="00EA02E7" w:rsidDel="001120DF">
          <w:rPr>
            <w:b/>
            <w:bCs/>
            <w:rPrChange w:id="1455" w:author="Siyang Li" w:date="2026-08-16T17:51:00Z" w16du:dateUtc="2026-08-16T09:51:00Z">
              <w:rPr/>
            </w:rPrChange>
          </w:rPr>
          <w:delText xml:space="preserve">) during-GME period </w:delText>
        </w:r>
        <w:r w:rsidR="006A7E51" w:rsidRPr="00EA02E7" w:rsidDel="001120DF">
          <w:rPr>
            <w:b/>
            <w:bCs/>
            <w:rPrChange w:id="1456" w:author="Siyang Li" w:date="2026-08-16T17:51:00Z" w16du:dateUtc="2026-08-16T09:51:00Z">
              <w:rPr/>
            </w:rPrChange>
          </w:rPr>
          <w:delText xml:space="preserve">and </w:delText>
        </w:r>
        <w:r w:rsidR="00EF5911" w:rsidRPr="00EA02E7" w:rsidDel="001120DF">
          <w:rPr>
            <w:b/>
            <w:bCs/>
            <w:color w:val="000000"/>
            <w:rPrChange w:id="1457" w:author="Siyang Li" w:date="2026-08-16T17:51:00Z" w16du:dateUtc="2026-08-16T09:51:00Z">
              <w:rPr>
                <w:color w:val="000000"/>
              </w:rPr>
            </w:rPrChange>
          </w:rPr>
          <w:delText>0.0130</w:delText>
        </w:r>
        <w:r w:rsidR="006A7E51" w:rsidRPr="00EA02E7" w:rsidDel="001120DF">
          <w:rPr>
            <w:b/>
            <w:bCs/>
            <w:rPrChange w:id="1458" w:author="Siyang Li" w:date="2026-08-16T17:51:00Z" w16du:dateUtc="2026-08-16T09:51:00Z">
              <w:rPr/>
            </w:rPrChange>
          </w:rPr>
          <w:delText xml:space="preserve"> (t-stat=</w:delText>
        </w:r>
        <w:r w:rsidR="00EF5911" w:rsidRPr="00EA02E7" w:rsidDel="001120DF">
          <w:rPr>
            <w:b/>
            <w:bCs/>
            <w:color w:val="000000"/>
            <w:rPrChange w:id="1459" w:author="Siyang Li" w:date="2026-08-16T17:51:00Z" w16du:dateUtc="2026-08-16T09:51:00Z">
              <w:rPr>
                <w:color w:val="000000"/>
              </w:rPr>
            </w:rPrChange>
          </w:rPr>
          <w:delText>4.53</w:delText>
        </w:r>
        <w:r w:rsidR="006A7E51" w:rsidRPr="00EA02E7" w:rsidDel="001120DF">
          <w:rPr>
            <w:b/>
            <w:bCs/>
            <w:rPrChange w:id="1460" w:author="Siyang Li" w:date="2026-08-16T17:51:00Z" w16du:dateUtc="2026-08-16T09:51:00Z">
              <w:rPr/>
            </w:rPrChange>
          </w:rPr>
          <w:delText xml:space="preserve">) for </w:delText>
        </w:r>
        <w:r w:rsidR="00151786" w:rsidRPr="00EA02E7" w:rsidDel="001120DF">
          <w:rPr>
            <w:b/>
            <w:bCs/>
            <w:rPrChange w:id="1461" w:author="Siyang Li" w:date="2026-08-16T17:51:00Z" w16du:dateUtc="2026-08-16T09:51:00Z">
              <w:rPr/>
            </w:rPrChange>
          </w:rPr>
          <w:delText xml:space="preserve">the </w:delText>
        </w:r>
        <w:r w:rsidR="008D4FFE" w:rsidRPr="00EA02E7" w:rsidDel="001120DF">
          <w:rPr>
            <w:b/>
            <w:bCs/>
            <w:rPrChange w:id="1462" w:author="Siyang Li" w:date="2026-08-16T17:51:00Z" w16du:dateUtc="2026-08-16T09:51:00Z">
              <w:rPr/>
            </w:rPrChange>
          </w:rPr>
          <w:delText>post</w:delText>
        </w:r>
        <w:r w:rsidR="006A7E51" w:rsidRPr="00EA02E7" w:rsidDel="001120DF">
          <w:rPr>
            <w:b/>
            <w:bCs/>
            <w:rPrChange w:id="1463" w:author="Siyang Li" w:date="2026-08-16T17:51:00Z" w16du:dateUtc="2026-08-16T09:51:00Z">
              <w:rPr/>
            </w:rPrChange>
          </w:rPr>
          <w:delText>-GME period</w:delText>
        </w:r>
        <w:r w:rsidR="00EA525A" w:rsidRPr="00EA02E7" w:rsidDel="001120DF">
          <w:rPr>
            <w:b/>
            <w:bCs/>
            <w:rPrChange w:id="1464" w:author="Siyang Li" w:date="2026-08-16T17:51:00Z" w16du:dateUtc="2026-08-16T09:51:00Z">
              <w:rPr/>
            </w:rPrChange>
          </w:rPr>
          <w:delText xml:space="preserve">. </w:delText>
        </w:r>
        <w:r w:rsidR="00EE44F1" w:rsidRPr="00EA02E7" w:rsidDel="001120DF">
          <w:rPr>
            <w:b/>
            <w:bCs/>
            <w:rPrChange w:id="1465" w:author="Siyang Li" w:date="2026-08-16T17:51:00Z" w16du:dateUtc="2026-08-16T09:51:00Z">
              <w:rPr/>
            </w:rPrChange>
          </w:rPr>
          <w:delText>That is, the</w:delText>
        </w:r>
        <w:r w:rsidR="00E63F90" w:rsidRPr="00EA02E7" w:rsidDel="001120DF">
          <w:rPr>
            <w:b/>
            <w:bCs/>
            <w:rPrChange w:id="1466" w:author="Siyang Li" w:date="2026-08-16T17:51:00Z" w16du:dateUtc="2026-08-16T09:51:00Z">
              <w:rPr/>
            </w:rPrChange>
          </w:rPr>
          <w:delText xml:space="preserve"> naïve tone negatively predicts future returns in the </w:delText>
        </w:r>
        <w:r w:rsidR="008D4FFE" w:rsidRPr="00EA02E7" w:rsidDel="001120DF">
          <w:rPr>
            <w:b/>
            <w:bCs/>
            <w:rPrChange w:id="1467" w:author="Siyang Li" w:date="2026-08-16T17:51:00Z" w16du:dateUtc="2026-08-16T09:51:00Z">
              <w:rPr/>
            </w:rPrChange>
          </w:rPr>
          <w:delText>pre</w:delText>
        </w:r>
        <w:r w:rsidR="00876315" w:rsidRPr="00EA02E7" w:rsidDel="001120DF">
          <w:rPr>
            <w:b/>
            <w:bCs/>
            <w:rPrChange w:id="1468" w:author="Siyang Li" w:date="2026-08-16T17:51:00Z" w16du:dateUtc="2026-08-16T09:51:00Z">
              <w:rPr/>
            </w:rPrChange>
          </w:rPr>
          <w:delText>-</w:delText>
        </w:r>
        <w:r w:rsidR="00E63F90" w:rsidRPr="00EA02E7" w:rsidDel="001120DF">
          <w:rPr>
            <w:b/>
            <w:bCs/>
            <w:rPrChange w:id="1469" w:author="Siyang Li" w:date="2026-08-16T17:51:00Z" w16du:dateUtc="2026-08-16T09:51:00Z">
              <w:rPr/>
            </w:rPrChange>
          </w:rPr>
          <w:delText xml:space="preserve">GME period, </w:delText>
        </w:r>
        <w:r w:rsidR="00EE44F1" w:rsidRPr="00EA02E7" w:rsidDel="001120DF">
          <w:rPr>
            <w:b/>
            <w:bCs/>
            <w:rPrChange w:id="1470" w:author="Siyang Li" w:date="2026-08-16T17:51:00Z" w16du:dateUtc="2026-08-16T09:51:00Z">
              <w:rPr/>
            </w:rPrChange>
          </w:rPr>
          <w:delText xml:space="preserve">suggesting </w:delText>
        </w:r>
        <w:r w:rsidR="0057203A" w:rsidRPr="00EA02E7" w:rsidDel="001120DF">
          <w:rPr>
            <w:b/>
            <w:bCs/>
            <w:rPrChange w:id="1471" w:author="Siyang Li" w:date="2026-08-16T17:51:00Z" w16du:dateUtc="2026-08-16T09:51:00Z">
              <w:rPr/>
            </w:rPrChange>
          </w:rPr>
          <w:delText xml:space="preserve">that </w:delText>
        </w:r>
        <w:r w:rsidR="00524019" w:rsidRPr="00EA02E7" w:rsidDel="001120DF">
          <w:rPr>
            <w:b/>
            <w:bCs/>
            <w:rPrChange w:id="1472" w:author="Siyang Li" w:date="2026-08-16T17:51:00Z" w16du:dateUtc="2026-08-16T09:51:00Z">
              <w:rPr/>
            </w:rPrChange>
          </w:rPr>
          <w:delText>the market perceives naïve agents as noise traders whose tones convey incorrect information about future returns</w:delText>
        </w:r>
        <w:r w:rsidR="00EE44F1" w:rsidRPr="00EA02E7" w:rsidDel="001120DF">
          <w:rPr>
            <w:b/>
            <w:bCs/>
            <w:rPrChange w:id="1473" w:author="Siyang Li" w:date="2026-08-16T17:51:00Z" w16du:dateUtc="2026-08-16T09:51:00Z">
              <w:rPr/>
            </w:rPrChange>
          </w:rPr>
          <w:delText xml:space="preserve">. Interestingly, the coefficient switches sign </w:delText>
        </w:r>
        <w:r w:rsidR="00151786" w:rsidRPr="00EA02E7" w:rsidDel="001120DF">
          <w:rPr>
            <w:b/>
            <w:bCs/>
            <w:rPrChange w:id="1474" w:author="Siyang Li" w:date="2026-08-16T17:51:00Z" w16du:dateUtc="2026-08-16T09:51:00Z">
              <w:rPr/>
            </w:rPrChange>
          </w:rPr>
          <w:delText xml:space="preserve">in </w:delText>
        </w:r>
        <w:r w:rsidR="00E63F90" w:rsidRPr="00EA02E7" w:rsidDel="001120DF">
          <w:rPr>
            <w:b/>
            <w:bCs/>
            <w:rPrChange w:id="1475" w:author="Siyang Li" w:date="2026-08-16T17:51:00Z" w16du:dateUtc="2026-08-16T09:51:00Z">
              <w:rPr/>
            </w:rPrChange>
          </w:rPr>
          <w:delText xml:space="preserve">the </w:delText>
        </w:r>
        <w:r w:rsidR="008D4FFE" w:rsidRPr="00EA02E7" w:rsidDel="001120DF">
          <w:rPr>
            <w:b/>
            <w:bCs/>
            <w:rPrChange w:id="1476" w:author="Siyang Li" w:date="2026-08-16T17:51:00Z" w16du:dateUtc="2026-08-16T09:51:00Z">
              <w:rPr/>
            </w:rPrChange>
          </w:rPr>
          <w:delText>post</w:delText>
        </w:r>
        <w:r w:rsidR="00876315" w:rsidRPr="00EA02E7" w:rsidDel="001120DF">
          <w:rPr>
            <w:b/>
            <w:bCs/>
            <w:rPrChange w:id="1477" w:author="Siyang Li" w:date="2026-08-16T17:51:00Z" w16du:dateUtc="2026-08-16T09:51:00Z">
              <w:rPr/>
            </w:rPrChange>
          </w:rPr>
          <w:delText>-</w:delText>
        </w:r>
        <w:r w:rsidR="00E63F90" w:rsidRPr="00EA02E7" w:rsidDel="001120DF">
          <w:rPr>
            <w:b/>
            <w:bCs/>
            <w:rPrChange w:id="1478" w:author="Siyang Li" w:date="2026-08-16T17:51:00Z" w16du:dateUtc="2026-08-16T09:51:00Z">
              <w:rPr/>
            </w:rPrChange>
          </w:rPr>
          <w:delText>GME period</w:delText>
        </w:r>
        <w:r w:rsidR="00EE44F1" w:rsidRPr="00EA02E7" w:rsidDel="001120DF">
          <w:rPr>
            <w:b/>
            <w:bCs/>
            <w:rPrChange w:id="1479" w:author="Siyang Li" w:date="2026-08-16T17:51:00Z" w16du:dateUtc="2026-08-16T09:51:00Z">
              <w:rPr/>
            </w:rPrChange>
          </w:rPr>
          <w:delText>, suggesting</w:delText>
        </w:r>
        <w:r w:rsidR="0007327F" w:rsidRPr="00EA02E7" w:rsidDel="001120DF">
          <w:rPr>
            <w:b/>
            <w:bCs/>
            <w:rPrChange w:id="1480" w:author="Siyang Li" w:date="2026-08-16T17:51:00Z" w16du:dateUtc="2026-08-16T09:51:00Z">
              <w:rPr/>
            </w:rPrChange>
          </w:rPr>
          <w:delText xml:space="preserve"> that</w:delText>
        </w:r>
        <w:r w:rsidR="00EE44F1" w:rsidRPr="00EA02E7" w:rsidDel="001120DF">
          <w:rPr>
            <w:b/>
            <w:bCs/>
            <w:rPrChange w:id="1481" w:author="Siyang Li" w:date="2026-08-16T17:51:00Z" w16du:dateUtc="2026-08-16T09:51:00Z">
              <w:rPr/>
            </w:rPrChange>
          </w:rPr>
          <w:delText xml:space="preserve"> </w:delText>
        </w:r>
        <w:r w:rsidR="0007327F" w:rsidRPr="00EA02E7" w:rsidDel="001120DF">
          <w:rPr>
            <w:b/>
            <w:bCs/>
            <w:rPrChange w:id="1482" w:author="Siyang Li" w:date="2026-08-16T17:51:00Z" w16du:dateUtc="2026-08-16T09:51:00Z">
              <w:rPr/>
            </w:rPrChange>
          </w:rPr>
          <w:delText xml:space="preserve">the market </w:delText>
        </w:r>
        <w:r w:rsidR="00151786" w:rsidRPr="00EA02E7" w:rsidDel="001120DF">
          <w:rPr>
            <w:b/>
            <w:bCs/>
            <w:rPrChange w:id="1483" w:author="Siyang Li" w:date="2026-08-16T17:51:00Z" w16du:dateUtc="2026-08-16T09:51:00Z">
              <w:rPr/>
            </w:rPrChange>
          </w:rPr>
          <w:delText>begins</w:delText>
        </w:r>
        <w:r w:rsidR="0007327F" w:rsidRPr="00EA02E7" w:rsidDel="001120DF">
          <w:rPr>
            <w:b/>
            <w:bCs/>
            <w:rPrChange w:id="1484" w:author="Siyang Li" w:date="2026-08-16T17:51:00Z" w16du:dateUtc="2026-08-16T09:51:00Z">
              <w:rPr/>
            </w:rPrChange>
          </w:rPr>
          <w:delText xml:space="preserve"> to view naïve tones as positive signals for future returns. This shift likely reflects the market's recognition of the impact </w:delText>
        </w:r>
        <w:r w:rsidR="00151786" w:rsidRPr="00EA02E7" w:rsidDel="001120DF">
          <w:rPr>
            <w:b/>
            <w:bCs/>
            <w:rPrChange w:id="1485" w:author="Siyang Li" w:date="2026-08-16T17:51:00Z" w16du:dateUtc="2026-08-16T09:51:00Z">
              <w:rPr/>
            </w:rPrChange>
          </w:rPr>
          <w:delText xml:space="preserve">that </w:delText>
        </w:r>
        <w:r w:rsidR="0007327F" w:rsidRPr="00EA02E7" w:rsidDel="001120DF">
          <w:rPr>
            <w:b/>
            <w:bCs/>
            <w:rPrChange w:id="1486" w:author="Siyang Li" w:date="2026-08-16T17:51:00Z" w16du:dateUtc="2026-08-16T09:51:00Z">
              <w:rPr/>
            </w:rPrChange>
          </w:rPr>
          <w:delText xml:space="preserve">social media </w:delText>
        </w:r>
        <w:r w:rsidR="00271A70" w:rsidRPr="00EA02E7" w:rsidDel="001120DF">
          <w:rPr>
            <w:b/>
            <w:bCs/>
            <w:rPrChange w:id="1487" w:author="Siyang Li" w:date="2026-08-16T17:51:00Z" w16du:dateUtc="2026-08-16T09:51:00Z">
              <w:rPr/>
            </w:rPrChange>
          </w:rPr>
          <w:delText>has</w:delText>
        </w:r>
        <w:r w:rsidR="0007327F" w:rsidRPr="00EA02E7" w:rsidDel="001120DF">
          <w:rPr>
            <w:b/>
            <w:bCs/>
            <w:rPrChange w:id="1488" w:author="Siyang Li" w:date="2026-08-16T17:51:00Z" w16du:dateUtc="2026-08-16T09:51:00Z">
              <w:rPr/>
            </w:rPrChange>
          </w:rPr>
          <w:delText xml:space="preserve"> on prices during the GME episode.</w:delText>
        </w:r>
        <w:r w:rsidR="00EE44F1" w:rsidRPr="00EA02E7" w:rsidDel="001120DF">
          <w:rPr>
            <w:b/>
            <w:bCs/>
            <w:rPrChange w:id="1489" w:author="Siyang Li" w:date="2026-08-16T17:51:00Z" w16du:dateUtc="2026-08-16T09:51:00Z">
              <w:rPr/>
            </w:rPrChange>
          </w:rPr>
          <w:delText xml:space="preserve"> Coefficients on rational tones and fanatic tones are mostly insignificant. </w:delText>
        </w:r>
      </w:del>
    </w:p>
    <w:p w14:paraId="6905AC10" w14:textId="4C7047BE" w:rsidR="0030408F" w:rsidRPr="00EA02E7" w:rsidDel="001120DF" w:rsidRDefault="006B7820" w:rsidP="00E43023">
      <w:pPr>
        <w:spacing w:line="480" w:lineRule="auto"/>
        <w:ind w:firstLine="720"/>
        <w:jc w:val="both"/>
        <w:rPr>
          <w:del w:id="1490" w:author="Siyang Li" w:date="2026-08-07T16:59:00Z" w16du:dateUtc="2026-08-07T08:59:00Z"/>
          <w:b/>
          <w:bCs/>
          <w:rPrChange w:id="1491" w:author="Siyang Li" w:date="2026-08-16T17:51:00Z" w16du:dateUtc="2026-08-16T09:51:00Z">
            <w:rPr>
              <w:del w:id="1492" w:author="Siyang Li" w:date="2026-08-07T16:59:00Z" w16du:dateUtc="2026-08-07T08:59:00Z"/>
            </w:rPr>
          </w:rPrChange>
        </w:rPr>
      </w:pPr>
      <w:del w:id="1493" w:author="Siyang Li" w:date="2026-08-07T16:59:00Z" w16du:dateUtc="2026-08-07T08:59:00Z">
        <w:r w:rsidRPr="00EA02E7" w:rsidDel="001120DF">
          <w:rPr>
            <w:b/>
            <w:bCs/>
            <w:rPrChange w:id="1494" w:author="Siyang Li" w:date="2026-08-16T17:51:00Z" w16du:dateUtc="2026-08-16T09:51:00Z">
              <w:rPr/>
            </w:rPrChange>
          </w:rPr>
          <w:delText>F</w:delText>
        </w:r>
        <w:r w:rsidR="00230F18" w:rsidRPr="00EA02E7" w:rsidDel="001120DF">
          <w:rPr>
            <w:b/>
            <w:bCs/>
            <w:rPrChange w:id="1495" w:author="Siyang Li" w:date="2026-08-16T17:51:00Z" w16du:dateUtc="2026-08-16T09:51:00Z">
              <w:rPr/>
            </w:rPrChange>
          </w:rPr>
          <w:delText>or short</w:delText>
        </w:r>
        <w:r w:rsidR="005C7FE0" w:rsidRPr="00EA02E7" w:rsidDel="001120DF">
          <w:rPr>
            <w:b/>
            <w:bCs/>
            <w:rPrChange w:id="1496" w:author="Siyang Li" w:date="2026-08-16T17:51:00Z" w16du:dateUtc="2026-08-16T09:51:00Z">
              <w:rPr/>
            </w:rPrChange>
          </w:rPr>
          <w:delText>ing</w:delText>
        </w:r>
        <w:r w:rsidR="00230F18" w:rsidRPr="00EA02E7" w:rsidDel="001120DF">
          <w:rPr>
            <w:b/>
            <w:bCs/>
            <w:rPrChange w:id="1497" w:author="Siyang Li" w:date="2026-08-16T17:51:00Z" w16du:dateUtc="2026-08-16T09:51:00Z">
              <w:rPr/>
            </w:rPrChange>
          </w:rPr>
          <w:delText xml:space="preserve"> </w:delText>
        </w:r>
        <w:r w:rsidR="005C7FE0" w:rsidRPr="00EA02E7" w:rsidDel="001120DF">
          <w:rPr>
            <w:b/>
            <w:bCs/>
            <w:rPrChange w:id="1498" w:author="Siyang Li" w:date="2026-08-16T17:51:00Z" w16du:dateUtc="2026-08-16T09:51:00Z">
              <w:rPr/>
            </w:rPrChange>
          </w:rPr>
          <w:delText>flows in column</w:delText>
        </w:r>
        <w:r w:rsidR="00EE44F1" w:rsidRPr="00EA02E7" w:rsidDel="001120DF">
          <w:rPr>
            <w:b/>
            <w:bCs/>
            <w:rPrChange w:id="1499" w:author="Siyang Li" w:date="2026-08-16T17:51:00Z" w16du:dateUtc="2026-08-16T09:51:00Z">
              <w:rPr/>
            </w:rPrChange>
          </w:rPr>
          <w:delText>s</w:delText>
        </w:r>
        <w:r w:rsidR="005C7FE0" w:rsidRPr="00EA02E7" w:rsidDel="001120DF">
          <w:rPr>
            <w:b/>
            <w:bCs/>
            <w:rPrChange w:id="1500" w:author="Siyang Li" w:date="2026-08-16T17:51:00Z" w16du:dateUtc="2026-08-16T09:51:00Z">
              <w:rPr/>
            </w:rPrChange>
          </w:rPr>
          <w:delText xml:space="preserve"> IV-VI</w:delText>
        </w:r>
        <w:r w:rsidR="00230F18" w:rsidRPr="00EA02E7" w:rsidDel="001120DF">
          <w:rPr>
            <w:b/>
            <w:bCs/>
            <w:rPrChange w:id="1501" w:author="Siyang Li" w:date="2026-08-16T17:51:00Z" w16du:dateUtc="2026-08-16T09:51:00Z">
              <w:rPr/>
            </w:rPrChange>
          </w:rPr>
          <w:delText>,</w:delText>
        </w:r>
        <w:r w:rsidR="00FF034A" w:rsidRPr="00EA02E7" w:rsidDel="001120DF">
          <w:rPr>
            <w:b/>
            <w:bCs/>
            <w:rPrChange w:id="1502" w:author="Siyang Li" w:date="2026-08-16T17:51:00Z" w16du:dateUtc="2026-08-16T09:51:00Z">
              <w:rPr/>
            </w:rPrChange>
          </w:rPr>
          <w:delText xml:space="preserve"> the coefficients on agent tones are all positive and significant in the pre-GME and during-GME period</w:delText>
        </w:r>
        <w:r w:rsidR="00283260" w:rsidRPr="00EA02E7" w:rsidDel="001120DF">
          <w:rPr>
            <w:b/>
            <w:bCs/>
            <w:rPrChange w:id="1503" w:author="Siyang Li" w:date="2026-08-16T17:51:00Z" w16du:dateUtc="2026-08-16T09:51:00Z">
              <w:rPr/>
            </w:rPrChange>
          </w:rPr>
          <w:delText xml:space="preserve">, indicating </w:delText>
        </w:r>
        <w:r w:rsidR="006A6F77" w:rsidRPr="00EA02E7" w:rsidDel="001120DF">
          <w:rPr>
            <w:b/>
            <w:bCs/>
            <w:rPrChange w:id="1504" w:author="Siyang Li" w:date="2026-08-16T17:51:00Z" w16du:dateUtc="2026-08-16T09:51:00Z">
              <w:rPr/>
            </w:rPrChange>
          </w:rPr>
          <w:delText xml:space="preserve">that </w:delText>
        </w:r>
        <w:r w:rsidR="000023E8" w:rsidRPr="00EA02E7" w:rsidDel="001120DF">
          <w:rPr>
            <w:b/>
            <w:bCs/>
            <w:rPrChange w:id="1505" w:author="Siyang Li" w:date="2026-08-16T17:51:00Z" w16du:dateUtc="2026-08-16T09:51:00Z">
              <w:rPr/>
            </w:rPrChange>
          </w:rPr>
          <w:delText>short sellers may view naïve investors as noise traders whose actions could lead to temporary positive bubbles and thus increase shorting as they believe they could profit from bursting the short-term bubbles</w:delText>
        </w:r>
        <w:r w:rsidR="00283260" w:rsidRPr="00EA02E7" w:rsidDel="001120DF">
          <w:rPr>
            <w:b/>
            <w:bCs/>
            <w:rPrChange w:id="1506" w:author="Siyang Li" w:date="2026-08-16T17:51:00Z" w16du:dateUtc="2026-08-16T09:51:00Z">
              <w:rPr/>
            </w:rPrChange>
          </w:rPr>
          <w:delText>.</w:delText>
        </w:r>
        <w:r w:rsidR="00FF034A" w:rsidRPr="00EA02E7" w:rsidDel="001120DF">
          <w:rPr>
            <w:b/>
            <w:bCs/>
            <w:rPrChange w:id="1507" w:author="Siyang Li" w:date="2026-08-16T17:51:00Z" w16du:dateUtc="2026-08-16T09:51:00Z">
              <w:rPr/>
            </w:rPrChange>
          </w:rPr>
          <w:delText xml:space="preserve"> </w:delText>
        </w:r>
        <w:r w:rsidR="00283260" w:rsidRPr="00EA02E7" w:rsidDel="001120DF">
          <w:rPr>
            <w:b/>
            <w:bCs/>
            <w:rPrChange w:id="1508" w:author="Siyang Li" w:date="2026-08-16T17:51:00Z" w16du:dateUtc="2026-08-16T09:51:00Z">
              <w:rPr/>
            </w:rPrChange>
          </w:rPr>
          <w:delText xml:space="preserve">Surprisingly, </w:delText>
        </w:r>
        <w:r w:rsidR="00FF034A" w:rsidRPr="00EA02E7" w:rsidDel="001120DF">
          <w:rPr>
            <w:b/>
            <w:bCs/>
            <w:rPrChange w:id="1509" w:author="Siyang Li" w:date="2026-08-16T17:51:00Z" w16du:dateUtc="2026-08-16T09:51:00Z">
              <w:rPr/>
            </w:rPrChange>
          </w:rPr>
          <w:delText xml:space="preserve">all the coefficients </w:delText>
        </w:r>
        <w:r w:rsidR="00151786" w:rsidRPr="00EA02E7" w:rsidDel="001120DF">
          <w:rPr>
            <w:b/>
            <w:bCs/>
            <w:rPrChange w:id="1510" w:author="Siyang Li" w:date="2026-08-16T17:51:00Z" w16du:dateUtc="2026-08-16T09:51:00Z">
              <w:rPr/>
            </w:rPrChange>
          </w:rPr>
          <w:delText xml:space="preserve">become </w:delText>
        </w:r>
        <w:r w:rsidR="00FF034A" w:rsidRPr="00EA02E7" w:rsidDel="001120DF">
          <w:rPr>
            <w:b/>
            <w:bCs/>
            <w:rPrChange w:id="1511" w:author="Siyang Li" w:date="2026-08-16T17:51:00Z" w16du:dateUtc="2026-08-16T09:51:00Z">
              <w:rPr/>
            </w:rPrChange>
          </w:rPr>
          <w:delText xml:space="preserve">negative and two </w:delText>
        </w:r>
        <w:r w:rsidR="00151786" w:rsidRPr="00EA02E7" w:rsidDel="001120DF">
          <w:rPr>
            <w:b/>
            <w:bCs/>
            <w:rPrChange w:id="1512" w:author="Siyang Li" w:date="2026-08-16T17:51:00Z" w16du:dateUtc="2026-08-16T09:51:00Z">
              <w:rPr/>
            </w:rPrChange>
          </w:rPr>
          <w:delText xml:space="preserve">out of </w:delText>
        </w:r>
        <w:r w:rsidR="00FF034A" w:rsidRPr="00EA02E7" w:rsidDel="001120DF">
          <w:rPr>
            <w:b/>
            <w:bCs/>
            <w:rPrChange w:id="1513" w:author="Siyang Li" w:date="2026-08-16T17:51:00Z" w16du:dateUtc="2026-08-16T09:51:00Z">
              <w:rPr/>
            </w:rPrChange>
          </w:rPr>
          <w:delText>three are sign</w:delText>
        </w:r>
        <w:r w:rsidR="00283260" w:rsidRPr="00EA02E7" w:rsidDel="001120DF">
          <w:rPr>
            <w:b/>
            <w:bCs/>
            <w:rPrChange w:id="1514" w:author="Siyang Li" w:date="2026-08-16T17:51:00Z" w16du:dateUtc="2026-08-16T09:51:00Z">
              <w:rPr/>
            </w:rPrChange>
          </w:rPr>
          <w:delText xml:space="preserve">ificant in the post-GME period, possibly because </w:delText>
        </w:r>
        <w:r w:rsidR="00DD7C24" w:rsidRPr="00EA02E7" w:rsidDel="001120DF">
          <w:rPr>
            <w:b/>
            <w:bCs/>
            <w:rPrChange w:id="1515" w:author="Siyang Li" w:date="2026-08-16T17:51:00Z" w16du:dateUtc="2026-08-16T09:51:00Z">
              <w:rPr/>
            </w:rPrChange>
          </w:rPr>
          <w:delText>short sellers take</w:delText>
        </w:r>
        <w:r w:rsidR="00722470" w:rsidRPr="00EA02E7" w:rsidDel="001120DF">
          <w:rPr>
            <w:b/>
            <w:bCs/>
            <w:rPrChange w:id="1516" w:author="Siyang Li" w:date="2026-08-16T17:51:00Z" w16du:dateUtc="2026-08-16T09:51:00Z">
              <w:rPr/>
            </w:rPrChange>
          </w:rPr>
          <w:delText xml:space="preserve"> </w:delText>
        </w:r>
        <w:r w:rsidR="00DD7C24" w:rsidRPr="00EA02E7" w:rsidDel="001120DF">
          <w:rPr>
            <w:b/>
            <w:bCs/>
            <w:rPrChange w:id="1517" w:author="Siyang Li" w:date="2026-08-16T17:51:00Z" w16du:dateUtc="2026-08-16T09:51:00Z">
              <w:rPr/>
            </w:rPrChange>
          </w:rPr>
          <w:delText>social media tones seriously</w:delText>
        </w:r>
        <w:r w:rsidR="009A3925" w:rsidRPr="00EA02E7" w:rsidDel="001120DF">
          <w:rPr>
            <w:b/>
            <w:bCs/>
            <w:rPrChange w:id="1518" w:author="Siyang Li" w:date="2026-08-16T17:51:00Z" w16du:dateUtc="2026-08-16T09:51:00Z">
              <w:rPr/>
            </w:rPrChange>
          </w:rPr>
          <w:delText xml:space="preserve"> and become more cautious </w:delText>
        </w:r>
        <w:r w:rsidR="00151786" w:rsidRPr="00EA02E7" w:rsidDel="001120DF">
          <w:rPr>
            <w:b/>
            <w:bCs/>
            <w:rPrChange w:id="1519" w:author="Siyang Li" w:date="2026-08-16T17:51:00Z" w16du:dateUtc="2026-08-16T09:51:00Z">
              <w:rPr/>
            </w:rPrChange>
          </w:rPr>
          <w:delText>about going</w:delText>
        </w:r>
        <w:r w:rsidR="009A3925" w:rsidRPr="00EA02E7" w:rsidDel="001120DF">
          <w:rPr>
            <w:b/>
            <w:bCs/>
            <w:rPrChange w:id="1520" w:author="Siyang Li" w:date="2026-08-16T17:51:00Z" w16du:dateUtc="2026-08-16T09:51:00Z">
              <w:rPr/>
            </w:rPrChange>
          </w:rPr>
          <w:delText xml:space="preserve"> against </w:delText>
        </w:r>
        <w:r w:rsidR="00652B14" w:rsidRPr="00EA02E7" w:rsidDel="001120DF">
          <w:rPr>
            <w:b/>
            <w:bCs/>
            <w:rPrChange w:id="1521" w:author="Siyang Li" w:date="2026-08-16T17:51:00Z" w16du:dateUtc="2026-08-16T09:51:00Z">
              <w:rPr/>
            </w:rPrChange>
          </w:rPr>
          <w:delText>them</w:delText>
        </w:r>
        <w:r w:rsidR="009A3925" w:rsidRPr="00EA02E7" w:rsidDel="001120DF">
          <w:rPr>
            <w:b/>
            <w:bCs/>
            <w:rPrChange w:id="1522" w:author="Siyang Li" w:date="2026-08-16T17:51:00Z" w16du:dateUtc="2026-08-16T09:51:00Z">
              <w:rPr/>
            </w:rPrChange>
          </w:rPr>
          <w:delText xml:space="preserve"> </w:delText>
        </w:r>
        <w:r w:rsidR="00DD7C24" w:rsidRPr="00EA02E7" w:rsidDel="001120DF">
          <w:rPr>
            <w:b/>
            <w:bCs/>
            <w:rPrChange w:id="1523" w:author="Siyang Li" w:date="2026-08-16T17:51:00Z" w16du:dateUtc="2026-08-16T09:51:00Z">
              <w:rPr/>
            </w:rPrChange>
          </w:rPr>
          <w:delText xml:space="preserve">after </w:delText>
        </w:r>
        <w:r w:rsidR="00E555E2" w:rsidRPr="00EA02E7" w:rsidDel="001120DF">
          <w:rPr>
            <w:b/>
            <w:bCs/>
            <w:rPrChange w:id="1524" w:author="Siyang Li" w:date="2026-08-16T17:51:00Z" w16du:dateUtc="2026-08-16T09:51:00Z">
              <w:rPr/>
            </w:rPrChange>
          </w:rPr>
          <w:delText xml:space="preserve">the </w:delText>
        </w:r>
        <w:r w:rsidR="00DD7C24" w:rsidRPr="00EA02E7" w:rsidDel="001120DF">
          <w:rPr>
            <w:b/>
            <w:bCs/>
            <w:rPrChange w:id="1525" w:author="Siyang Li" w:date="2026-08-16T17:51:00Z" w16du:dateUtc="2026-08-16T09:51:00Z">
              <w:rPr/>
            </w:rPrChange>
          </w:rPr>
          <w:delText>GME short squeeze.</w:delText>
        </w:r>
      </w:del>
    </w:p>
    <w:p w14:paraId="039354C8" w14:textId="4071D55C" w:rsidR="00DD6EFD" w:rsidRDefault="00EA02E7" w:rsidP="00313889">
      <w:pPr>
        <w:spacing w:line="480" w:lineRule="auto"/>
        <w:jc w:val="both"/>
        <w:rPr>
          <w:ins w:id="1526" w:author="Siyang Li" w:date="2026-08-07T13:28:00Z" w16du:dateUtc="2026-08-07T05:28:00Z"/>
          <w:b/>
        </w:rPr>
      </w:pPr>
      <w:bookmarkStart w:id="1527" w:name="_Hlk182126860"/>
      <w:bookmarkEnd w:id="364"/>
      <w:ins w:id="1528" w:author="Siyang Li" w:date="2026-08-16T17:51:00Z" w16du:dateUtc="2026-08-16T09:51:00Z">
        <w:r w:rsidRPr="00EA02E7">
          <w:rPr>
            <w:b/>
            <w:bCs/>
            <w:rPrChange w:id="1529" w:author="Siyang Li" w:date="2026-08-16T17:51:00Z" w16du:dateUtc="2026-08-16T09:51:00Z">
              <w:rPr/>
            </w:rPrChange>
          </w:rPr>
          <w:t>6</w:t>
        </w:r>
      </w:ins>
      <w:ins w:id="1530" w:author="Siyang Li" w:date="2026-08-07T13:24:00Z" w16du:dateUtc="2026-08-07T05:24:00Z">
        <w:r w:rsidR="00DD6EFD" w:rsidRPr="00EA02E7">
          <w:rPr>
            <w:rFonts w:hint="eastAsia"/>
            <w:b/>
            <w:bCs/>
          </w:rPr>
          <w:t>.</w:t>
        </w:r>
      </w:ins>
      <w:ins w:id="1531" w:author="Siyang Li" w:date="2026-08-20T19:22:00Z" w16du:dateUtc="2026-08-20T11:22:00Z">
        <w:r w:rsidR="00547272">
          <w:rPr>
            <w:rFonts w:hint="eastAsia"/>
            <w:b/>
          </w:rPr>
          <w:t>2</w:t>
        </w:r>
      </w:ins>
      <w:ins w:id="1532" w:author="Siyang Li" w:date="2026-08-07T13:24:00Z" w16du:dateUtc="2026-08-07T05:24:00Z">
        <w:r w:rsidR="00DD6EFD">
          <w:rPr>
            <w:rFonts w:hint="eastAsia"/>
            <w:b/>
          </w:rPr>
          <w:t xml:space="preserve"> </w:t>
        </w:r>
      </w:ins>
      <w:ins w:id="1533" w:author="Siyang Li" w:date="2026-08-07T13:40:00Z" w16du:dateUtc="2026-08-07T05:40:00Z">
        <w:r w:rsidR="00894FA9">
          <w:rPr>
            <w:rFonts w:hint="eastAsia"/>
            <w:b/>
          </w:rPr>
          <w:t>The Emergence of Competing Platforms</w:t>
        </w:r>
      </w:ins>
    </w:p>
    <w:p w14:paraId="73C0091B" w14:textId="0FDBF601" w:rsidR="00497734" w:rsidRDefault="003F7743" w:rsidP="002C24C1">
      <w:pPr>
        <w:spacing w:line="480" w:lineRule="auto"/>
        <w:ind w:firstLine="720"/>
        <w:jc w:val="both"/>
        <w:rPr>
          <w:ins w:id="1534" w:author="Siyang Li" w:date="2026-08-11T17:56:00Z" w16du:dateUtc="2026-08-11T09:56:00Z"/>
        </w:rPr>
      </w:pPr>
      <w:ins w:id="1535" w:author="Siyang Li" w:date="2026-08-17T21:44:00Z" w16du:dateUtc="2026-08-17T13:44:00Z">
        <w:r w:rsidRPr="003F7743">
          <w:t>Social-media platforms compete for investors’ limited attention, and the growing prominence of alternative platforms can reallocate where investors seek, produce, and exchange investment-related information</w:t>
        </w:r>
      </w:ins>
      <w:ins w:id="1536" w:author="Siyang Li" w:date="2026-08-17T21:40:00Z">
        <w:r w:rsidR="00903277" w:rsidRPr="00903277">
          <w:t xml:space="preserve">. As competing platforms become more active, does Reddit become less influential in the transmission of investor beliefs? </w:t>
        </w:r>
      </w:ins>
      <w:ins w:id="1537" w:author="Siyang Li" w:date="2026-08-20T21:50:00Z">
        <w:r w:rsidR="00B22102" w:rsidRPr="00B22102">
          <w:t xml:space="preserve">To capture this variation, we use the scaled monthly message series (maximum equals 100) reported by Cookson et al. (2024) for StockTwits, X, and Seeking Alpha. </w:t>
        </w:r>
      </w:ins>
      <w:ins w:id="1538" w:author="Siyang Li" w:date="2026-08-23T21:45:00Z">
        <w:r w:rsidR="00D421B2" w:rsidRPr="00D421B2">
          <w:t xml:space="preserve">Because the public data series are only available up to 2023, this analysis is restricted to the period from 2020 to 2023. </w:t>
        </w:r>
      </w:ins>
      <w:ins w:id="1539" w:author="Siyang Li" w:date="2026-08-18T21:36:00Z">
        <w:r w:rsidR="001748B7" w:rsidRPr="001748B7">
          <w:t>Figure 8 plots these series and shows substantial shifts in platform activity over time, with StockTwits declining after 2021, X becoming more active in 2023, and Seeking Alpha remaining relatively stable</w:t>
        </w:r>
      </w:ins>
      <w:ins w:id="1540" w:author="Siyang Li" w:date="2026-08-18T21:32:00Z" w16du:dateUtc="2026-08-18T13:32:00Z">
        <w:r w:rsidR="000606A1">
          <w:rPr>
            <w:rFonts w:hint="eastAsia"/>
          </w:rPr>
          <w:t>.</w:t>
        </w:r>
      </w:ins>
      <w:ins w:id="1541" w:author="Siyang Li" w:date="2026-08-17T21:40:00Z">
        <w:r w:rsidR="00903277" w:rsidRPr="00903277">
          <w:t xml:space="preserve"> We construct relative competing-platform activity as the sum of the scaled message measures for StockTwits, X, and Seeking Alpha divided by the corresponding sum for these three platforms and Reddit. We define periods of competing-platform emergence as </w:t>
        </w:r>
      </w:ins>
      <w:ins w:id="1542" w:author="Siyang Li" w:date="2026-08-17T21:45:00Z" w16du:dateUtc="2026-08-17T13:45:00Z">
        <w:r w:rsidR="00105DDB">
          <w:rPr>
            <w:rFonts w:hint="eastAsia"/>
          </w:rPr>
          <w:t>periods</w:t>
        </w:r>
      </w:ins>
      <w:ins w:id="1543" w:author="Siyang Li" w:date="2026-08-17T21:40:00Z">
        <w:r w:rsidR="00903277" w:rsidRPr="00903277">
          <w:t xml:space="preserve"> in which this measure exceeds its 90th percentile. To map the monthly measure to our weekly PVAR setting, we assign each week the value from the preceding month. We then re-estimate the PVAR separately for emergence and other periods. If </w:t>
        </w:r>
        <w:r w:rsidR="00903277" w:rsidRPr="00903277">
          <w:lastRenderedPageBreak/>
          <w:t xml:space="preserve">competing platforms divert investor attention away from Reddit, we expect the predictive relations between Reddit user tone and subsequent beliefs, </w:t>
        </w:r>
      </w:ins>
      <w:ins w:id="1544" w:author="Siyang Li" w:date="2026-08-17T21:45:00Z" w16du:dateUtc="2026-08-17T13:45:00Z">
        <w:r w:rsidR="00E0731D" w:rsidRPr="00903277">
          <w:t>returns</w:t>
        </w:r>
        <w:r w:rsidR="00E0731D">
          <w:rPr>
            <w:rFonts w:hint="eastAsia"/>
          </w:rPr>
          <w:t xml:space="preserve">, and </w:t>
        </w:r>
      </w:ins>
      <w:ins w:id="1545" w:author="Siyang Li" w:date="2026-08-17T21:40:00Z">
        <w:r w:rsidR="00903277" w:rsidRPr="00903277">
          <w:t xml:space="preserve">trading to be weaker during </w:t>
        </w:r>
      </w:ins>
      <w:ins w:id="1546" w:author="Siyang Li" w:date="2026-08-18T09:21:00Z">
        <w:r w:rsidR="00C70B80" w:rsidRPr="00C70B80">
          <w:t>emergence periods</w:t>
        </w:r>
      </w:ins>
      <w:ins w:id="1547" w:author="Siyang Li" w:date="2026-08-16T19:16:00Z">
        <w:r w:rsidR="003E7D53" w:rsidRPr="003E7D53">
          <w:t>.</w:t>
        </w:r>
      </w:ins>
    </w:p>
    <w:p w14:paraId="352215CD" w14:textId="22FD8150" w:rsidR="00244E9B" w:rsidRDefault="00DD4683" w:rsidP="00B20B13">
      <w:pPr>
        <w:spacing w:line="480" w:lineRule="auto"/>
        <w:ind w:firstLine="720"/>
        <w:jc w:val="both"/>
        <w:rPr>
          <w:ins w:id="1548" w:author="Siyang Li" w:date="2026-08-11T17:36:00Z" w16du:dateUtc="2026-08-11T09:36:00Z"/>
        </w:rPr>
      </w:pPr>
      <w:ins w:id="1549" w:author="Siyang Li" w:date="2026-08-18T09:26:00Z">
        <w:r w:rsidRPr="00DD4683">
          <w:t>Table 11 shows that the predictive relations of Reddit tone are substantially weaker during periods when competing platforms are more prominent. In the emergence periods, rational and fanatic tone exhibit little evidence of predicting subsequent naïve tone. The coefficients on RationalTone(t-1) and FanaticTone(t-1) are 0.0186 (t-stat=1.47) and 0.0221 (t-stat=1.73), respectively. This attenuation also extends to subsequent return and trading dynamics, with the weakening particularly pronounced for fanatic tone, suggesting that the market influence of fanatic beliefs depends more heavily on concentrated investor attention and interaction within Reddit. In contrast, during other periods, agent tones significantly predict subsequent naïve tone, returns, and retail trading and are strongly negatively related to future short selling. Overall, these results indicate that greater activity on competing platforms fragments investor attention across social media venues, thereby weakening the role of Reddit beliefs in subsequent belief formation and market outcomes</w:t>
        </w:r>
      </w:ins>
      <w:ins w:id="1550" w:author="Siyang Li" w:date="2026-08-12T15:17:00Z" w16du:dateUtc="2026-08-12T07:17:00Z">
        <w:r w:rsidR="00FD5D0E" w:rsidRPr="00244E9B">
          <w:t>.</w:t>
        </w:r>
      </w:ins>
    </w:p>
    <w:p w14:paraId="6EFE1A54" w14:textId="1D7CBD81" w:rsidR="00313889" w:rsidRPr="002D3FEB" w:rsidDel="00657E25" w:rsidRDefault="004E4D1C" w:rsidP="00313889">
      <w:pPr>
        <w:spacing w:line="480" w:lineRule="auto"/>
        <w:jc w:val="both"/>
        <w:rPr>
          <w:del w:id="1551" w:author="Siyang Li" w:date="2026-08-07T13:26:00Z" w16du:dateUtc="2026-08-07T05:26:00Z"/>
          <w:b/>
        </w:rPr>
      </w:pPr>
      <w:del w:id="1552" w:author="Siyang Li" w:date="2026-08-07T13:26:00Z" w16du:dateUtc="2026-08-07T05:26:00Z">
        <w:r w:rsidDel="00657E25">
          <w:rPr>
            <w:rFonts w:hint="eastAsia"/>
            <w:b/>
          </w:rPr>
          <w:delText>5</w:delText>
        </w:r>
        <w:r w:rsidR="00313889" w:rsidRPr="002D3FEB" w:rsidDel="00657E25">
          <w:rPr>
            <w:b/>
          </w:rPr>
          <w:delText>.</w:delText>
        </w:r>
        <w:r w:rsidDel="00657E25">
          <w:rPr>
            <w:rFonts w:hint="eastAsia"/>
            <w:b/>
          </w:rPr>
          <w:delText>2</w:delText>
        </w:r>
        <w:r w:rsidRPr="002D3FEB" w:rsidDel="00657E25">
          <w:rPr>
            <w:b/>
          </w:rPr>
          <w:delText xml:space="preserve"> </w:delText>
        </w:r>
        <w:r w:rsidR="00313889" w:rsidRPr="002D3FEB" w:rsidDel="00657E25">
          <w:rPr>
            <w:b/>
          </w:rPr>
          <w:delText>Alternative Measures for Agents and Tone</w:delText>
        </w:r>
      </w:del>
    </w:p>
    <w:bookmarkEnd w:id="1527"/>
    <w:p w14:paraId="63E8128A" w14:textId="16E9F420" w:rsidR="00313889" w:rsidRPr="002D3FEB" w:rsidDel="00657E25" w:rsidRDefault="00313889" w:rsidP="007F1A31">
      <w:pPr>
        <w:spacing w:line="480" w:lineRule="auto"/>
        <w:ind w:firstLine="720"/>
        <w:jc w:val="both"/>
        <w:rPr>
          <w:del w:id="1553" w:author="Siyang Li" w:date="2026-08-07T13:26:00Z" w16du:dateUtc="2026-08-07T05:26:00Z"/>
        </w:rPr>
      </w:pPr>
      <w:del w:id="1554" w:author="Siyang Li" w:date="2026-08-07T13:26:00Z" w16du:dateUtc="2026-08-07T05:26:00Z">
        <w:r w:rsidRPr="002D3FEB" w:rsidDel="00657E25">
          <w:rPr>
            <w:rFonts w:hint="eastAsia"/>
          </w:rPr>
          <w:delText>I</w:delText>
        </w:r>
        <w:r w:rsidRPr="002D3FEB" w:rsidDel="00657E25">
          <w:delText>n this subsection, we present robustness tests using different agent classifications and measures for tone</w:delText>
        </w:r>
        <w:r w:rsidR="003467A4" w:rsidRPr="002D3FEB" w:rsidDel="00657E25">
          <w:rPr>
            <w:rFonts w:hint="eastAsia"/>
          </w:rPr>
          <w:delText xml:space="preserve"> </w:delText>
        </w:r>
        <w:r w:rsidR="003467A4" w:rsidRPr="002D3FEB" w:rsidDel="00657E25">
          <w:delText xml:space="preserve">in Table </w:delText>
        </w:r>
        <w:r w:rsidR="00AF5520" w:rsidDel="00657E25">
          <w:rPr>
            <w:rFonts w:hint="eastAsia"/>
          </w:rPr>
          <w:delText>6</w:delText>
        </w:r>
        <w:r w:rsidR="00AF5520" w:rsidRPr="002D3FEB" w:rsidDel="00657E25">
          <w:delText xml:space="preserve"> </w:delText>
        </w:r>
        <w:r w:rsidR="003467A4" w:rsidRPr="002D3FEB" w:rsidDel="00657E25">
          <w:delText xml:space="preserve">Panel </w:delText>
        </w:r>
        <w:r w:rsidR="00AF5520" w:rsidDel="00657E25">
          <w:rPr>
            <w:rFonts w:hint="eastAsia"/>
          </w:rPr>
          <w:delText>B</w:delText>
        </w:r>
        <w:r w:rsidRPr="002D3FEB" w:rsidDel="00657E25">
          <w:delText xml:space="preserve">. We start by considering three alternative cases to identify </w:delText>
        </w:r>
        <w:r w:rsidR="004C57BE" w:rsidDel="00657E25">
          <w:delText>rational and fanatic</w:delText>
        </w:r>
        <w:r w:rsidRPr="002D3FEB" w:rsidDel="00657E25">
          <w:delText xml:space="preserve"> agents</w:delText>
        </w:r>
        <w:r w:rsidR="008829D1" w:rsidDel="00657E25">
          <w:rPr>
            <w:rFonts w:hint="eastAsia"/>
          </w:rPr>
          <w:delText xml:space="preserve"> and construct agent tones</w:delText>
        </w:r>
        <w:r w:rsidRPr="002D3FEB" w:rsidDel="00657E25">
          <w:delText xml:space="preserve">. For the first case, </w:delText>
        </w:r>
        <w:r w:rsidR="00727FAA" w:rsidRPr="002D3FEB" w:rsidDel="00657E25">
          <w:rPr>
            <w:color w:val="000000"/>
          </w:rPr>
          <w:delText>we identify hardheaded agents as those who post more than 99% of all other agents, instead of 95% as in the main results</w:delText>
        </w:r>
        <w:r w:rsidRPr="002D3FEB" w:rsidDel="00657E25">
          <w:delText>.</w:delText>
        </w:r>
        <w:r w:rsidR="007F1A31" w:rsidRPr="002D3FEB" w:rsidDel="00657E25">
          <w:delText xml:space="preserve"> We present the estimation results in </w:delText>
        </w:r>
        <w:r w:rsidR="00535B57" w:rsidRPr="002D3FEB" w:rsidDel="00657E25">
          <w:rPr>
            <w:rFonts w:hint="eastAsia"/>
          </w:rPr>
          <w:delText>column</w:delText>
        </w:r>
        <w:r w:rsidR="00151786" w:rsidDel="00657E25">
          <w:delText>s</w:delText>
        </w:r>
        <w:r w:rsidR="00535B57" w:rsidRPr="002D3FEB" w:rsidDel="00657E25">
          <w:rPr>
            <w:rFonts w:hint="eastAsia"/>
          </w:rPr>
          <w:delText xml:space="preserve"> I-II</w:delText>
        </w:r>
        <w:r w:rsidR="007F1A31" w:rsidRPr="002D3FEB" w:rsidDel="00657E25">
          <w:delText>.</w:delText>
        </w:r>
        <w:r w:rsidRPr="002D3FEB" w:rsidDel="00657E25">
          <w:delText xml:space="preserve"> For the second case, </w:delText>
        </w:r>
        <w:r w:rsidR="00727FAA" w:rsidRPr="002D3FEB" w:rsidDel="00657E25">
          <w:rPr>
            <w:color w:val="000000"/>
          </w:rPr>
          <w:delText xml:space="preserve">we require that </w:delText>
        </w:r>
        <w:r w:rsidR="00727FAA" w:rsidRPr="002D3FEB" w:rsidDel="00657E25">
          <w:delText xml:space="preserve">hardheaded agents’ posts have the same sign in tones (either positive or negative) for 100% of their posts, instead of only </w:delText>
        </w:r>
        <w:r w:rsidR="00727FAA" w:rsidRPr="002D3FEB" w:rsidDel="00657E25">
          <w:rPr>
            <w:rFonts w:hint="eastAsia"/>
          </w:rPr>
          <w:delText>75</w:delText>
        </w:r>
        <w:r w:rsidR="00727FAA" w:rsidRPr="002D3FEB" w:rsidDel="00657E25">
          <w:delText xml:space="preserve">% of their posts during the </w:delText>
        </w:r>
        <w:r w:rsidR="0068045B" w:rsidDel="00657E25">
          <w:rPr>
            <w:rFonts w:hint="eastAsia"/>
          </w:rPr>
          <w:delText>week</w:delText>
        </w:r>
        <w:r w:rsidR="007F1A31" w:rsidRPr="002D3FEB" w:rsidDel="00657E25">
          <w:rPr>
            <w:color w:val="000000"/>
          </w:rPr>
          <w:delText xml:space="preserve"> (</w:delText>
        </w:r>
        <w:r w:rsidR="00434A58" w:rsidRPr="002D3FEB" w:rsidDel="00657E25">
          <w:rPr>
            <w:rFonts w:hint="eastAsia"/>
            <w:color w:val="000000"/>
          </w:rPr>
          <w:delText>column</w:delText>
        </w:r>
        <w:r w:rsidR="00151786" w:rsidDel="00657E25">
          <w:rPr>
            <w:color w:val="000000"/>
          </w:rPr>
          <w:delText>s</w:delText>
        </w:r>
        <w:r w:rsidR="00434A58" w:rsidRPr="002D3FEB" w:rsidDel="00657E25">
          <w:rPr>
            <w:rFonts w:hint="eastAsia"/>
            <w:color w:val="000000"/>
          </w:rPr>
          <w:delText xml:space="preserve"> III-IV</w:delText>
        </w:r>
        <w:r w:rsidR="007F1A31" w:rsidRPr="002D3FEB" w:rsidDel="00657E25">
          <w:rPr>
            <w:color w:val="000000"/>
          </w:rPr>
          <w:delText>)</w:delText>
        </w:r>
        <w:r w:rsidRPr="002D3FEB" w:rsidDel="00657E25">
          <w:rPr>
            <w:color w:val="000000"/>
          </w:rPr>
          <w:delText xml:space="preserve">. For the third case, </w:delText>
        </w:r>
        <w:r w:rsidR="00F609CD" w:rsidRPr="002D3FEB" w:rsidDel="00657E25">
          <w:delText xml:space="preserve">we compute </w:delText>
        </w:r>
        <w:r w:rsidR="00151786" w:rsidDel="00657E25">
          <w:delText xml:space="preserve">an </w:delText>
        </w:r>
        <w:r w:rsidR="00F609CD" w:rsidRPr="002D3FEB" w:rsidDel="00657E25">
          <w:delText xml:space="preserve">influence-weighted tone to highlight the importance of agent influence in social networks, rather than </w:delText>
        </w:r>
        <w:r w:rsidR="00D16531" w:rsidDel="00657E25">
          <w:delText>computing average tones with equal weights across all</w:delText>
        </w:r>
        <w:r w:rsidR="00F609CD" w:rsidRPr="002D3FEB" w:rsidDel="00657E25">
          <w:delText xml:space="preserve"> individuals</w:delText>
        </w:r>
        <w:r w:rsidR="00F609CD" w:rsidRPr="002D3FEB" w:rsidDel="00657E25">
          <w:rPr>
            <w:color w:val="000000"/>
          </w:rPr>
          <w:delText xml:space="preserve"> </w:delText>
        </w:r>
        <w:r w:rsidR="007F1A31" w:rsidRPr="002D3FEB" w:rsidDel="00657E25">
          <w:delText>(</w:delText>
        </w:r>
        <w:r w:rsidR="00450F34" w:rsidRPr="002D3FEB" w:rsidDel="00657E25">
          <w:rPr>
            <w:rFonts w:hint="eastAsia"/>
          </w:rPr>
          <w:delText>column</w:delText>
        </w:r>
        <w:r w:rsidR="00151786" w:rsidDel="00657E25">
          <w:delText>s</w:delText>
        </w:r>
        <w:r w:rsidR="00450F34" w:rsidRPr="002D3FEB" w:rsidDel="00657E25">
          <w:rPr>
            <w:rFonts w:hint="eastAsia"/>
          </w:rPr>
          <w:delText xml:space="preserve"> V-VI</w:delText>
        </w:r>
        <w:r w:rsidR="007F1A31" w:rsidRPr="002D3FEB" w:rsidDel="00657E25">
          <w:delText>)</w:delText>
        </w:r>
        <w:r w:rsidR="00E720B8" w:rsidDel="00657E25">
          <w:delText xml:space="preserve">. </w:delText>
        </w:r>
        <w:r w:rsidR="003E799C" w:rsidDel="00657E25">
          <w:delText>Furthermore</w:delText>
        </w:r>
        <w:r w:rsidR="00E720B8" w:rsidRPr="002D3FEB" w:rsidDel="00657E25">
          <w:delText xml:space="preserve">, we </w:delText>
        </w:r>
        <w:r w:rsidR="00E720B8" w:rsidDel="00657E25">
          <w:rPr>
            <w:rFonts w:hint="eastAsia"/>
          </w:rPr>
          <w:delText xml:space="preserve">control for common tones from other social media including </w:delText>
        </w:r>
        <w:r w:rsidR="00E720B8" w:rsidDel="00657E25">
          <w:delText>X</w:delText>
        </w:r>
        <w:r w:rsidR="00E720B8" w:rsidDel="00657E25">
          <w:rPr>
            <w:rFonts w:hint="eastAsia"/>
          </w:rPr>
          <w:delText xml:space="preserve"> </w:delText>
        </w:r>
        <w:r w:rsidR="00E720B8" w:rsidDel="00657E25">
          <w:delText>(formerly Twitter), StockTwits,</w:delText>
        </w:r>
        <w:r w:rsidR="00E720B8" w:rsidDel="00657E25">
          <w:rPr>
            <w:rFonts w:hint="eastAsia"/>
          </w:rPr>
          <w:delText xml:space="preserve"> and</w:delText>
        </w:r>
        <w:r w:rsidR="00E720B8" w:rsidDel="00657E25">
          <w:delText xml:space="preserve"> Seeking Alpha</w:delText>
        </w:r>
        <w:r w:rsidR="00E720B8" w:rsidDel="00657E25">
          <w:rPr>
            <w:rFonts w:hint="eastAsia"/>
          </w:rPr>
          <w:delText xml:space="preserve"> using data from Cookson et al. (2024)</w:delText>
        </w:r>
        <w:r w:rsidR="00E720B8" w:rsidRPr="002D3FEB" w:rsidDel="00657E25">
          <w:delText xml:space="preserve"> (</w:delText>
        </w:r>
        <w:r w:rsidR="00E720B8" w:rsidRPr="002D3FEB" w:rsidDel="00657E25">
          <w:rPr>
            <w:rFonts w:hint="eastAsia"/>
          </w:rPr>
          <w:delText>column</w:delText>
        </w:r>
        <w:r w:rsidR="00151786" w:rsidDel="00657E25">
          <w:delText>s</w:delText>
        </w:r>
        <w:r w:rsidR="00E720B8" w:rsidRPr="002D3FEB" w:rsidDel="00657E25">
          <w:rPr>
            <w:rFonts w:hint="eastAsia"/>
          </w:rPr>
          <w:delText xml:space="preserve"> VII-VIII</w:delText>
        </w:r>
        <w:r w:rsidR="00E720B8" w:rsidRPr="002D3FEB" w:rsidDel="00657E25">
          <w:delText>)</w:delText>
        </w:r>
        <w:r w:rsidRPr="002D3FEB" w:rsidDel="00657E25">
          <w:delText xml:space="preserve">. </w:delText>
        </w:r>
        <w:r w:rsidR="007F1A31" w:rsidRPr="002D3FEB" w:rsidDel="00657E25">
          <w:delText xml:space="preserve">In almost all cases, </w:delText>
        </w:r>
        <w:r w:rsidR="0002754C" w:rsidDel="00657E25">
          <w:delText>rational</w:delText>
        </w:r>
        <w:r w:rsidR="0002754C" w:rsidRPr="002D3FEB" w:rsidDel="00657E25">
          <w:delText xml:space="preserve"> </w:delText>
        </w:r>
        <w:r w:rsidR="002D3F25" w:rsidRPr="002D3FEB" w:rsidDel="00657E25">
          <w:delText xml:space="preserve">tone and </w:delText>
        </w:r>
        <w:r w:rsidR="0002754C" w:rsidRPr="002D3FEB" w:rsidDel="00657E25">
          <w:delText xml:space="preserve">fanatic </w:delText>
        </w:r>
        <w:r w:rsidR="002D3F25" w:rsidRPr="002D3FEB" w:rsidDel="00657E25">
          <w:delText>tone positively predict future naïve tone</w:delText>
        </w:r>
        <w:r w:rsidR="007F1A31" w:rsidRPr="002D3FEB" w:rsidDel="00657E25">
          <w:delText xml:space="preserve">. Moreover, </w:delText>
        </w:r>
        <w:r w:rsidR="00A203CA" w:rsidRPr="002D3FEB" w:rsidDel="00657E25">
          <w:delText>fanatic</w:delText>
        </w:r>
        <w:r w:rsidR="00D0158E" w:rsidRPr="002D3FEB" w:rsidDel="00657E25">
          <w:delText xml:space="preserve"> </w:delText>
        </w:r>
        <w:r w:rsidR="007F1A31" w:rsidRPr="002D3FEB" w:rsidDel="00657E25">
          <w:delText>tone</w:delText>
        </w:r>
        <w:r w:rsidR="00805A91" w:rsidDel="00657E25">
          <w:rPr>
            <w:rFonts w:hint="eastAsia"/>
          </w:rPr>
          <w:delText xml:space="preserve"> and </w:delText>
        </w:r>
        <w:r w:rsidR="00805A91" w:rsidDel="00657E25">
          <w:delText>naïve</w:delText>
        </w:r>
        <w:r w:rsidR="00805A91" w:rsidDel="00657E25">
          <w:rPr>
            <w:rFonts w:hint="eastAsia"/>
          </w:rPr>
          <w:delText xml:space="preserve"> tone</w:delText>
        </w:r>
        <w:r w:rsidR="007F1A31" w:rsidRPr="002D3FEB" w:rsidDel="00657E25">
          <w:delText xml:space="preserve"> positively predict </w:delText>
        </w:r>
        <w:r w:rsidR="00DD45C4" w:rsidDel="00657E25">
          <w:rPr>
            <w:rFonts w:hint="eastAsia"/>
          </w:rPr>
          <w:delText>future</w:delText>
        </w:r>
        <w:r w:rsidR="007F1A31" w:rsidRPr="002D3FEB" w:rsidDel="00657E25">
          <w:delText xml:space="preserve"> return</w:delText>
        </w:r>
        <w:r w:rsidR="00151786" w:rsidDel="00657E25">
          <w:delText>s</w:delText>
        </w:r>
        <w:r w:rsidR="007F1A31" w:rsidRPr="002D3FEB" w:rsidDel="00657E25">
          <w:delText xml:space="preserve">. </w:delText>
        </w:r>
        <w:r w:rsidRPr="002D3FEB" w:rsidDel="00657E25">
          <w:delText xml:space="preserve">To summarize, the results </w:delText>
        </w:r>
        <w:r w:rsidR="007F1A31" w:rsidRPr="002D3FEB" w:rsidDel="00657E25">
          <w:delText xml:space="preserve">remain largely </w:delText>
        </w:r>
        <w:r w:rsidRPr="002D3FEB" w:rsidDel="00657E25">
          <w:delText>robust to changing our definition</w:delText>
        </w:r>
        <w:r w:rsidR="00DE0D71" w:rsidRPr="002D3FEB" w:rsidDel="00657E25">
          <w:rPr>
            <w:rFonts w:hint="eastAsia"/>
          </w:rPr>
          <w:delText>s</w:delText>
        </w:r>
        <w:r w:rsidRPr="002D3FEB" w:rsidDel="00657E25">
          <w:delText xml:space="preserve"> of hardheaded agents</w:delText>
        </w:r>
        <w:r w:rsidR="00CA58C6" w:rsidDel="00657E25">
          <w:rPr>
            <w:rFonts w:hint="eastAsia"/>
          </w:rPr>
          <w:delText>, or</w:delText>
        </w:r>
        <w:r w:rsidRPr="002D3FEB" w:rsidDel="00657E25">
          <w:delText xml:space="preserve"> using a tone measure that is weighted by agent influence</w:delText>
        </w:r>
        <w:r w:rsidR="00CA58C6" w:rsidDel="00657E25">
          <w:rPr>
            <w:rFonts w:hint="eastAsia"/>
          </w:rPr>
          <w:delText xml:space="preserve">, </w:delText>
        </w:r>
        <w:r w:rsidR="00143FAE" w:rsidDel="00657E25">
          <w:rPr>
            <w:rFonts w:hint="eastAsia"/>
          </w:rPr>
          <w:delText>or</w:delText>
        </w:r>
        <w:r w:rsidR="00CA58C6" w:rsidDel="00657E25">
          <w:rPr>
            <w:rFonts w:hint="eastAsia"/>
          </w:rPr>
          <w:delText xml:space="preserve"> </w:delText>
        </w:r>
        <w:r w:rsidR="00143FAE" w:rsidDel="00657E25">
          <w:delText>controlling</w:delText>
        </w:r>
        <w:r w:rsidR="00143FAE" w:rsidDel="00657E25">
          <w:rPr>
            <w:rFonts w:hint="eastAsia"/>
          </w:rPr>
          <w:delText xml:space="preserve"> for common tones from other social media platforms</w:delText>
        </w:r>
        <w:r w:rsidRPr="002D3FEB" w:rsidDel="00657E25">
          <w:delText xml:space="preserve">. </w:delText>
        </w:r>
      </w:del>
    </w:p>
    <w:p w14:paraId="019516A7" w14:textId="5B7A09BC" w:rsidR="00B53EAC" w:rsidRPr="002D3FEB" w:rsidDel="00657E25" w:rsidRDefault="004E4D1C" w:rsidP="00F0235B">
      <w:pPr>
        <w:spacing w:line="480" w:lineRule="auto"/>
        <w:jc w:val="both"/>
        <w:rPr>
          <w:del w:id="1555" w:author="Siyang Li" w:date="2026-08-07T13:26:00Z" w16du:dateUtc="2026-08-07T05:26:00Z"/>
        </w:rPr>
      </w:pPr>
      <w:del w:id="1556" w:author="Siyang Li" w:date="2026-08-07T13:26:00Z" w16du:dateUtc="2026-08-07T05:26:00Z">
        <w:r w:rsidDel="00657E25">
          <w:rPr>
            <w:rFonts w:hint="eastAsia"/>
            <w:b/>
          </w:rPr>
          <w:delText>5</w:delText>
        </w:r>
        <w:r w:rsidR="00B53EAC" w:rsidRPr="002D3FEB" w:rsidDel="00657E25">
          <w:rPr>
            <w:b/>
          </w:rPr>
          <w:delText>.</w:delText>
        </w:r>
        <w:r w:rsidDel="00657E25">
          <w:rPr>
            <w:rFonts w:hint="eastAsia"/>
            <w:b/>
          </w:rPr>
          <w:delText>3</w:delText>
        </w:r>
        <w:r w:rsidRPr="002D3FEB" w:rsidDel="00657E25">
          <w:rPr>
            <w:b/>
          </w:rPr>
          <w:delText xml:space="preserve"> </w:delText>
        </w:r>
        <w:r w:rsidR="007C2CF7" w:rsidRPr="002D3FEB" w:rsidDel="00657E25">
          <w:rPr>
            <w:b/>
          </w:rPr>
          <w:delText xml:space="preserve">Use Traffic to Proxy </w:delText>
        </w:r>
        <w:r w:rsidR="00B53EAC" w:rsidRPr="002D3FEB" w:rsidDel="00657E25">
          <w:rPr>
            <w:b/>
          </w:rPr>
          <w:delText>for Social Media Activity</w:delText>
        </w:r>
      </w:del>
    </w:p>
    <w:p w14:paraId="7C361D21" w14:textId="68E51A64" w:rsidR="00B53EAC" w:rsidRPr="002D3FEB" w:rsidDel="00657E25" w:rsidRDefault="008E343E" w:rsidP="00B53EAC">
      <w:pPr>
        <w:spacing w:line="480" w:lineRule="auto"/>
        <w:ind w:firstLine="720"/>
        <w:jc w:val="both"/>
        <w:rPr>
          <w:del w:id="1557" w:author="Siyang Li" w:date="2026-08-07T13:26:00Z" w16du:dateUtc="2026-08-07T05:26:00Z"/>
        </w:rPr>
      </w:pPr>
      <w:del w:id="1558" w:author="Siyang Li" w:date="2026-08-07T13:26:00Z" w16du:dateUtc="2026-08-07T05:26:00Z">
        <w:r w:rsidRPr="002D3FEB" w:rsidDel="00657E25">
          <w:delText xml:space="preserve">We consider an alternative measure for social media activity. </w:delText>
        </w:r>
        <w:r w:rsidR="0089741A" w:rsidRPr="002D3FEB" w:rsidDel="00657E25">
          <w:delText>F</w:delText>
        </w:r>
        <w:r w:rsidR="00B53EAC" w:rsidRPr="002D3FEB" w:rsidDel="00657E25">
          <w:delText xml:space="preserve">ollowing Da et al. (2011), we compute a raw measure of general attention from agents, using the number of submissions and comments posted by each agent type. To reduce skewness in the raw data, we take the natural logarithm of one plus the number of submissions and comments posted by each agent, and denote it </w:delText>
        </w:r>
        <w:r w:rsidR="0050616C" w:rsidDel="00657E25">
          <w:delText xml:space="preserve">as </w:delText>
        </w:r>
        <w:r w:rsidR="00B53EAC" w:rsidRPr="002D3FEB" w:rsidDel="00657E25">
          <w:rPr>
            <w:i/>
          </w:rPr>
          <w:delText>traffic</w:delText>
        </w:r>
        <w:r w:rsidR="00B53EAC" w:rsidRPr="002D3FEB" w:rsidDel="00657E25">
          <w:delText>:</w:delText>
        </w:r>
      </w:del>
    </w:p>
    <w:p w14:paraId="43087007" w14:textId="26904FFD" w:rsidR="00B53EAC" w:rsidRPr="002D3FEB" w:rsidDel="00657E25" w:rsidRDefault="00000000" w:rsidP="00F0235B">
      <w:pPr>
        <w:tabs>
          <w:tab w:val="right" w:pos="9120"/>
        </w:tabs>
        <w:spacing w:line="480" w:lineRule="auto"/>
        <w:ind w:firstLine="720"/>
        <w:jc w:val="both"/>
        <w:rPr>
          <w:del w:id="1559" w:author="Siyang Li" w:date="2026-08-07T13:26:00Z" w16du:dateUtc="2026-08-07T05:26:00Z"/>
        </w:rPr>
      </w:pPr>
      <m:oMath>
        <m:sSub>
          <m:sSubPr>
            <m:ctrlPr>
              <w:del w:id="1560" w:author="Siyang Li" w:date="2026-08-07T13:26:00Z" w16du:dateUtc="2026-08-07T05:26:00Z">
                <w:rPr>
                  <w:rFonts w:ascii="Cambria Math" w:hAnsi="Cambria Math"/>
                  <w:i/>
                </w:rPr>
              </w:del>
            </m:ctrlPr>
          </m:sSubPr>
          <m:e>
            <m:r>
              <w:del w:id="1561" w:author="Siyang Li" w:date="2026-08-07T13:26:00Z" w16du:dateUtc="2026-08-07T05:26:00Z">
                <w:rPr>
                  <w:rFonts w:ascii="Cambria Math" w:hAnsi="Cambria Math"/>
                </w:rPr>
                <m:t>Traffic</m:t>
              </w:del>
            </m:r>
          </m:e>
          <m:sub>
            <m:r>
              <w:del w:id="1562" w:author="Siyang Li" w:date="2026-08-07T13:26:00Z" w16du:dateUtc="2026-08-07T05:26:00Z">
                <w:rPr>
                  <w:rFonts w:ascii="Cambria Math" w:hAnsi="Cambria Math"/>
                </w:rPr>
                <m:t>ilt</m:t>
              </w:del>
            </m:r>
          </m:sub>
        </m:sSub>
        <m:r>
          <w:del w:id="1563" w:author="Siyang Li" w:date="2026-08-07T13:26:00Z" w16du:dateUtc="2026-08-07T05:26:00Z">
            <w:rPr>
              <w:rFonts w:ascii="Cambria Math" w:hAnsi="Cambria Math"/>
            </w:rPr>
            <m:t>=</m:t>
          </w:del>
        </m:r>
        <m:func>
          <m:funcPr>
            <m:ctrlPr>
              <w:del w:id="1564" w:author="Siyang Li" w:date="2026-08-07T13:26:00Z" w16du:dateUtc="2026-08-07T05:26:00Z">
                <w:rPr>
                  <w:rFonts w:ascii="Cambria Math" w:hAnsi="Cambria Math"/>
                  <w:i/>
                </w:rPr>
              </w:del>
            </m:ctrlPr>
          </m:funcPr>
          <m:fName>
            <m:r>
              <w:del w:id="1565" w:author="Siyang Li" w:date="2026-08-07T13:26:00Z" w16du:dateUtc="2026-08-07T05:26:00Z">
                <w:rPr>
                  <w:rFonts w:ascii="Cambria Math" w:hAnsi="Cambria Math"/>
                </w:rPr>
                <m:t>log</m:t>
              </w:del>
            </m:r>
          </m:fName>
          <m:e>
            <m:r>
              <w:del w:id="1566" w:author="Siyang Li" w:date="2026-08-07T13:26:00Z" w16du:dateUtc="2026-08-07T05:26:00Z">
                <w:rPr>
                  <w:rFonts w:ascii="Cambria Math" w:hAnsi="Cambria Math"/>
                </w:rPr>
                <m:t>(1+</m:t>
              </w:del>
            </m:r>
            <m:nary>
              <m:naryPr>
                <m:chr m:val="∑"/>
                <m:limLoc m:val="undOvr"/>
                <m:ctrlPr>
                  <w:del w:id="1567" w:author="Siyang Li" w:date="2026-08-07T13:26:00Z" w16du:dateUtc="2026-08-07T05:26:00Z">
                    <w:rPr>
                      <w:rFonts w:ascii="Cambria Math" w:hAnsi="Cambria Math"/>
                      <w:i/>
                    </w:rPr>
                  </w:del>
                </m:ctrlPr>
              </m:naryPr>
              <m:sub>
                <m:r>
                  <w:del w:id="1568" w:author="Siyang Li" w:date="2026-08-07T13:26:00Z" w16du:dateUtc="2026-08-07T05:26:00Z">
                    <w:rPr>
                      <w:rFonts w:ascii="Cambria Math" w:hAnsi="Cambria Math"/>
                    </w:rPr>
                    <m:t>k=1</m:t>
                  </w:del>
                </m:r>
              </m:sub>
              <m:sup>
                <m:sSub>
                  <m:sSubPr>
                    <m:ctrlPr>
                      <w:del w:id="1569" w:author="Siyang Li" w:date="2026-08-07T13:26:00Z" w16du:dateUtc="2026-08-07T05:26:00Z">
                        <w:rPr>
                          <w:rFonts w:ascii="Cambria Math" w:hAnsi="Cambria Math"/>
                          <w:i/>
                        </w:rPr>
                      </w:del>
                    </m:ctrlPr>
                  </m:sSubPr>
                  <m:e>
                    <m:r>
                      <w:del w:id="1570" w:author="Siyang Li" w:date="2026-08-07T13:26:00Z" w16du:dateUtc="2026-08-07T05:26:00Z">
                        <w:rPr>
                          <w:rFonts w:ascii="Cambria Math" w:hAnsi="Cambria Math"/>
                        </w:rPr>
                        <m:t>K</m:t>
                      </w:del>
                    </m:r>
                  </m:e>
                  <m:sub>
                    <m:r>
                      <w:del w:id="1571" w:author="Siyang Li" w:date="2026-08-07T13:26:00Z" w16du:dateUtc="2026-08-07T05:26:00Z">
                        <w:rPr>
                          <w:rFonts w:ascii="Cambria Math" w:hAnsi="Cambria Math"/>
                        </w:rPr>
                        <m:t>ilt</m:t>
                      </w:del>
                    </m:r>
                  </m:sub>
                </m:sSub>
              </m:sup>
              <m:e>
                <m:r>
                  <w:del w:id="1572" w:author="Siyang Li" w:date="2026-08-07T13:26:00Z" w16du:dateUtc="2026-08-07T05:26:00Z">
                    <w:rPr>
                      <w:rFonts w:ascii="Cambria Math" w:hAnsi="Cambria Math"/>
                    </w:rPr>
                    <m:t>#</m:t>
                  </w:del>
                </m:r>
                <m:sSub>
                  <m:sSubPr>
                    <m:ctrlPr>
                      <w:del w:id="1573" w:author="Siyang Li" w:date="2026-08-07T13:26:00Z" w16du:dateUtc="2026-08-07T05:26:00Z">
                        <w:rPr>
                          <w:rFonts w:ascii="Cambria Math" w:hAnsi="Cambria Math"/>
                          <w:i/>
                        </w:rPr>
                      </w:del>
                    </m:ctrlPr>
                  </m:sSubPr>
                  <m:e>
                    <m:r>
                      <w:del w:id="1574" w:author="Siyang Li" w:date="2026-08-07T13:26:00Z" w16du:dateUtc="2026-08-07T05:26:00Z">
                        <w:rPr>
                          <w:rFonts w:ascii="Cambria Math" w:hAnsi="Cambria Math"/>
                        </w:rPr>
                        <m:t>Post</m:t>
                      </w:del>
                    </m:r>
                  </m:e>
                  <m:sub>
                    <m:r>
                      <w:del w:id="1575" w:author="Siyang Li" w:date="2026-08-07T13:26:00Z" w16du:dateUtc="2026-08-07T05:26:00Z">
                        <w:rPr>
                          <w:rFonts w:ascii="Cambria Math" w:hAnsi="Cambria Math"/>
                        </w:rPr>
                        <m:t>ikt</m:t>
                      </w:del>
                    </m:r>
                  </m:sub>
                </m:sSub>
              </m:e>
            </m:nary>
            <m:r>
              <w:del w:id="1576" w:author="Siyang Li" w:date="2026-08-07T13:26:00Z" w16du:dateUtc="2026-08-07T05:26:00Z">
                <w:rPr>
                  <w:rFonts w:ascii="Cambria Math" w:hAnsi="Cambria Math"/>
                </w:rPr>
                <m:t>)</m:t>
              </w:del>
            </m:r>
          </m:e>
        </m:func>
        <m:r>
          <w:del w:id="1577" w:author="Siyang Li" w:date="2026-08-07T13:26:00Z" w16du:dateUtc="2026-08-07T05:26:00Z">
            <w:rPr>
              <w:rFonts w:ascii="Cambria Math" w:hAnsi="Cambria Math"/>
            </w:rPr>
            <m:t xml:space="preserve">, </m:t>
          </w:del>
        </m:r>
      </m:oMath>
      <w:del w:id="1578" w:author="Siyang Li" w:date="2026-08-07T13:26:00Z" w16du:dateUtc="2026-08-07T05:26:00Z">
        <w:r w:rsidR="00B53EAC" w:rsidRPr="002D3FEB" w:rsidDel="00657E25">
          <w:tab/>
          <w:delText>(</w:delText>
        </w:r>
        <w:r w:rsidR="00FF6AD1" w:rsidDel="00657E25">
          <w:rPr>
            <w:rFonts w:hint="eastAsia"/>
          </w:rPr>
          <w:delText>6</w:delText>
        </w:r>
        <w:r w:rsidR="00B53EAC" w:rsidRPr="002D3FEB" w:rsidDel="00657E25">
          <w:delText>)</w:delText>
        </w:r>
      </w:del>
    </w:p>
    <w:p w14:paraId="35BE8BE5" w14:textId="5DFBCB95" w:rsidR="00B53EAC" w:rsidRPr="002D3FEB" w:rsidDel="00657E25" w:rsidRDefault="00B53EAC" w:rsidP="00F0235B">
      <w:pPr>
        <w:spacing w:line="480" w:lineRule="auto"/>
        <w:jc w:val="both"/>
        <w:rPr>
          <w:del w:id="1579" w:author="Siyang Li" w:date="2026-08-07T13:26:00Z" w16du:dateUtc="2026-08-07T05:26:00Z"/>
        </w:rPr>
      </w:pPr>
      <w:del w:id="1580" w:author="Siyang Li" w:date="2026-08-07T13:26:00Z" w16du:dateUtc="2026-08-07T05:26:00Z">
        <w:r w:rsidRPr="002D3FEB" w:rsidDel="00657E25">
          <w:delText xml:space="preserve">where </w:delText>
        </w:r>
      </w:del>
      <m:oMath>
        <m:sSub>
          <m:sSubPr>
            <m:ctrlPr>
              <w:del w:id="1581" w:author="Siyang Li" w:date="2026-08-07T13:26:00Z" w16du:dateUtc="2026-08-07T05:26:00Z">
                <w:rPr>
                  <w:rFonts w:ascii="Cambria Math" w:hAnsi="Cambria Math"/>
                  <w:i/>
                </w:rPr>
              </w:del>
            </m:ctrlPr>
          </m:sSubPr>
          <m:e>
            <m:r>
              <w:del w:id="1582" w:author="Siyang Li" w:date="2026-08-07T13:26:00Z" w16du:dateUtc="2026-08-07T05:26:00Z">
                <w:rPr>
                  <w:rFonts w:ascii="Cambria Math" w:hAnsi="Cambria Math"/>
                </w:rPr>
                <m:t>#Post</m:t>
              </w:del>
            </m:r>
          </m:e>
          <m:sub>
            <m:r>
              <w:del w:id="1583" w:author="Siyang Li" w:date="2026-08-07T13:26:00Z" w16du:dateUtc="2026-08-07T05:26:00Z">
                <w:rPr>
                  <w:rFonts w:ascii="Cambria Math" w:hAnsi="Cambria Math"/>
                </w:rPr>
                <m:t>ikt</m:t>
              </w:del>
            </m:r>
          </m:sub>
        </m:sSub>
      </m:oMath>
      <w:del w:id="1584" w:author="Siyang Li" w:date="2026-08-07T13:26:00Z" w16du:dateUtc="2026-08-07T05:26:00Z">
        <w:r w:rsidRPr="002D3FEB" w:rsidDel="00657E25">
          <w:rPr>
            <w:rFonts w:hint="eastAsia"/>
          </w:rPr>
          <w:delText xml:space="preserve"> </w:delText>
        </w:r>
        <w:r w:rsidRPr="002D3FEB" w:rsidDel="00657E25">
          <w:delText xml:space="preserve">is the number of submissions and comments posted by agent </w:delText>
        </w:r>
        <w:r w:rsidRPr="002D3FEB" w:rsidDel="00657E25">
          <w:rPr>
            <w:i/>
          </w:rPr>
          <w:delText>k</w:delText>
        </w:r>
        <w:r w:rsidRPr="002D3FEB" w:rsidDel="00657E25">
          <w:delText xml:space="preserve"> for stock </w:delText>
        </w:r>
        <w:r w:rsidRPr="002D3FEB" w:rsidDel="00657E25">
          <w:rPr>
            <w:i/>
          </w:rPr>
          <w:delText>i</w:delText>
        </w:r>
        <w:r w:rsidRPr="002D3FEB" w:rsidDel="00657E25">
          <w:delText xml:space="preserve"> </w:delText>
        </w:r>
        <w:r w:rsidR="00706006" w:rsidDel="00657E25">
          <w:rPr>
            <w:rFonts w:hint="eastAsia"/>
          </w:rPr>
          <w:delText>in the week</w:delText>
        </w:r>
        <w:r w:rsidRPr="002D3FEB" w:rsidDel="00657E25">
          <w:delText xml:space="preserve"> </w:delText>
        </w:r>
        <w:r w:rsidRPr="002D3FEB" w:rsidDel="00657E25">
          <w:rPr>
            <w:i/>
          </w:rPr>
          <w:delText>t</w:delText>
        </w:r>
        <w:r w:rsidRPr="002D3FEB" w:rsidDel="00657E25">
          <w:delText xml:space="preserve">, and </w:delText>
        </w:r>
      </w:del>
      <m:oMath>
        <m:sSub>
          <m:sSubPr>
            <m:ctrlPr>
              <w:del w:id="1585" w:author="Siyang Li" w:date="2026-08-07T13:26:00Z" w16du:dateUtc="2026-08-07T05:26:00Z">
                <w:rPr>
                  <w:rFonts w:ascii="Cambria Math" w:hAnsi="Cambria Math"/>
                  <w:i/>
                </w:rPr>
              </w:del>
            </m:ctrlPr>
          </m:sSubPr>
          <m:e>
            <m:r>
              <w:del w:id="1586" w:author="Siyang Li" w:date="2026-08-07T13:26:00Z" w16du:dateUtc="2026-08-07T05:26:00Z">
                <w:rPr>
                  <w:rFonts w:ascii="Cambria Math" w:hAnsi="Cambria Math"/>
                </w:rPr>
                <m:t>K</m:t>
              </w:del>
            </m:r>
          </m:e>
          <m:sub>
            <m:r>
              <w:del w:id="1587" w:author="Siyang Li" w:date="2026-08-07T13:26:00Z" w16du:dateUtc="2026-08-07T05:26:00Z">
                <w:rPr>
                  <w:rFonts w:ascii="Cambria Math" w:hAnsi="Cambria Math"/>
                </w:rPr>
                <m:t>ilt</m:t>
              </w:del>
            </m:r>
          </m:sub>
        </m:sSub>
      </m:oMath>
      <w:del w:id="1588" w:author="Siyang Li" w:date="2026-08-07T13:26:00Z" w16du:dateUtc="2026-08-07T05:26:00Z">
        <w:r w:rsidRPr="002D3FEB" w:rsidDel="00657E25">
          <w:rPr>
            <w:rFonts w:hint="eastAsia"/>
          </w:rPr>
          <w:delText xml:space="preserve"> </w:delText>
        </w:r>
        <w:r w:rsidRPr="002D3FEB" w:rsidDel="00657E25">
          <w:delText xml:space="preserve">is the number of agents belonging to an agent group </w:delText>
        </w:r>
        <w:r w:rsidRPr="002D3FEB" w:rsidDel="00657E25">
          <w:rPr>
            <w:i/>
          </w:rPr>
          <w:delText>l</w:delText>
        </w:r>
        <w:r w:rsidRPr="002D3FEB" w:rsidDel="00657E25">
          <w:delText xml:space="preserve"> for every stock </w:delText>
        </w:r>
        <w:r w:rsidRPr="002D3FEB" w:rsidDel="00657E25">
          <w:rPr>
            <w:i/>
          </w:rPr>
          <w:delText>i</w:delText>
        </w:r>
        <w:r w:rsidRPr="002D3FEB" w:rsidDel="00657E25">
          <w:delText xml:space="preserve"> </w:delText>
        </w:r>
        <w:r w:rsidR="00D017E0" w:rsidDel="00657E25">
          <w:rPr>
            <w:rFonts w:hint="eastAsia"/>
          </w:rPr>
          <w:delText>in the week</w:delText>
        </w:r>
        <w:r w:rsidRPr="002D3FEB" w:rsidDel="00657E25">
          <w:delText xml:space="preserve"> </w:delText>
        </w:r>
        <w:r w:rsidRPr="002D3FEB" w:rsidDel="00657E25">
          <w:rPr>
            <w:i/>
          </w:rPr>
          <w:delText>t</w:delText>
        </w:r>
        <w:r w:rsidRPr="002D3FEB" w:rsidDel="00657E25">
          <w:delText xml:space="preserve">. The measure of traffic naturally reflects attention from submitters, </w:delText>
        </w:r>
        <w:r w:rsidR="0050616C" w:rsidDel="00657E25">
          <w:delText>where</w:delText>
        </w:r>
        <w:r w:rsidR="0050616C" w:rsidRPr="002D3FEB" w:rsidDel="00657E25">
          <w:delText xml:space="preserve"> </w:delText>
        </w:r>
        <w:r w:rsidRPr="002D3FEB" w:rsidDel="00657E25">
          <w:delText xml:space="preserve">higher traffic means </w:delText>
        </w:r>
        <w:r w:rsidR="0050616C" w:rsidDel="00657E25">
          <w:delText>greater</w:delText>
        </w:r>
        <w:r w:rsidR="0050616C" w:rsidRPr="002D3FEB" w:rsidDel="00657E25">
          <w:delText xml:space="preserve"> </w:delText>
        </w:r>
        <w:r w:rsidRPr="002D3FEB" w:rsidDel="00657E25">
          <w:delText>attention from that agent type.</w:delText>
        </w:r>
        <w:r w:rsidRPr="002D3FEB" w:rsidDel="00657E25">
          <w:rPr>
            <w:vertAlign w:val="superscript"/>
          </w:rPr>
          <w:footnoteReference w:id="21"/>
        </w:r>
        <w:r w:rsidRPr="002D3FEB" w:rsidDel="00657E25">
          <w:delText xml:space="preserve"> </w:delText>
        </w:r>
      </w:del>
    </w:p>
    <w:p w14:paraId="6A099160" w14:textId="46180091" w:rsidR="00B53EAC" w:rsidRPr="002D3FEB" w:rsidDel="00657E25" w:rsidRDefault="00A11EDC" w:rsidP="00B53EAC">
      <w:pPr>
        <w:spacing w:line="480" w:lineRule="auto"/>
        <w:ind w:firstLine="720"/>
        <w:jc w:val="both"/>
        <w:rPr>
          <w:del w:id="1591" w:author="Siyang Li" w:date="2026-08-07T13:26:00Z" w16du:dateUtc="2026-08-07T05:26:00Z"/>
        </w:rPr>
      </w:pPr>
      <w:del w:id="1592" w:author="Siyang Li" w:date="2026-08-07T13:26:00Z" w16du:dateUtc="2026-08-07T05:26:00Z">
        <w:r w:rsidRPr="002D3FEB" w:rsidDel="00657E25">
          <w:delText>We re</w:delText>
        </w:r>
        <w:r w:rsidR="00984818" w:rsidRPr="002D3FEB" w:rsidDel="00657E25">
          <w:delText>-</w:delText>
        </w:r>
        <w:r w:rsidRPr="002D3FEB" w:rsidDel="00657E25">
          <w:delText>estimate specification (</w:delText>
        </w:r>
        <w:r w:rsidR="00055FE3" w:rsidDel="00657E25">
          <w:rPr>
            <w:rFonts w:hint="eastAsia"/>
          </w:rPr>
          <w:delText>5</w:delText>
        </w:r>
        <w:r w:rsidRPr="002D3FEB" w:rsidDel="00657E25">
          <w:delText>)</w:delText>
        </w:r>
        <w:r w:rsidR="005879EA" w:rsidRPr="002D3FEB" w:rsidDel="00657E25">
          <w:delText xml:space="preserve"> </w:delText>
        </w:r>
        <w:r w:rsidR="00066145" w:rsidRPr="002D3FEB" w:rsidDel="00657E25">
          <w:delText>by replacing agent tones with agent traffic.</w:delText>
        </w:r>
        <w:r w:rsidRPr="002D3FEB" w:rsidDel="00657E25">
          <w:delText xml:space="preserve"> </w:delText>
        </w:r>
        <w:r w:rsidR="004E7675" w:rsidRPr="002D3FEB" w:rsidDel="00657E25">
          <w:delText>The estimation</w:delText>
        </w:r>
        <w:r w:rsidR="00B53EAC" w:rsidRPr="002D3FEB" w:rsidDel="00657E25">
          <w:delText xml:space="preserve"> results</w:delText>
        </w:r>
        <w:r w:rsidR="004E7675" w:rsidRPr="002D3FEB" w:rsidDel="00657E25">
          <w:delText xml:space="preserve"> are reported</w:delText>
        </w:r>
        <w:r w:rsidR="00B53EAC" w:rsidRPr="002D3FEB" w:rsidDel="00657E25">
          <w:delText xml:space="preserve"> in Table </w:delText>
        </w:r>
        <w:r w:rsidR="00AF5520" w:rsidDel="00657E25">
          <w:rPr>
            <w:rFonts w:hint="eastAsia"/>
          </w:rPr>
          <w:delText>6</w:delText>
        </w:r>
        <w:r w:rsidR="00AF5520" w:rsidRPr="002D3FEB" w:rsidDel="00657E25">
          <w:delText xml:space="preserve"> </w:delText>
        </w:r>
        <w:r w:rsidR="00B53EAC" w:rsidRPr="002D3FEB" w:rsidDel="00657E25">
          <w:delText xml:space="preserve">Panel </w:delText>
        </w:r>
        <w:r w:rsidR="00AF5520" w:rsidDel="00657E25">
          <w:rPr>
            <w:rFonts w:hint="eastAsia"/>
          </w:rPr>
          <w:delText>C</w:delText>
        </w:r>
        <w:r w:rsidR="00AF5520" w:rsidRPr="002D3FEB" w:rsidDel="00657E25">
          <w:delText xml:space="preserve"> </w:delText>
        </w:r>
        <w:r w:rsidR="00E41D6B" w:rsidRPr="002D3FEB" w:rsidDel="00657E25">
          <w:delText>(</w:delText>
        </w:r>
        <w:r w:rsidR="008F7B1A" w:rsidDel="00657E25">
          <w:delText>c</w:delText>
        </w:r>
        <w:r w:rsidR="00E41D6B" w:rsidRPr="002D3FEB" w:rsidDel="00657E25">
          <w:delText xml:space="preserve">olumns </w:delText>
        </w:r>
        <w:r w:rsidR="00E41D6B" w:rsidDel="00657E25">
          <w:rPr>
            <w:rFonts w:hint="eastAsia"/>
          </w:rPr>
          <w:delText>I</w:delText>
        </w:r>
        <w:r w:rsidR="00E41D6B" w:rsidRPr="002D3FEB" w:rsidDel="00657E25">
          <w:delText xml:space="preserve"> – </w:delText>
        </w:r>
        <w:r w:rsidR="00E41D6B" w:rsidDel="00657E25">
          <w:rPr>
            <w:rFonts w:hint="eastAsia"/>
          </w:rPr>
          <w:delText>II</w:delText>
        </w:r>
        <w:r w:rsidR="00E41D6B" w:rsidRPr="002D3FEB" w:rsidDel="00657E25">
          <w:delText>)</w:delText>
        </w:r>
        <w:r w:rsidR="00B53EAC" w:rsidRPr="002D3FEB" w:rsidDel="00657E25">
          <w:delText xml:space="preserve">. </w:delText>
        </w:r>
        <w:r w:rsidR="00E77705" w:rsidDel="00657E25">
          <w:rPr>
            <w:rFonts w:hint="eastAsia"/>
          </w:rPr>
          <w:delText xml:space="preserve">We find that fanatic traffic positively predicts future </w:delText>
        </w:r>
        <w:r w:rsidR="00E77705" w:rsidDel="00657E25">
          <w:delText>naïve</w:delText>
        </w:r>
        <w:r w:rsidR="00E77705" w:rsidDel="00657E25">
          <w:rPr>
            <w:rFonts w:hint="eastAsia"/>
          </w:rPr>
          <w:delText xml:space="preserve"> traffic. </w:delText>
        </w:r>
        <w:r w:rsidR="0098414F" w:rsidRPr="002D3FEB" w:rsidDel="00657E25">
          <w:delText>T</w:delText>
        </w:r>
        <w:r w:rsidR="00B53EAC" w:rsidRPr="002D3FEB" w:rsidDel="00657E25">
          <w:delText>he coefficient</w:delText>
        </w:r>
        <w:r w:rsidR="00802B57" w:rsidRPr="002D3FEB" w:rsidDel="00657E25">
          <w:delText xml:space="preserve"> of </w:delText>
        </w:r>
        <w:r w:rsidR="00CF2B06" w:rsidDel="00657E25">
          <w:delText>naïve</w:delText>
        </w:r>
        <w:r w:rsidR="007F592C" w:rsidDel="00657E25">
          <w:rPr>
            <w:rFonts w:hint="eastAsia"/>
          </w:rPr>
          <w:delText xml:space="preserve"> traffic</w:delText>
        </w:r>
        <w:r w:rsidR="0099387A" w:rsidRPr="002D3FEB" w:rsidDel="00657E25">
          <w:delText xml:space="preserve"> </w:delText>
        </w:r>
        <w:r w:rsidR="0050616C" w:rsidDel="00657E25">
          <w:delText>on</w:delText>
        </w:r>
        <w:r w:rsidR="0050616C" w:rsidRPr="002D3FEB" w:rsidDel="00657E25">
          <w:delText xml:space="preserve"> </w:delText>
        </w:r>
        <w:r w:rsidR="00D9503E" w:rsidRPr="002D3FEB" w:rsidDel="00657E25">
          <w:delText xml:space="preserve">future </w:delText>
        </w:r>
        <w:r w:rsidR="0099387A" w:rsidRPr="002D3FEB" w:rsidDel="00657E25">
          <w:delText>return</w:delText>
        </w:r>
        <w:r w:rsidR="00400BF3" w:rsidRPr="002D3FEB" w:rsidDel="00657E25">
          <w:rPr>
            <w:rFonts w:hint="eastAsia"/>
          </w:rPr>
          <w:delText>s</w:delText>
        </w:r>
        <w:r w:rsidR="00B53EAC" w:rsidRPr="002D3FEB" w:rsidDel="00657E25">
          <w:delText xml:space="preserve"> </w:delText>
        </w:r>
        <w:r w:rsidR="00EC713C" w:rsidDel="00657E25">
          <w:rPr>
            <w:rFonts w:hint="eastAsia"/>
          </w:rPr>
          <w:delText>is</w:delText>
        </w:r>
        <w:r w:rsidR="00EC713C" w:rsidRPr="002D3FEB" w:rsidDel="00657E25">
          <w:delText xml:space="preserve"> </w:delText>
        </w:r>
        <w:r w:rsidR="00CF2B06" w:rsidDel="00657E25">
          <w:rPr>
            <w:rFonts w:hint="eastAsia"/>
          </w:rPr>
          <w:delText>positive</w:delText>
        </w:r>
        <w:r w:rsidR="007F592C" w:rsidDel="00657E25">
          <w:rPr>
            <w:rFonts w:hint="eastAsia"/>
          </w:rPr>
          <w:delText xml:space="preserve"> and significant</w:delText>
        </w:r>
        <w:r w:rsidR="00B53EAC" w:rsidRPr="002D3FEB" w:rsidDel="00657E25">
          <w:delText xml:space="preserve">, indicating that </w:delText>
        </w:r>
        <w:r w:rsidR="00EC713C" w:rsidDel="00657E25">
          <w:rPr>
            <w:rFonts w:hint="eastAsia"/>
          </w:rPr>
          <w:delText xml:space="preserve">higher </w:delText>
        </w:r>
        <w:r w:rsidR="00CF2B06" w:rsidDel="00657E25">
          <w:rPr>
            <w:rFonts w:hint="eastAsia"/>
          </w:rPr>
          <w:delText>naive</w:delText>
        </w:r>
        <w:r w:rsidR="00EC713C" w:rsidDel="00657E25">
          <w:rPr>
            <w:rFonts w:hint="eastAsia"/>
          </w:rPr>
          <w:delText xml:space="preserve"> traffic</w:delText>
        </w:r>
        <w:r w:rsidR="00B53EAC" w:rsidRPr="002D3FEB" w:rsidDel="00657E25">
          <w:delText xml:space="preserve"> predict</w:delText>
        </w:r>
        <w:r w:rsidR="00EC713C" w:rsidDel="00657E25">
          <w:rPr>
            <w:rFonts w:hint="eastAsia"/>
          </w:rPr>
          <w:delText xml:space="preserve">s </w:delText>
        </w:r>
        <w:r w:rsidR="00CF2B06" w:rsidDel="00657E25">
          <w:rPr>
            <w:rFonts w:hint="eastAsia"/>
          </w:rPr>
          <w:delText>higher</w:delText>
        </w:r>
        <w:r w:rsidR="00B53EAC" w:rsidRPr="002D3FEB" w:rsidDel="00657E25">
          <w:delText xml:space="preserve"> </w:delText>
        </w:r>
        <w:r w:rsidR="00EC713C" w:rsidDel="00657E25">
          <w:rPr>
            <w:rFonts w:hint="eastAsia"/>
          </w:rPr>
          <w:delText>future</w:delText>
        </w:r>
        <w:r w:rsidR="00B53EAC" w:rsidRPr="002D3FEB" w:rsidDel="00657E25">
          <w:delText xml:space="preserve"> return</w:delText>
        </w:r>
        <w:r w:rsidR="007B0905" w:rsidRPr="002D3FEB" w:rsidDel="00657E25">
          <w:rPr>
            <w:rFonts w:hint="eastAsia"/>
          </w:rPr>
          <w:delText>s</w:delText>
        </w:r>
        <w:r w:rsidR="00B53EAC" w:rsidRPr="002D3FEB" w:rsidDel="00657E25">
          <w:delText>.</w:delText>
        </w:r>
      </w:del>
    </w:p>
    <w:p w14:paraId="3252117B" w14:textId="7F49C412" w:rsidR="00B53EAC" w:rsidRPr="002D3FEB" w:rsidDel="00657E25" w:rsidRDefault="004E4D1C" w:rsidP="00F0235B">
      <w:pPr>
        <w:spacing w:line="480" w:lineRule="auto"/>
        <w:jc w:val="both"/>
        <w:rPr>
          <w:del w:id="1593" w:author="Siyang Li" w:date="2026-08-07T13:26:00Z" w16du:dateUtc="2026-08-07T05:26:00Z"/>
        </w:rPr>
      </w:pPr>
      <w:del w:id="1594" w:author="Siyang Li" w:date="2026-08-07T13:26:00Z" w16du:dateUtc="2026-08-07T05:26:00Z">
        <w:r w:rsidDel="00657E25">
          <w:rPr>
            <w:rFonts w:hint="eastAsia"/>
            <w:b/>
          </w:rPr>
          <w:delText>5</w:delText>
        </w:r>
        <w:r w:rsidR="00B53EAC" w:rsidRPr="002D3FEB" w:rsidDel="00657E25">
          <w:rPr>
            <w:b/>
          </w:rPr>
          <w:delText>.</w:delText>
        </w:r>
        <w:r w:rsidDel="00657E25">
          <w:rPr>
            <w:rFonts w:hint="eastAsia"/>
            <w:b/>
          </w:rPr>
          <w:delText>4</w:delText>
        </w:r>
        <w:r w:rsidRPr="002D3FEB" w:rsidDel="00657E25">
          <w:rPr>
            <w:b/>
          </w:rPr>
          <w:delText xml:space="preserve"> </w:delText>
        </w:r>
        <w:r w:rsidR="007C2CF7" w:rsidRPr="002D3FEB" w:rsidDel="00657E25">
          <w:rPr>
            <w:b/>
          </w:rPr>
          <w:delText>Use</w:delText>
        </w:r>
        <w:r w:rsidR="00B53EAC" w:rsidRPr="002D3FEB" w:rsidDel="00657E25">
          <w:rPr>
            <w:b/>
          </w:rPr>
          <w:delText xml:space="preserve"> PageRank </w:delText>
        </w:r>
        <w:r w:rsidR="007C2CF7" w:rsidRPr="002D3FEB" w:rsidDel="00657E25">
          <w:rPr>
            <w:b/>
          </w:rPr>
          <w:delText>to Proxy for</w:delText>
        </w:r>
        <w:r w:rsidR="00B53EAC" w:rsidRPr="002D3FEB" w:rsidDel="00657E25">
          <w:rPr>
            <w:b/>
          </w:rPr>
          <w:delText xml:space="preserve"> Influence</w:delText>
        </w:r>
      </w:del>
    </w:p>
    <w:p w14:paraId="1C2870BB" w14:textId="3D7B32F7" w:rsidR="00490A37" w:rsidRPr="002D3FEB" w:rsidDel="00503D29" w:rsidRDefault="007B0905" w:rsidP="00736B3A">
      <w:pPr>
        <w:spacing w:line="480" w:lineRule="auto"/>
        <w:ind w:firstLine="720"/>
        <w:jc w:val="both"/>
        <w:rPr>
          <w:del w:id="1595" w:author="Siyang Li" w:date="2026-08-07T13:28:00Z" w16du:dateUtc="2026-08-07T05:28:00Z"/>
        </w:rPr>
      </w:pPr>
      <w:del w:id="1596" w:author="Siyang Li" w:date="2026-08-07T13:28:00Z" w16du:dateUtc="2026-08-07T05:28:00Z">
        <w:r w:rsidRPr="002D3FEB" w:rsidDel="00503D29">
          <w:delText>N</w:delText>
        </w:r>
        <w:r w:rsidRPr="002D3FEB" w:rsidDel="00503D29">
          <w:rPr>
            <w:rFonts w:hint="eastAsia"/>
          </w:rPr>
          <w:delText>ext, w</w:delText>
        </w:r>
        <w:r w:rsidR="00490A37" w:rsidRPr="002D3FEB" w:rsidDel="00503D29">
          <w:delText xml:space="preserve">e </w:delText>
        </w:r>
        <w:r w:rsidR="00736B3A" w:rsidRPr="002D3FEB" w:rsidDel="00503D29">
          <w:delText>consider Google PageRank as an alternative measure of influence. Google PageRank measures how connected a node is in the network</w:delText>
        </w:r>
      </w:del>
      <w:del w:id="1597" w:author="Siyang Li" w:date="2026-08-07T13:27:00Z" w16du:dateUtc="2026-08-07T05:27:00Z">
        <w:r w:rsidR="00736B3A" w:rsidRPr="002D3FEB" w:rsidDel="00BC1541">
          <w:delText xml:space="preserve"> (</w:delText>
        </w:r>
        <w:r w:rsidR="00CF016D" w:rsidRPr="002D3FEB" w:rsidDel="00BC1541">
          <w:delText>Page et al. 1999</w:delText>
        </w:r>
        <w:r w:rsidR="00736B3A" w:rsidRPr="002D3FEB" w:rsidDel="00BC1541">
          <w:delText>)</w:delText>
        </w:r>
      </w:del>
      <w:del w:id="1598" w:author="Siyang Li" w:date="2026-08-07T13:28:00Z" w16du:dateUtc="2026-08-07T05:28:00Z">
        <w:r w:rsidR="00736B3A" w:rsidRPr="002D3FEB" w:rsidDel="00503D29">
          <w:delText xml:space="preserve">. In the context of Reddit influencers, the more central a user is, the more direct or indirect commenters she has, </w:delText>
        </w:r>
        <w:r w:rsidR="007D5533" w:rsidRPr="002D3FEB" w:rsidDel="00503D29">
          <w:rPr>
            <w:rFonts w:hint="eastAsia"/>
          </w:rPr>
          <w:delText xml:space="preserve">and thus </w:delText>
        </w:r>
        <w:r w:rsidR="00736B3A" w:rsidRPr="002D3FEB" w:rsidDel="00503D29">
          <w:delText>the higher the PageRank value</w:delText>
        </w:r>
        <w:r w:rsidR="00796FC2" w:rsidRPr="002D3FEB" w:rsidDel="00503D29">
          <w:rPr>
            <w:rFonts w:hint="eastAsia"/>
          </w:rPr>
          <w:delText xml:space="preserve"> sh</w:delText>
        </w:r>
        <w:r w:rsidR="007D5533" w:rsidRPr="002D3FEB" w:rsidDel="00503D29">
          <w:rPr>
            <w:rFonts w:hint="eastAsia"/>
          </w:rPr>
          <w:delText>e</w:delText>
        </w:r>
        <w:r w:rsidR="00796FC2" w:rsidRPr="002D3FEB" w:rsidDel="00503D29">
          <w:rPr>
            <w:rFonts w:hint="eastAsia"/>
          </w:rPr>
          <w:delText xml:space="preserve"> has</w:delText>
        </w:r>
        <w:r w:rsidR="00736B3A" w:rsidRPr="002D3FEB" w:rsidDel="00503D29">
          <w:delText>. We sum across the PageRank measure</w:delText>
        </w:r>
        <w:r w:rsidR="00E370CE" w:rsidRPr="002D3FEB" w:rsidDel="00503D29">
          <w:rPr>
            <w:rFonts w:hint="eastAsia"/>
          </w:rPr>
          <w:delText>s</w:delText>
        </w:r>
        <w:r w:rsidR="00736B3A" w:rsidRPr="002D3FEB" w:rsidDel="00503D29">
          <w:delText xml:space="preserve"> of all agents for every stock </w:delText>
        </w:r>
        <w:r w:rsidR="00736B3A" w:rsidRPr="002D3FEB" w:rsidDel="00503D29">
          <w:rPr>
            <w:i/>
          </w:rPr>
          <w:delText>i</w:delText>
        </w:r>
        <w:r w:rsidR="00736B3A" w:rsidRPr="002D3FEB" w:rsidDel="00503D29">
          <w:delText xml:space="preserve"> </w:delText>
        </w:r>
        <w:r w:rsidR="00027347" w:rsidDel="00503D29">
          <w:rPr>
            <w:rFonts w:hint="eastAsia"/>
          </w:rPr>
          <w:delText>in the week</w:delText>
        </w:r>
        <w:r w:rsidR="00736B3A" w:rsidRPr="002D3FEB" w:rsidDel="00503D29">
          <w:delText xml:space="preserve"> </w:delText>
        </w:r>
        <w:r w:rsidR="00736B3A" w:rsidRPr="002D3FEB" w:rsidDel="00503D29">
          <w:rPr>
            <w:i/>
          </w:rPr>
          <w:delText>t</w:delText>
        </w:r>
        <w:r w:rsidR="00736B3A" w:rsidRPr="002D3FEB" w:rsidDel="00503D29">
          <w:delText>, and compute stock*</w:delText>
        </w:r>
        <w:r w:rsidR="00027347" w:rsidDel="00503D29">
          <w:rPr>
            <w:rFonts w:hint="eastAsia"/>
          </w:rPr>
          <w:delText>week</w:delText>
        </w:r>
        <w:r w:rsidR="00027347" w:rsidRPr="002D3FEB" w:rsidDel="00503D29">
          <w:delText xml:space="preserve"> </w:delText>
        </w:r>
        <w:r w:rsidR="00736B3A" w:rsidRPr="002D3FEB" w:rsidDel="00503D29">
          <w:delText xml:space="preserve">level variables. </w:delText>
        </w:r>
      </w:del>
    </w:p>
    <w:p w14:paraId="198E091A" w14:textId="7358F3DF" w:rsidR="00736B3A" w:rsidRPr="002D3FEB" w:rsidDel="00503D29" w:rsidRDefault="00736B3A" w:rsidP="00736B3A">
      <w:pPr>
        <w:spacing w:line="480" w:lineRule="auto"/>
        <w:ind w:firstLine="720"/>
        <w:jc w:val="both"/>
        <w:rPr>
          <w:del w:id="1599" w:author="Siyang Li" w:date="2026-08-07T13:28:00Z" w16du:dateUtc="2026-08-07T05:28:00Z"/>
        </w:rPr>
      </w:pPr>
      <w:del w:id="1600" w:author="Siyang Li" w:date="2026-08-07T13:28:00Z" w16du:dateUtc="2026-08-07T05:28:00Z">
        <w:r w:rsidRPr="002D3FEB" w:rsidDel="00503D29">
          <w:delText xml:space="preserve">Results using PageRank are reported in Panel </w:delText>
        </w:r>
        <w:r w:rsidR="00AF5520" w:rsidDel="00503D29">
          <w:rPr>
            <w:rFonts w:hint="eastAsia"/>
          </w:rPr>
          <w:delText>C</w:delText>
        </w:r>
        <w:r w:rsidR="00AF5520" w:rsidRPr="002D3FEB" w:rsidDel="00503D29">
          <w:delText xml:space="preserve"> </w:delText>
        </w:r>
        <w:r w:rsidRPr="002D3FEB" w:rsidDel="00503D29">
          <w:delText xml:space="preserve">of Table </w:delText>
        </w:r>
        <w:r w:rsidR="00AF5520" w:rsidDel="00503D29">
          <w:rPr>
            <w:rFonts w:hint="eastAsia"/>
          </w:rPr>
          <w:delText>6</w:delText>
        </w:r>
        <w:r w:rsidR="00AF5520" w:rsidRPr="002D3FEB" w:rsidDel="00503D29">
          <w:delText xml:space="preserve"> </w:delText>
        </w:r>
        <w:r w:rsidR="00A203CA" w:rsidRPr="002D3FEB" w:rsidDel="00503D29">
          <w:delText>(Columns III – VI)</w:delText>
        </w:r>
        <w:r w:rsidRPr="002D3FEB" w:rsidDel="00503D29">
          <w:delText xml:space="preserve">. </w:delText>
        </w:r>
        <w:r w:rsidR="007F1A31" w:rsidRPr="002D3FEB" w:rsidDel="00503D29">
          <w:delText xml:space="preserve">In the high influence </w:delText>
        </w:r>
        <w:r w:rsidR="001F191E" w:rsidRPr="002D3FEB" w:rsidDel="00503D29">
          <w:delText>sub</w:delText>
        </w:r>
        <w:r w:rsidR="007F1A31" w:rsidRPr="002D3FEB" w:rsidDel="00503D29">
          <w:delText xml:space="preserve">sample, we still find that agent tones </w:delText>
        </w:r>
        <w:r w:rsidR="00803D92" w:rsidRPr="002D3FEB" w:rsidDel="00503D29">
          <w:delText>positively predict</w:delText>
        </w:r>
        <w:r w:rsidR="007F1A31" w:rsidRPr="002D3FEB" w:rsidDel="00503D29">
          <w:delText xml:space="preserve"> return</w:delText>
        </w:r>
        <w:r w:rsidR="0050616C" w:rsidDel="00503D29">
          <w:delText>s</w:delText>
        </w:r>
        <w:r w:rsidR="007F1A31" w:rsidRPr="002D3FEB" w:rsidDel="00503D29">
          <w:delText xml:space="preserve">. In the low influence </w:delText>
        </w:r>
        <w:r w:rsidR="001F191E" w:rsidRPr="002D3FEB" w:rsidDel="00503D29">
          <w:delText>subsample</w:delText>
        </w:r>
        <w:r w:rsidR="007F1A31" w:rsidRPr="002D3FEB" w:rsidDel="00503D29">
          <w:delText>, we find that agent tones predict return</w:delText>
        </w:r>
        <w:r w:rsidR="0050616C" w:rsidDel="00503D29">
          <w:delText>s</w:delText>
        </w:r>
        <w:r w:rsidR="007F1A31" w:rsidRPr="002D3FEB" w:rsidDel="00503D29">
          <w:delText xml:space="preserve"> with a negative relation. Our main inference remains the same </w:delText>
        </w:r>
        <w:r w:rsidR="006F56B7" w:rsidRPr="002D3FEB" w:rsidDel="00503D29">
          <w:rPr>
            <w:rFonts w:hint="eastAsia"/>
          </w:rPr>
          <w:delText>using</w:delText>
        </w:r>
        <w:r w:rsidR="007F1A31" w:rsidRPr="002D3FEB" w:rsidDel="00503D29">
          <w:delText xml:space="preserve"> this alternative measure of influence. That is, </w:delText>
        </w:r>
        <w:r w:rsidR="00F87CC5" w:rsidRPr="002D3FEB" w:rsidDel="00503D29">
          <w:delText>positive</w:delText>
        </w:r>
        <w:r w:rsidR="00F87CC5" w:rsidRPr="002D3FEB" w:rsidDel="00503D29">
          <w:rPr>
            <w:rFonts w:hint="eastAsia"/>
          </w:rPr>
          <w:delText xml:space="preserve"> </w:delText>
        </w:r>
        <w:r w:rsidR="0050616C" w:rsidDel="00503D29">
          <w:delText>R</w:delText>
        </w:r>
        <w:r w:rsidR="00911DEE" w:rsidRPr="002D3FEB" w:rsidDel="00503D29">
          <w:delText xml:space="preserve">eddit agent tones </w:delText>
        </w:r>
        <w:r w:rsidR="00F87CC5" w:rsidRPr="002D3FEB" w:rsidDel="00503D29">
          <w:delText>significantly</w:delText>
        </w:r>
        <w:r w:rsidR="00F87CC5" w:rsidRPr="002D3FEB" w:rsidDel="00503D29">
          <w:rPr>
            <w:rFonts w:hint="eastAsia"/>
          </w:rPr>
          <w:delText xml:space="preserve"> drive up </w:delText>
        </w:r>
        <w:r w:rsidR="0016487E" w:rsidDel="00503D29">
          <w:rPr>
            <w:rFonts w:hint="eastAsia"/>
          </w:rPr>
          <w:delText>future</w:delText>
        </w:r>
        <w:r w:rsidR="00911DEE" w:rsidRPr="002D3FEB" w:rsidDel="00503D29">
          <w:delText xml:space="preserve"> return</w:delText>
        </w:r>
        <w:r w:rsidR="00F87CC5" w:rsidRPr="002D3FEB" w:rsidDel="00503D29">
          <w:rPr>
            <w:rFonts w:hint="eastAsia"/>
          </w:rPr>
          <w:delText>s</w:delText>
        </w:r>
        <w:r w:rsidR="00911DEE" w:rsidRPr="002D3FEB" w:rsidDel="00503D29">
          <w:delText xml:space="preserve"> only in networks with higher influence</w:delText>
        </w:r>
        <w:r w:rsidR="00D009DA" w:rsidRPr="002D3FEB" w:rsidDel="00503D29">
          <w:rPr>
            <w:rFonts w:hint="eastAsia"/>
          </w:rPr>
          <w:delText>s</w:delText>
        </w:r>
        <w:r w:rsidR="00911DEE" w:rsidRPr="002D3FEB" w:rsidDel="00503D29">
          <w:delText>.</w:delText>
        </w:r>
      </w:del>
    </w:p>
    <w:bookmarkEnd w:id="365"/>
    <w:p w14:paraId="215F2386" w14:textId="4B7AA88D" w:rsidR="00A53EB8" w:rsidRPr="002D3FEB" w:rsidRDefault="00A53EB8" w:rsidP="00FD2DF0">
      <w:pPr>
        <w:pStyle w:val="a3"/>
        <w:numPr>
          <w:ilvl w:val="0"/>
          <w:numId w:val="14"/>
        </w:numPr>
        <w:spacing w:line="480" w:lineRule="auto"/>
        <w:jc w:val="both"/>
        <w:rPr>
          <w:b/>
        </w:rPr>
      </w:pPr>
      <w:r w:rsidRPr="002D3FEB">
        <w:rPr>
          <w:b/>
        </w:rPr>
        <w:t>Conclusion</w:t>
      </w:r>
    </w:p>
    <w:p w14:paraId="73DBEAAA" w14:textId="61CB5AF6" w:rsidR="00561E00" w:rsidRDefault="006D1600" w:rsidP="00736B3A">
      <w:pPr>
        <w:spacing w:line="480" w:lineRule="auto"/>
        <w:ind w:firstLine="720"/>
        <w:jc w:val="both"/>
      </w:pPr>
      <w:r w:rsidRPr="002D3FEB">
        <w:t>The volatile price movement of GameStop in January 2021, potentially driven by social media activity and retail trading, generates substantial interest in the capital market in understanding how social media affect</w:t>
      </w:r>
      <w:r w:rsidR="00162BA8" w:rsidRPr="002D3FEB">
        <w:rPr>
          <w:rFonts w:hint="eastAsia"/>
        </w:rPr>
        <w:t>s</w:t>
      </w:r>
      <w:r w:rsidRPr="002D3FEB">
        <w:t xml:space="preserve"> information formation, price discovery and trading dynamics. </w:t>
      </w:r>
      <w:ins w:id="1601" w:author="Siyang Li" w:date="2026-08-15T15:54:00Z" w16du:dateUtc="2026-08-15T07:54:00Z">
        <w:r w:rsidR="00DE3BE2">
          <w:rPr>
            <w:rFonts w:hint="eastAsia"/>
          </w:rPr>
          <w:t>Drawing on</w:t>
        </w:r>
      </w:ins>
      <w:ins w:id="1602" w:author="Siyang Li" w:date="2026-08-09T08:35:00Z">
        <w:r w:rsidR="00AC3A12" w:rsidRPr="00AC3A12">
          <w:t xml:space="preserve"> the </w:t>
        </w:r>
      </w:ins>
      <w:ins w:id="1603" w:author="Siyang Li" w:date="2026-08-17T13:42:00Z" w16du:dateUtc="2026-08-17T05:42:00Z">
        <w:r w:rsidR="005C7583" w:rsidRPr="005C7583">
          <w:t xml:space="preserve">theoretical insights </w:t>
        </w:r>
      </w:ins>
      <w:ins w:id="1604" w:author="Siyang Li" w:date="2026-08-09T08:35:00Z">
        <w:r w:rsidR="00AC3A12" w:rsidRPr="00AC3A12">
          <w:t>in Pedersen (2022), we use data from Reddit to systematically examine how social network interactions relate to belief formation, asset prices, and trading behavior.</w:t>
        </w:r>
      </w:ins>
      <w:del w:id="1605" w:author="Siyang Li" w:date="2026-08-09T08:35:00Z" w16du:dateUtc="2026-08-09T00:35:00Z">
        <w:r w:rsidR="00B178C3" w:rsidRPr="002D3FEB" w:rsidDel="00AC3A12">
          <w:delText xml:space="preserve">Relying </w:delText>
        </w:r>
        <w:r w:rsidRPr="002D3FEB" w:rsidDel="00AC3A12">
          <w:delText xml:space="preserve">on the theoretical framework of Pedersen (2022), we systematically examine the social network structure and its influences on prices and trading, by </w:delText>
        </w:r>
        <w:r w:rsidR="00B028CC" w:rsidRPr="002D3FEB" w:rsidDel="00AC3A12">
          <w:delText xml:space="preserve">collecting </w:delText>
        </w:r>
        <w:r w:rsidRPr="002D3FEB" w:rsidDel="00AC3A12">
          <w:delText xml:space="preserve">data </w:delText>
        </w:r>
        <w:r w:rsidR="0022212E" w:rsidRPr="002D3FEB" w:rsidDel="00AC3A12">
          <w:delText xml:space="preserve">directly </w:delText>
        </w:r>
        <w:r w:rsidR="00A53EB8" w:rsidRPr="002D3FEB" w:rsidDel="00AC3A12">
          <w:delText xml:space="preserve">from </w:delText>
        </w:r>
        <w:r w:rsidR="0022212E" w:rsidDel="00AC3A12">
          <w:delText xml:space="preserve">the </w:delText>
        </w:r>
        <w:r w:rsidR="00A53EB8" w:rsidRPr="002D3FEB" w:rsidDel="00AC3A12">
          <w:delText xml:space="preserve">social media platform Reddit. </w:delText>
        </w:r>
      </w:del>
    </w:p>
    <w:p w14:paraId="1C1E283E" w14:textId="435E49AC" w:rsidR="00B76A36" w:rsidRPr="002D3FEB" w:rsidRDefault="006D1600" w:rsidP="00561E00">
      <w:pPr>
        <w:spacing w:line="480" w:lineRule="auto"/>
        <w:ind w:firstLine="720"/>
        <w:jc w:val="both"/>
        <w:rPr>
          <w:rFonts w:eastAsiaTheme="minorEastAsia"/>
        </w:rPr>
      </w:pPr>
      <w:del w:id="1606" w:author="Siyang Li" w:date="2026-08-09T08:36:00Z" w16du:dateUtc="2026-08-09T00:36:00Z">
        <w:r w:rsidRPr="002D3FEB" w:rsidDel="007C75CF">
          <w:lastRenderedPageBreak/>
          <w:delText xml:space="preserve">Our results generally support the theoretical predictions. </w:delText>
        </w:r>
      </w:del>
      <w:r w:rsidRPr="002D3FEB">
        <w:t xml:space="preserve">First, for belief formation, we find </w:t>
      </w:r>
      <w:r w:rsidR="0022212E">
        <w:t xml:space="preserve">that </w:t>
      </w:r>
      <w:r w:rsidR="00A53EB8" w:rsidRPr="002D3FEB">
        <w:t xml:space="preserve">opinions of </w:t>
      </w:r>
      <w:r w:rsidR="004C57BE">
        <w:t>rational and fanatic</w:t>
      </w:r>
      <w:r w:rsidRPr="002D3FEB">
        <w:t xml:space="preserve"> agents</w:t>
      </w:r>
      <w:r w:rsidR="00A53EB8" w:rsidRPr="002D3FEB">
        <w:t xml:space="preserve"> </w:t>
      </w:r>
      <w:r w:rsidR="002E1122" w:rsidRPr="002D3FEB">
        <w:t xml:space="preserve">positively and </w:t>
      </w:r>
      <w:r w:rsidR="00A53EB8" w:rsidRPr="002D3FEB">
        <w:t>significantly</w:t>
      </w:r>
      <w:r w:rsidR="002E1122" w:rsidRPr="002D3FEB">
        <w:t xml:space="preserve"> </w:t>
      </w:r>
      <w:r w:rsidR="00A53EB8" w:rsidRPr="002D3FEB">
        <w:t xml:space="preserve">predict future opinions of naïve investors, especially </w:t>
      </w:r>
      <w:r w:rsidR="00284B61" w:rsidRPr="002D3FEB">
        <w:rPr>
          <w:rFonts w:hint="eastAsia"/>
        </w:rPr>
        <w:t xml:space="preserve">in a network with higher agent </w:t>
      </w:r>
      <w:r w:rsidR="00A53EB8" w:rsidRPr="002D3FEB">
        <w:t>influence</w:t>
      </w:r>
      <w:r w:rsidR="00FB580E" w:rsidRPr="002D3FEB">
        <w:rPr>
          <w:rFonts w:hint="eastAsia"/>
        </w:rPr>
        <w:t>s</w:t>
      </w:r>
      <w:r w:rsidR="00A53EB8" w:rsidRPr="002D3FEB">
        <w:t xml:space="preserve">. </w:t>
      </w:r>
      <w:r w:rsidR="002E1122" w:rsidRPr="002D3FEB">
        <w:t>Second, f</w:t>
      </w:r>
      <w:r w:rsidR="00A53EB8" w:rsidRPr="002D3FEB">
        <w:t xml:space="preserve">or return predictions, </w:t>
      </w:r>
      <w:r w:rsidR="002E1122" w:rsidRPr="002D3FEB">
        <w:t xml:space="preserve">more positive tones from social media </w:t>
      </w:r>
      <w:r w:rsidR="00A53EB8" w:rsidRPr="002D3FEB">
        <w:t xml:space="preserve">significantly predict </w:t>
      </w:r>
      <w:r w:rsidR="002E1122" w:rsidRPr="002D3FEB">
        <w:t xml:space="preserve">higher </w:t>
      </w:r>
      <w:r w:rsidR="00A53EB8" w:rsidRPr="002D3FEB">
        <w:t xml:space="preserve">future returns, and more so when </w:t>
      </w:r>
      <w:r w:rsidR="00C0338A" w:rsidRPr="002D3FEB">
        <w:rPr>
          <w:rFonts w:hint="eastAsia"/>
        </w:rPr>
        <w:t>agents</w:t>
      </w:r>
      <w:r w:rsidR="00C0338A" w:rsidRPr="002D3FEB">
        <w:t xml:space="preserve">’ </w:t>
      </w:r>
      <w:r w:rsidR="002E1122" w:rsidRPr="002D3FEB">
        <w:t xml:space="preserve">influences are higher, demonstrating the importance of social media in </w:t>
      </w:r>
      <w:r w:rsidR="0022212E">
        <w:t xml:space="preserve">the </w:t>
      </w:r>
      <w:r w:rsidR="002E1122" w:rsidRPr="002D3FEB">
        <w:t xml:space="preserve">capital market. </w:t>
      </w:r>
      <w:r w:rsidR="00A53EB8" w:rsidRPr="002D3FEB">
        <w:t xml:space="preserve">Finally, for trading dynamics, higher </w:t>
      </w:r>
      <w:r w:rsidR="00327DFC">
        <w:t>naïve</w:t>
      </w:r>
      <w:r w:rsidR="00327DFC">
        <w:rPr>
          <w:rFonts w:hint="eastAsia"/>
        </w:rPr>
        <w:t xml:space="preserve"> </w:t>
      </w:r>
      <w:r w:rsidR="00A53EB8" w:rsidRPr="002D3FEB">
        <w:t>tones</w:t>
      </w:r>
      <w:r w:rsidR="002E1122" w:rsidRPr="002D3FEB">
        <w:t xml:space="preserve"> </w:t>
      </w:r>
      <w:r w:rsidR="00A53EB8" w:rsidRPr="002D3FEB">
        <w:t>generally</w:t>
      </w:r>
      <w:r w:rsidR="00911DEE" w:rsidRPr="002D3FEB">
        <w:t xml:space="preserve"> increase retail flow</w:t>
      </w:r>
      <w:r w:rsidR="00284B61" w:rsidRPr="002D3FEB">
        <w:rPr>
          <w:rFonts w:hint="eastAsia"/>
        </w:rPr>
        <w:t>s</w:t>
      </w:r>
      <w:r w:rsidR="00A53EB8" w:rsidRPr="002D3FEB">
        <w:t>. More interestingly,</w:t>
      </w:r>
      <w:r w:rsidR="00675FC9" w:rsidRPr="002D3FEB">
        <w:t xml:space="preserve"> whether short sellers short more or less against bullish social media tones (i.e., burst or ride the bubble) depends on agent influence in the social network. </w:t>
      </w:r>
      <w:r w:rsidR="003936A9">
        <w:rPr>
          <w:rFonts w:hint="eastAsia"/>
        </w:rPr>
        <w:t>W</w:t>
      </w:r>
      <w:r w:rsidR="00A42AEA" w:rsidRPr="002D3FEB">
        <w:t>hen agents are highly influential, short sellers shy away from more bullish tones, as these tones lead to more positive returns in the future</w:t>
      </w:r>
      <w:r w:rsidR="00A42AEA" w:rsidRPr="002D3FEB">
        <w:rPr>
          <w:rFonts w:hint="eastAsia"/>
        </w:rPr>
        <w:t xml:space="preserve"> and thus higher short </w:t>
      </w:r>
      <w:r w:rsidR="00A42AEA" w:rsidRPr="002D3FEB">
        <w:t>squeeze</w:t>
      </w:r>
      <w:r w:rsidR="00A42AEA" w:rsidRPr="002D3FEB">
        <w:rPr>
          <w:rFonts w:hint="eastAsia"/>
        </w:rPr>
        <w:t xml:space="preserve"> risks</w:t>
      </w:r>
      <w:r w:rsidR="00561E00">
        <w:t>; while</w:t>
      </w:r>
      <w:r w:rsidR="00AB1E1D" w:rsidRPr="002D3FEB">
        <w:t xml:space="preserve"> </w:t>
      </w:r>
      <w:r w:rsidR="00B11BC6" w:rsidRPr="002D3FEB">
        <w:t xml:space="preserve">networks with low influence agents, short sellers </w:t>
      </w:r>
      <w:r w:rsidR="00675FC9" w:rsidRPr="002D3FEB">
        <w:t xml:space="preserve">seem to </w:t>
      </w:r>
      <w:r w:rsidR="007045FB">
        <w:rPr>
          <w:rFonts w:hint="eastAsia"/>
        </w:rPr>
        <w:t>not feel threatened</w:t>
      </w:r>
      <w:r w:rsidR="00675FC9" w:rsidRPr="002D3FEB">
        <w:t xml:space="preserve"> </w:t>
      </w:r>
      <w:r w:rsidR="00F47362">
        <w:rPr>
          <w:rFonts w:hint="eastAsia"/>
        </w:rPr>
        <w:t xml:space="preserve">by </w:t>
      </w:r>
      <w:r w:rsidR="00675FC9" w:rsidRPr="002D3FEB">
        <w:t>more bullish social media tones</w:t>
      </w:r>
      <w:r w:rsidR="00B11BC6" w:rsidRPr="002D3FEB">
        <w:t xml:space="preserve">. </w:t>
      </w:r>
      <w:r w:rsidR="00561E00">
        <w:t>More interestingly,</w:t>
      </w:r>
      <w:r w:rsidR="00B11BC6" w:rsidRPr="002D3FEB">
        <w:t xml:space="preserve"> </w:t>
      </w:r>
      <w:r w:rsidR="00675FC9" w:rsidRPr="002D3FEB">
        <w:t xml:space="preserve">short sellers’ </w:t>
      </w:r>
      <w:r w:rsidR="00B11BC6" w:rsidRPr="002D3FEB">
        <w:t xml:space="preserve">negative </w:t>
      </w:r>
      <w:r w:rsidR="00675FC9" w:rsidRPr="002D3FEB">
        <w:t>return predictive power is stronger in the social network with high influence</w:t>
      </w:r>
      <w:ins w:id="1607" w:author="Siyang Li" w:date="2026-08-09T08:38:00Z" w16du:dateUtc="2026-08-09T00:38:00Z">
        <w:r w:rsidR="007C75CF">
          <w:rPr>
            <w:rFonts w:hint="eastAsia"/>
          </w:rPr>
          <w:t>. This finding is consistent with the idea that</w:t>
        </w:r>
      </w:ins>
      <w:del w:id="1608" w:author="Siyang Li" w:date="2026-08-09T08:38:00Z" w16du:dateUtc="2026-08-09T00:38:00Z">
        <w:r w:rsidR="00B11BC6" w:rsidRPr="002D3FEB" w:rsidDel="007C75CF">
          <w:delText>,</w:delText>
        </w:r>
      </w:del>
      <w:r w:rsidR="00B11BC6" w:rsidRPr="002D3FEB">
        <w:t xml:space="preserve"> </w:t>
      </w:r>
      <w:del w:id="1609" w:author="Siyang Li" w:date="2026-08-09T08:38:00Z" w16du:dateUtc="2026-08-09T00:38:00Z">
        <w:r w:rsidR="00A53EB8" w:rsidRPr="002D3FEB" w:rsidDel="007C75CF">
          <w:delText>support</w:delText>
        </w:r>
        <w:r w:rsidR="00561E00" w:rsidDel="007C75CF">
          <w:delText>ing</w:delText>
        </w:r>
        <w:r w:rsidR="00A53EB8" w:rsidRPr="002D3FEB" w:rsidDel="007C75CF">
          <w:delText xml:space="preserve"> Pedersen’s prediction </w:delText>
        </w:r>
        <w:r w:rsidR="00675FC9" w:rsidRPr="002D3FEB" w:rsidDel="007C75CF">
          <w:delText xml:space="preserve">that </w:delText>
        </w:r>
      </w:del>
      <w:r w:rsidR="00561E00">
        <w:t>sophisticated</w:t>
      </w:r>
      <w:r w:rsidR="00675FC9" w:rsidRPr="002D3FEB">
        <w:t xml:space="preserve"> </w:t>
      </w:r>
      <w:r w:rsidR="00A53EB8" w:rsidRPr="002D3FEB">
        <w:t xml:space="preserve">investors </w:t>
      </w:r>
      <w:r w:rsidR="00675FC9" w:rsidRPr="002D3FEB">
        <w:t xml:space="preserve">may </w:t>
      </w:r>
      <w:r w:rsidR="00A53EB8" w:rsidRPr="002D3FEB">
        <w:t>ride</w:t>
      </w:r>
      <w:r w:rsidR="0022212E">
        <w:t xml:space="preserve"> or burs</w:t>
      </w:r>
      <w:r w:rsidR="0050616C">
        <w:t>t</w:t>
      </w:r>
      <w:r w:rsidR="00A53EB8" w:rsidRPr="002D3FEB">
        <w:t xml:space="preserve"> the bubbl</w:t>
      </w:r>
      <w:r w:rsidR="0050616C">
        <w:t>e</w:t>
      </w:r>
      <w:r w:rsidR="00A53EB8" w:rsidRPr="002D3FEB">
        <w:t>, depending on the balance between costs and benefits.</w:t>
      </w:r>
      <w:r w:rsidR="00B76A36" w:rsidRPr="002D3FEB">
        <w:rPr>
          <w:rFonts w:eastAsiaTheme="minorEastAsia"/>
        </w:rPr>
        <w:br w:type="page"/>
      </w:r>
    </w:p>
    <w:p w14:paraId="382DB435" w14:textId="2DF73D50" w:rsidR="00F33D27" w:rsidRPr="002D3FEB" w:rsidRDefault="00F33D27" w:rsidP="00FD1E76">
      <w:pPr>
        <w:jc w:val="center"/>
        <w:rPr>
          <w:b/>
        </w:rPr>
      </w:pPr>
      <w:r w:rsidRPr="002D3FEB">
        <w:rPr>
          <w:b/>
        </w:rPr>
        <w:lastRenderedPageBreak/>
        <w:t>REFERENCES</w:t>
      </w:r>
    </w:p>
    <w:p w14:paraId="3F5AA9BB" w14:textId="3CEE5BAA" w:rsidR="00874D71" w:rsidRPr="002D3FEB" w:rsidRDefault="0073213C" w:rsidP="00A73A9F">
      <w:pPr>
        <w:ind w:left="720" w:hanging="720"/>
        <w:jc w:val="both"/>
        <w:rPr>
          <w:i/>
          <w:iCs/>
        </w:rPr>
      </w:pPr>
      <w:ins w:id="1610" w:author="Siyang Li" w:date="2026-08-18T22:43:00Z">
        <w:r w:rsidRPr="0073213C">
          <w:t>Allen, F., M. Haas, E. Nowak, M. Pirovano, and A. Tengulov. 2025. Squeezing shorts through social media platforms. Management Science, forthcoming</w:t>
        </w:r>
      </w:ins>
      <w:del w:id="1611" w:author="Siyang Li" w:date="2026-08-18T22:43:00Z" w16du:dateUtc="2026-08-18T14:43:00Z">
        <w:r w:rsidR="00874D71" w:rsidRPr="002D3FEB" w:rsidDel="0073213C">
          <w:delText xml:space="preserve">Allen, F., M. Haas, E. Nowak, M. Pirovano, and A. Tengulov. Squeezing shorts through social media platforms. </w:delText>
        </w:r>
        <w:r w:rsidR="00874D71" w:rsidRPr="002D3FEB" w:rsidDel="0073213C">
          <w:rPr>
            <w:i/>
            <w:iCs/>
          </w:rPr>
          <w:delText>Working paper</w:delText>
        </w:r>
      </w:del>
      <w:r w:rsidR="00874D71" w:rsidRPr="002D3FEB">
        <w:rPr>
          <w:i/>
          <w:iCs/>
        </w:rPr>
        <w:t xml:space="preserve">. </w:t>
      </w:r>
    </w:p>
    <w:p w14:paraId="3C7E787E" w14:textId="445F0975" w:rsidR="006719CB" w:rsidRDefault="006719CB" w:rsidP="00A73A9F">
      <w:pPr>
        <w:ind w:left="720" w:hanging="720"/>
        <w:rPr>
          <w:ins w:id="1612" w:author="Siyang Li" w:date="2026-08-18T22:21:00Z" w16du:dateUtc="2026-08-18T14:21:00Z"/>
        </w:rPr>
      </w:pPr>
      <w:ins w:id="1613" w:author="Siyang Li" w:date="2026-08-18T22:21:00Z">
        <w:r w:rsidRPr="006719CB">
          <w:t xml:space="preserve">Alsan, M., and Y. Neberai. 2026. Why doesn’t the United States have national health insurance? The political role of the American Medical Association. </w:t>
        </w:r>
        <w:r w:rsidRPr="006719CB">
          <w:rPr>
            <w:i/>
            <w:iCs/>
          </w:rPr>
          <w:t>Quarterly Journal of Economics</w:t>
        </w:r>
        <w:r w:rsidRPr="006719CB">
          <w:t xml:space="preserve"> 141: 2147-2204.</w:t>
        </w:r>
      </w:ins>
    </w:p>
    <w:p w14:paraId="2B70017F" w14:textId="002F9547" w:rsidR="006263C1" w:rsidRPr="002D3FEB" w:rsidRDefault="006263C1" w:rsidP="00A73A9F">
      <w:pPr>
        <w:ind w:left="720" w:hanging="720"/>
      </w:pPr>
      <w:r w:rsidRPr="002D3FEB">
        <w:t xml:space="preserve">Anderson, T. G., T. Bollerslev, F. X. Diebold, and H. Ebens. 2001. The distribution of realized stock return volatility. </w:t>
      </w:r>
      <w:r w:rsidRPr="002D3FEB">
        <w:rPr>
          <w:i/>
          <w:iCs/>
        </w:rPr>
        <w:t xml:space="preserve">Journal of Financial Economics </w:t>
      </w:r>
      <w:r w:rsidRPr="002D3FEB">
        <w:t xml:space="preserve">61(1): 43-76. </w:t>
      </w:r>
    </w:p>
    <w:p w14:paraId="40288D22" w14:textId="77777777" w:rsidR="00F33D27" w:rsidRPr="002D3FEB" w:rsidRDefault="00F33D27" w:rsidP="00A73A9F">
      <w:pPr>
        <w:ind w:left="720" w:hanging="720"/>
        <w:jc w:val="both"/>
        <w:rPr>
          <w:rFonts w:eastAsiaTheme="minorEastAsia"/>
        </w:rPr>
      </w:pPr>
      <w:r w:rsidRPr="002D3FEB">
        <w:t xml:space="preserve">Antweiler, W., and M. Frank. 2004. Is all that talk just noise? The information content of internet stock message boards. </w:t>
      </w:r>
      <w:r w:rsidRPr="002D3FEB">
        <w:rPr>
          <w:i/>
          <w:iCs/>
        </w:rPr>
        <w:t>Journal of Finance</w:t>
      </w:r>
      <w:r w:rsidRPr="002D3FEB">
        <w:t xml:space="preserve"> 59: 1259-1294. </w:t>
      </w:r>
    </w:p>
    <w:p w14:paraId="1E356D72" w14:textId="03D82274" w:rsidR="00F33D27" w:rsidRPr="002D3FEB" w:rsidRDefault="00F33D27" w:rsidP="002D3FEB">
      <w:pPr>
        <w:ind w:left="720" w:hanging="720"/>
        <w:jc w:val="both"/>
      </w:pPr>
      <w:r w:rsidRPr="002D3FEB">
        <w:t xml:space="preserve">Asquith, P., P. Pathak, and J. R. Ritter. 2005. Short interest, institutional ownership, and stock returns. </w:t>
      </w:r>
      <w:r w:rsidRPr="002D3FEB">
        <w:rPr>
          <w:i/>
        </w:rPr>
        <w:t>Journal of Financial Economics</w:t>
      </w:r>
      <w:r w:rsidRPr="002D3FEB">
        <w:t xml:space="preserve"> 78: 243-276.</w:t>
      </w:r>
    </w:p>
    <w:p w14:paraId="111A7224" w14:textId="26F7E667" w:rsidR="00874D71" w:rsidRPr="002D3FEB" w:rsidRDefault="00874D71" w:rsidP="00A73A9F">
      <w:pPr>
        <w:ind w:left="720" w:hanging="720"/>
        <w:jc w:val="both"/>
      </w:pPr>
      <w:r w:rsidRPr="002D3FEB">
        <w:t xml:space="preserve">Barber, B. M., X. Huang, T. Odean, and C. Schwarz. </w:t>
      </w:r>
      <w:r w:rsidR="009C5878" w:rsidRPr="002D3FEB">
        <w:t>2022</w:t>
      </w:r>
      <w:r w:rsidRPr="002D3FEB">
        <w:t xml:space="preserve">. Attention induced trading and returns: Evidence from Robinhood users. </w:t>
      </w:r>
      <w:r w:rsidR="009C5878" w:rsidRPr="002D3FEB">
        <w:rPr>
          <w:i/>
          <w:iCs/>
        </w:rPr>
        <w:t xml:space="preserve">Journal of Finance </w:t>
      </w:r>
      <w:r w:rsidR="009C5878" w:rsidRPr="002D3FEB">
        <w:t xml:space="preserve">77(6): 3141-3190. </w:t>
      </w:r>
    </w:p>
    <w:p w14:paraId="641CC369" w14:textId="177C52A2" w:rsidR="00FA5701" w:rsidRPr="002D3FEB" w:rsidDel="00226911" w:rsidRDefault="00FA5701" w:rsidP="00A73A9F">
      <w:pPr>
        <w:ind w:left="720" w:hanging="720"/>
        <w:jc w:val="both"/>
        <w:rPr>
          <w:del w:id="1614" w:author="Siyang Li" w:date="2026-08-18T22:43:00Z" w16du:dateUtc="2026-08-18T14:43:00Z"/>
        </w:rPr>
      </w:pPr>
      <w:del w:id="1615" w:author="Siyang Li" w:date="2026-08-18T22:43:00Z" w16du:dateUtc="2026-08-18T14:43:00Z">
        <w:r w:rsidRPr="002D3FEB" w:rsidDel="00226911">
          <w:delText xml:space="preserve">Barber, B. M., S. Lin, and T. Odean. 2023. Resolving a paradox: Retail trades positively predict returns but are not profitable. </w:delText>
        </w:r>
        <w:r w:rsidRPr="002D3FEB" w:rsidDel="00226911">
          <w:rPr>
            <w:i/>
            <w:iCs/>
          </w:rPr>
          <w:delText xml:space="preserve">Working Paper. </w:delText>
        </w:r>
      </w:del>
    </w:p>
    <w:p w14:paraId="2B988986" w14:textId="44124A34" w:rsidR="00226911" w:rsidRDefault="00226911" w:rsidP="00A73A9F">
      <w:pPr>
        <w:ind w:left="720" w:hanging="720"/>
        <w:jc w:val="both"/>
        <w:rPr>
          <w:ins w:id="1616" w:author="Siyang Li" w:date="2026-08-18T22:43:00Z" w16du:dateUtc="2026-08-18T14:43:00Z"/>
        </w:rPr>
      </w:pPr>
      <w:ins w:id="1617" w:author="Siyang Li" w:date="2026-08-18T22:43:00Z">
        <w:r w:rsidRPr="00226911">
          <w:t>Barber, B. M., S. Lin, and T. Odean. 2024. Resolving a paradox: Retail trades positively predict returns but are not profitable. Journal of Financial and Quantitative Analysis 59: 2547-2581.</w:t>
        </w:r>
      </w:ins>
    </w:p>
    <w:p w14:paraId="4D4C1D86" w14:textId="7BBD6354" w:rsidR="005659E2" w:rsidRPr="002D3FEB" w:rsidRDefault="00514A20" w:rsidP="00A73A9F">
      <w:pPr>
        <w:ind w:left="720" w:hanging="720"/>
        <w:jc w:val="both"/>
      </w:pPr>
      <w:r w:rsidRPr="002D3FEB">
        <w:t xml:space="preserve">Barber, B. </w:t>
      </w:r>
      <w:r w:rsidR="001B244B" w:rsidRPr="002D3FEB">
        <w:t>M.,</w:t>
      </w:r>
      <w:r w:rsidRPr="002D3FEB">
        <w:t xml:space="preserve"> and T. Odean</w:t>
      </w:r>
      <w:r w:rsidR="001B244B" w:rsidRPr="002D3FEB">
        <w:t xml:space="preserve">. 2008. All that glitters: The effect of attention and news on the buying behavior of individual and institutional investors. </w:t>
      </w:r>
      <w:r w:rsidR="001B244B" w:rsidRPr="002D3FEB">
        <w:rPr>
          <w:i/>
          <w:iCs/>
        </w:rPr>
        <w:t>Review of Financial Studies</w:t>
      </w:r>
      <w:r w:rsidR="001B244B" w:rsidRPr="002D3FEB">
        <w:t xml:space="preserve"> 21(2): 785-818.</w:t>
      </w:r>
    </w:p>
    <w:p w14:paraId="5F386883" w14:textId="41908849" w:rsidR="00514A20" w:rsidRPr="002D3FEB" w:rsidRDefault="005659E2" w:rsidP="00A73A9F">
      <w:pPr>
        <w:ind w:left="720" w:hanging="720"/>
        <w:jc w:val="both"/>
      </w:pPr>
      <w:r w:rsidRPr="002D3FEB">
        <w:t>Barber, B</w:t>
      </w:r>
      <w:r w:rsidRPr="002D3FEB">
        <w:rPr>
          <w:rFonts w:hint="eastAsia"/>
        </w:rPr>
        <w:t>.</w:t>
      </w:r>
      <w:r w:rsidRPr="002D3FEB">
        <w:t xml:space="preserve"> M., X. Huang, P. Jorion, T. Odean, and C. Schwarz. </w:t>
      </w:r>
      <w:r w:rsidR="00951223" w:rsidRPr="002D3FEB">
        <w:t>202</w:t>
      </w:r>
      <w:r w:rsidR="00951223">
        <w:rPr>
          <w:rFonts w:hint="eastAsia"/>
        </w:rPr>
        <w:t>4</w:t>
      </w:r>
      <w:r w:rsidR="00466AA8" w:rsidRPr="002D3FEB">
        <w:t>.</w:t>
      </w:r>
      <w:r w:rsidRPr="002D3FEB">
        <w:t xml:space="preserve"> A (</w:t>
      </w:r>
      <w:r w:rsidR="00466AA8" w:rsidRPr="002D3FEB">
        <w:t>s</w:t>
      </w:r>
      <w:r w:rsidRPr="002D3FEB">
        <w:t xml:space="preserve">ub)penny </w:t>
      </w:r>
      <w:r w:rsidR="00466AA8" w:rsidRPr="002D3FEB">
        <w:t>f</w:t>
      </w:r>
      <w:r w:rsidRPr="002D3FEB">
        <w:t xml:space="preserve">or </w:t>
      </w:r>
      <w:r w:rsidR="00466AA8" w:rsidRPr="002D3FEB">
        <w:t>y</w:t>
      </w:r>
      <w:r w:rsidRPr="002D3FEB">
        <w:t xml:space="preserve">our </w:t>
      </w:r>
      <w:r w:rsidR="00466AA8" w:rsidRPr="002D3FEB">
        <w:t>t</w:t>
      </w:r>
      <w:r w:rsidRPr="002D3FEB">
        <w:t xml:space="preserve">houghts: Tracking </w:t>
      </w:r>
      <w:r w:rsidR="00466AA8" w:rsidRPr="002D3FEB">
        <w:t>r</w:t>
      </w:r>
      <w:r w:rsidRPr="002D3FEB">
        <w:t xml:space="preserve">etail </w:t>
      </w:r>
      <w:r w:rsidR="00466AA8" w:rsidRPr="002D3FEB">
        <w:t>i</w:t>
      </w:r>
      <w:r w:rsidRPr="002D3FEB">
        <w:t xml:space="preserve">nvestor </w:t>
      </w:r>
      <w:r w:rsidR="00466AA8" w:rsidRPr="002D3FEB">
        <w:t>a</w:t>
      </w:r>
      <w:r w:rsidRPr="002D3FEB">
        <w:t xml:space="preserve">ctivity in TAQ. </w:t>
      </w:r>
      <w:r w:rsidRPr="002D3FEB">
        <w:rPr>
          <w:i/>
          <w:iCs/>
        </w:rPr>
        <w:t>Journal of Finance</w:t>
      </w:r>
      <w:r w:rsidR="00951223" w:rsidRPr="00951223">
        <w:rPr>
          <w:rFonts w:ascii="Open Sans" w:hAnsi="Open Sans" w:cs="Open Sans"/>
          <w:color w:val="1C1D1E"/>
          <w:sz w:val="21"/>
          <w:szCs w:val="21"/>
          <w:shd w:val="clear" w:color="auto" w:fill="FFFFFF"/>
        </w:rPr>
        <w:t xml:space="preserve"> </w:t>
      </w:r>
      <w:r w:rsidR="00951223" w:rsidRPr="000F08D2">
        <w:t>79: 2403-2427</w:t>
      </w:r>
      <w:r w:rsidRPr="002D3FEB">
        <w:rPr>
          <w:rFonts w:hint="eastAsia"/>
        </w:rPr>
        <w:t>.</w:t>
      </w:r>
    </w:p>
    <w:p w14:paraId="70C14873" w14:textId="42054B2E" w:rsidR="00874D71" w:rsidRPr="002D3FEB" w:rsidRDefault="00514A20" w:rsidP="00A73A9F">
      <w:pPr>
        <w:ind w:left="720" w:hanging="720"/>
        <w:jc w:val="both"/>
      </w:pPr>
      <w:r w:rsidRPr="002D3FEB">
        <w:t xml:space="preserve">Barber, B. M., T. Odean, and N. Zhu. 2009. Do retail traders move markets? </w:t>
      </w:r>
      <w:r w:rsidRPr="002D3FEB">
        <w:rPr>
          <w:i/>
          <w:iCs/>
        </w:rPr>
        <w:t>Review of Financial Studies</w:t>
      </w:r>
      <w:r w:rsidRPr="002D3FEB">
        <w:t xml:space="preserve"> 22(1): 151-186. </w:t>
      </w:r>
    </w:p>
    <w:p w14:paraId="02B48290" w14:textId="7829308C" w:rsidR="00F33D27" w:rsidRPr="002D3FEB" w:rsidRDefault="00F33D27" w:rsidP="00A73A9F">
      <w:pPr>
        <w:ind w:left="720" w:hanging="720"/>
        <w:jc w:val="both"/>
        <w:rPr>
          <w:rFonts w:eastAsiaTheme="minorEastAsia"/>
        </w:rPr>
      </w:pPr>
      <w:r w:rsidRPr="002D3FEB">
        <w:t xml:space="preserve">Bartov, E., L. Faurel, and P. Mohanram. 2018. Can Twitter help predict firm-level earnings and stock returns? </w:t>
      </w:r>
      <w:r w:rsidRPr="002D3FEB">
        <w:rPr>
          <w:i/>
          <w:iCs/>
        </w:rPr>
        <w:t>The Accounting Review</w:t>
      </w:r>
      <w:r w:rsidRPr="002D3FEB">
        <w:t xml:space="preserve"> 93(3): 25-57.</w:t>
      </w:r>
    </w:p>
    <w:p w14:paraId="0986D6F7" w14:textId="24A2E158" w:rsidR="00441685" w:rsidRPr="002D3FEB" w:rsidRDefault="00441685" w:rsidP="00A73A9F">
      <w:pPr>
        <w:ind w:left="720" w:hanging="720"/>
        <w:jc w:val="both"/>
        <w:rPr>
          <w:i/>
          <w:iCs/>
        </w:rPr>
      </w:pPr>
      <w:r w:rsidRPr="002D3FEB">
        <w:t xml:space="preserve">Betzer, A. and J. P. Harries. 2021. If he’s still in, I’m still in! How Reddit posts affect Gamestop retail trading. </w:t>
      </w:r>
      <w:r w:rsidRPr="002D3FEB">
        <w:rPr>
          <w:i/>
          <w:iCs/>
        </w:rPr>
        <w:t xml:space="preserve">Working </w:t>
      </w:r>
      <w:r w:rsidR="00EC2775" w:rsidRPr="002D3FEB">
        <w:rPr>
          <w:i/>
          <w:iCs/>
        </w:rPr>
        <w:t>p</w:t>
      </w:r>
      <w:r w:rsidRPr="002D3FEB">
        <w:rPr>
          <w:i/>
          <w:iCs/>
        </w:rPr>
        <w:t xml:space="preserve">aper. </w:t>
      </w:r>
    </w:p>
    <w:p w14:paraId="5160EC6D" w14:textId="22DF0348" w:rsidR="0069117E" w:rsidRDefault="0069117E" w:rsidP="00316B93">
      <w:pPr>
        <w:ind w:left="720" w:hanging="720"/>
        <w:jc w:val="both"/>
      </w:pPr>
      <w:r w:rsidRPr="0069117E">
        <w:t>Bianchi, F., R.</w:t>
      </w:r>
      <w:r>
        <w:rPr>
          <w:rFonts w:hint="eastAsia"/>
        </w:rPr>
        <w:t xml:space="preserve"> </w:t>
      </w:r>
      <w:r w:rsidRPr="0069117E">
        <w:t>Gómez-Cram, T.</w:t>
      </w:r>
      <w:r>
        <w:rPr>
          <w:rFonts w:hint="eastAsia"/>
        </w:rPr>
        <w:t xml:space="preserve"> </w:t>
      </w:r>
      <w:r w:rsidRPr="0069117E">
        <w:t xml:space="preserve">Kind, </w:t>
      </w:r>
      <w:r>
        <w:rPr>
          <w:rFonts w:hint="eastAsia"/>
        </w:rPr>
        <w:t xml:space="preserve">and </w:t>
      </w:r>
      <w:r w:rsidRPr="0069117E">
        <w:t>H.</w:t>
      </w:r>
      <w:r>
        <w:rPr>
          <w:rFonts w:hint="eastAsia"/>
        </w:rPr>
        <w:t xml:space="preserve"> </w:t>
      </w:r>
      <w:r w:rsidRPr="0069117E">
        <w:t>Kung</w:t>
      </w:r>
      <w:r>
        <w:rPr>
          <w:rFonts w:hint="eastAsia"/>
        </w:rPr>
        <w:t>.</w:t>
      </w:r>
      <w:r w:rsidRPr="0069117E">
        <w:t xml:space="preserve"> 2023. Threats to central bank independence: High-frequency identification with Twitter. </w:t>
      </w:r>
      <w:r w:rsidRPr="00283260">
        <w:rPr>
          <w:i/>
          <w:iCs/>
        </w:rPr>
        <w:t>J</w:t>
      </w:r>
      <w:r w:rsidR="00C14366" w:rsidRPr="00283260">
        <w:rPr>
          <w:i/>
          <w:iCs/>
        </w:rPr>
        <w:t>ournal of</w:t>
      </w:r>
      <w:r w:rsidRPr="00283260">
        <w:rPr>
          <w:i/>
          <w:iCs/>
        </w:rPr>
        <w:t xml:space="preserve"> Monetary Econ</w:t>
      </w:r>
      <w:r w:rsidR="00C14366" w:rsidRPr="00283260">
        <w:rPr>
          <w:i/>
          <w:iCs/>
        </w:rPr>
        <w:t>omics</w:t>
      </w:r>
      <w:r w:rsidRPr="0069117E">
        <w:t xml:space="preserve"> 135</w:t>
      </w:r>
      <w:r w:rsidR="00C14366">
        <w:rPr>
          <w:rFonts w:hint="eastAsia"/>
        </w:rPr>
        <w:t>:</w:t>
      </w:r>
      <w:r w:rsidRPr="0069117E">
        <w:t xml:space="preserve"> 37–54. </w:t>
      </w:r>
    </w:p>
    <w:p w14:paraId="5EC05953" w14:textId="7E73E65B" w:rsidR="0069117E" w:rsidRDefault="0069117E" w:rsidP="00316B93">
      <w:pPr>
        <w:ind w:left="720" w:hanging="720"/>
        <w:jc w:val="both"/>
        <w:rPr>
          <w:ins w:id="1618" w:author="Siyang Li" w:date="2026-08-12T14:02:00Z" w16du:dateUtc="2026-08-12T06:02:00Z"/>
        </w:rPr>
      </w:pPr>
      <w:r w:rsidRPr="0069117E">
        <w:t>Bianchi, F., R.</w:t>
      </w:r>
      <w:r>
        <w:rPr>
          <w:rFonts w:hint="eastAsia"/>
        </w:rPr>
        <w:t xml:space="preserve"> </w:t>
      </w:r>
      <w:r w:rsidRPr="0069117E">
        <w:t xml:space="preserve">Gómez-Cram, </w:t>
      </w:r>
      <w:r>
        <w:rPr>
          <w:rFonts w:hint="eastAsia"/>
        </w:rPr>
        <w:t xml:space="preserve">and </w:t>
      </w:r>
      <w:r w:rsidRPr="0069117E">
        <w:t>H.</w:t>
      </w:r>
      <w:r>
        <w:rPr>
          <w:rFonts w:hint="eastAsia"/>
        </w:rPr>
        <w:t xml:space="preserve"> </w:t>
      </w:r>
      <w:r w:rsidRPr="0069117E">
        <w:t>Kung</w:t>
      </w:r>
      <w:r>
        <w:rPr>
          <w:rFonts w:hint="eastAsia"/>
        </w:rPr>
        <w:t>.</w:t>
      </w:r>
      <w:r w:rsidRPr="0069117E">
        <w:t xml:space="preserve"> 2024. Using social media to identify the effects of congressional viewpoints on asset prices. </w:t>
      </w:r>
      <w:r w:rsidR="00FF1AE0" w:rsidRPr="00256D6A">
        <w:rPr>
          <w:rFonts w:eastAsiaTheme="minorEastAsia"/>
          <w:i/>
          <w:iCs/>
        </w:rPr>
        <w:t>Review of Financial Studies</w:t>
      </w:r>
      <w:r w:rsidR="006538B3">
        <w:rPr>
          <w:rFonts w:eastAsiaTheme="minorEastAsia" w:hint="eastAsia"/>
          <w:i/>
          <w:iCs/>
        </w:rPr>
        <w:t xml:space="preserve"> </w:t>
      </w:r>
      <w:r w:rsidR="006538B3">
        <w:rPr>
          <w:rFonts w:eastAsiaTheme="minorEastAsia" w:hint="eastAsia"/>
        </w:rPr>
        <w:t xml:space="preserve">37(7): </w:t>
      </w:r>
      <w:r w:rsidR="006538B3" w:rsidRPr="006538B3">
        <w:rPr>
          <w:rFonts w:eastAsiaTheme="minorEastAsia"/>
        </w:rPr>
        <w:t>2244–2272</w:t>
      </w:r>
      <w:r w:rsidRPr="0069117E">
        <w:t>.</w:t>
      </w:r>
    </w:p>
    <w:p w14:paraId="7BCF790F" w14:textId="0841C83F" w:rsidR="004B692B" w:rsidRDefault="004B692B" w:rsidP="00316B93">
      <w:pPr>
        <w:ind w:left="720" w:hanging="720"/>
        <w:jc w:val="both"/>
      </w:pPr>
      <w:ins w:id="1619" w:author="Siyang Li" w:date="2026-08-12T14:02:00Z">
        <w:r w:rsidRPr="004B692B">
          <w:t xml:space="preserve">Bick, A., A. Blandin, and D. J. Deming. 2026. The rapid adoption of generative AI. </w:t>
        </w:r>
        <w:r w:rsidRPr="004B692B">
          <w:rPr>
            <w:i/>
            <w:iCs/>
          </w:rPr>
          <w:t>Management Science</w:t>
        </w:r>
        <w:r w:rsidRPr="004B692B">
          <w:t>, forthcoming.</w:t>
        </w:r>
      </w:ins>
    </w:p>
    <w:p w14:paraId="7E1D77C2" w14:textId="405D84E7" w:rsidR="00C7552A" w:rsidRPr="002D3FEB" w:rsidRDefault="002C088F" w:rsidP="00316B93">
      <w:pPr>
        <w:ind w:left="720" w:hanging="720"/>
        <w:jc w:val="both"/>
      </w:pPr>
      <w:r w:rsidRPr="002D3FEB">
        <w:t xml:space="preserve">Blume, M. E., and R. F. Stambaugh. </w:t>
      </w:r>
      <w:r w:rsidR="007C7D5A" w:rsidRPr="002D3FEB">
        <w:t xml:space="preserve">1983. </w:t>
      </w:r>
      <w:r w:rsidRPr="002D3FEB">
        <w:t xml:space="preserve">Biases in computed returns: An application to the size effect. </w:t>
      </w:r>
      <w:r w:rsidRPr="002D3FEB">
        <w:rPr>
          <w:i/>
          <w:iCs/>
        </w:rPr>
        <w:t>Journal of Financial Economics</w:t>
      </w:r>
      <w:r w:rsidRPr="002D3FEB">
        <w:t xml:space="preserve"> 12(3): 387-404.</w:t>
      </w:r>
    </w:p>
    <w:p w14:paraId="17ABB487" w14:textId="5DCD5597" w:rsidR="00874D71" w:rsidRPr="002D3FEB" w:rsidRDefault="00874D71" w:rsidP="00A73A9F">
      <w:pPr>
        <w:ind w:left="720" w:hanging="720"/>
        <w:jc w:val="both"/>
        <w:rPr>
          <w:i/>
          <w:iCs/>
        </w:rPr>
      </w:pPr>
      <w:r w:rsidRPr="002D3FEB">
        <w:t>Boehmer, E.</w:t>
      </w:r>
      <w:r w:rsidRPr="002D3FEB">
        <w:rPr>
          <w:i/>
          <w:iCs/>
        </w:rPr>
        <w:t xml:space="preserve">, </w:t>
      </w:r>
      <w:r w:rsidRPr="002D3FEB">
        <w:t xml:space="preserve">Z. R. Huszar, and B. D. Jordan. 2010. The good news in short interest. </w:t>
      </w:r>
      <w:r w:rsidRPr="002D3FEB">
        <w:rPr>
          <w:i/>
          <w:iCs/>
        </w:rPr>
        <w:t>Journal of Financial Economics</w:t>
      </w:r>
      <w:r w:rsidR="009C5878" w:rsidRPr="002D3FEB">
        <w:rPr>
          <w:i/>
          <w:iCs/>
        </w:rPr>
        <w:t xml:space="preserve"> </w:t>
      </w:r>
      <w:r w:rsidR="009C5878" w:rsidRPr="002D3FEB">
        <w:t>96(1): 80-97</w:t>
      </w:r>
      <w:r w:rsidRPr="002D3FEB">
        <w:rPr>
          <w:i/>
          <w:iCs/>
        </w:rPr>
        <w:t xml:space="preserve">. </w:t>
      </w:r>
    </w:p>
    <w:p w14:paraId="69B37864" w14:textId="61E2B938" w:rsidR="00316B93" w:rsidRDefault="00316B93" w:rsidP="002D3FEB">
      <w:pPr>
        <w:ind w:left="720" w:hanging="720"/>
        <w:jc w:val="both"/>
      </w:pPr>
      <w:r w:rsidRPr="002D3FEB">
        <w:t>Boehmer, E.</w:t>
      </w:r>
      <w:r w:rsidRPr="002D3FEB">
        <w:rPr>
          <w:i/>
          <w:iCs/>
        </w:rPr>
        <w:t xml:space="preserve">, </w:t>
      </w:r>
      <w:r w:rsidRPr="002D3FEB">
        <w:t>Z. R. Huszar,</w:t>
      </w:r>
      <w:r>
        <w:rPr>
          <w:rFonts w:hint="eastAsia"/>
        </w:rPr>
        <w:t xml:space="preserve"> Y. Wang, X. Zhang, and X. Zhang. 202</w:t>
      </w:r>
      <w:r w:rsidR="00BB54B3">
        <w:rPr>
          <w:rFonts w:hint="eastAsia"/>
        </w:rPr>
        <w:t>2</w:t>
      </w:r>
      <w:r>
        <w:rPr>
          <w:rFonts w:hint="eastAsia"/>
        </w:rPr>
        <w:t xml:space="preserve">. </w:t>
      </w:r>
      <w:r w:rsidRPr="00316B93">
        <w:t>Can Shorts Predict Returns? A Global Perspective</w:t>
      </w:r>
      <w:r>
        <w:rPr>
          <w:rFonts w:hint="eastAsia"/>
        </w:rPr>
        <w:t xml:space="preserve">. </w:t>
      </w:r>
      <w:r w:rsidRPr="002D3FEB">
        <w:rPr>
          <w:i/>
          <w:iCs/>
        </w:rPr>
        <w:t>Review of Financial Studies</w:t>
      </w:r>
      <w:r>
        <w:rPr>
          <w:rFonts w:hint="eastAsia"/>
          <w:i/>
          <w:iCs/>
        </w:rPr>
        <w:t xml:space="preserve"> </w:t>
      </w:r>
      <w:r w:rsidR="00BB54B3">
        <w:rPr>
          <w:rFonts w:hint="eastAsia"/>
        </w:rPr>
        <w:t>35</w:t>
      </w:r>
      <w:r w:rsidRPr="002D3FEB">
        <w:t>(</w:t>
      </w:r>
      <w:r w:rsidR="00BB54B3">
        <w:rPr>
          <w:rFonts w:hint="eastAsia"/>
        </w:rPr>
        <w:t>5</w:t>
      </w:r>
      <w:r w:rsidRPr="002D3FEB">
        <w:t xml:space="preserve">): </w:t>
      </w:r>
      <w:r w:rsidR="00BB54B3" w:rsidRPr="00BB54B3">
        <w:t>2428–2463</w:t>
      </w:r>
      <w:r w:rsidRPr="002D3FEB">
        <w:rPr>
          <w:i/>
          <w:iCs/>
        </w:rPr>
        <w:t>.</w:t>
      </w:r>
    </w:p>
    <w:p w14:paraId="4D11F476" w14:textId="6280290B" w:rsidR="00F33D27" w:rsidRPr="002D3FEB" w:rsidRDefault="00F33D27" w:rsidP="002D3FEB">
      <w:pPr>
        <w:ind w:left="720" w:hanging="720"/>
        <w:jc w:val="both"/>
      </w:pPr>
      <w:r w:rsidRPr="002D3FEB">
        <w:t xml:space="preserve">Boehmer, E., C. M. Jones, and X. Zhang. 2008. Which shorts are informed? </w:t>
      </w:r>
      <w:r w:rsidRPr="002D3FEB">
        <w:rPr>
          <w:i/>
        </w:rPr>
        <w:t>Journal of Finance</w:t>
      </w:r>
      <w:r w:rsidRPr="002D3FEB">
        <w:t xml:space="preserve"> 63: 491-527.</w:t>
      </w:r>
    </w:p>
    <w:p w14:paraId="0C8FB2FF" w14:textId="6C151451" w:rsidR="00F33D27" w:rsidRPr="002D3FEB" w:rsidRDefault="00F33D27" w:rsidP="00A73A9F">
      <w:pPr>
        <w:ind w:left="720" w:hanging="720"/>
        <w:jc w:val="both"/>
      </w:pPr>
      <w:r w:rsidRPr="002D3FEB">
        <w:t xml:space="preserve">Boehmer, E., C. M. Jones, X. Zhang, and X. Zhang. </w:t>
      </w:r>
      <w:r w:rsidR="000F0A8E" w:rsidRPr="002D3FEB">
        <w:t>2021</w:t>
      </w:r>
      <w:r w:rsidRPr="002D3FEB">
        <w:t xml:space="preserve">. Tracking retail investor activity.  </w:t>
      </w:r>
      <w:r w:rsidRPr="002D3FEB">
        <w:rPr>
          <w:i/>
        </w:rPr>
        <w:t>Journal of Finance</w:t>
      </w:r>
      <w:r w:rsidR="000F0A8E" w:rsidRPr="002D3FEB">
        <w:t xml:space="preserve"> 76(5): 2249-2305</w:t>
      </w:r>
      <w:r w:rsidRPr="002D3FEB">
        <w:t>.</w:t>
      </w:r>
    </w:p>
    <w:p w14:paraId="14EACAB6" w14:textId="03EBB835" w:rsidR="00056EC7" w:rsidRDefault="00056EC7" w:rsidP="00A73A9F">
      <w:pPr>
        <w:ind w:left="720" w:hanging="720"/>
        <w:jc w:val="both"/>
        <w:rPr>
          <w:ins w:id="1620" w:author="Siyang Li" w:date="2026-08-18T22:42:00Z" w16du:dateUtc="2026-08-18T14:42:00Z"/>
        </w:rPr>
      </w:pPr>
      <w:ins w:id="1621" w:author="Siyang Li" w:date="2026-08-18T22:42:00Z">
        <w:r w:rsidRPr="00056EC7">
          <w:t>Boehmer, E., and J. Wu. 2013. Short selling and the price discovery process. Review of Financial Studies 26: 287-322.</w:t>
        </w:r>
      </w:ins>
    </w:p>
    <w:p w14:paraId="0E7FEA6A" w14:textId="0A2A5425" w:rsidR="00F56658" w:rsidRPr="002D3FEB" w:rsidRDefault="00F56658" w:rsidP="00A73A9F">
      <w:pPr>
        <w:ind w:left="720" w:hanging="720"/>
        <w:jc w:val="both"/>
      </w:pPr>
      <w:r w:rsidRPr="002D3FEB">
        <w:lastRenderedPageBreak/>
        <w:t xml:space="preserve">Box, T., R. Davis, R. Evans, and A. Lynch. 2021. Intraday arbitrage between ETFs and their underlying portfolios. </w:t>
      </w:r>
      <w:r w:rsidRPr="002D3FEB">
        <w:rPr>
          <w:i/>
          <w:iCs/>
        </w:rPr>
        <w:t>Journal of Financial Economics</w:t>
      </w:r>
      <w:r w:rsidRPr="002D3FEB">
        <w:t xml:space="preserve"> 141: 1078-1095.</w:t>
      </w:r>
    </w:p>
    <w:p w14:paraId="746A9298" w14:textId="7BD7F11B" w:rsidR="00441685" w:rsidRPr="002D3FEB" w:rsidRDefault="00441685" w:rsidP="00CB5533">
      <w:pPr>
        <w:ind w:left="720" w:hanging="720"/>
        <w:jc w:val="both"/>
        <w:rPr>
          <w:i/>
          <w:iCs/>
        </w:rPr>
      </w:pPr>
      <w:r w:rsidRPr="002D3FEB">
        <w:t xml:space="preserve">Bradley, D., J. Hanousek, R. Jame, and Z. Xiao. </w:t>
      </w:r>
      <w:r w:rsidR="000F4748" w:rsidRPr="002D3FEB">
        <w:t>202</w:t>
      </w:r>
      <w:r w:rsidR="000F4748">
        <w:rPr>
          <w:rFonts w:hint="eastAsia"/>
        </w:rPr>
        <w:t>4</w:t>
      </w:r>
      <w:r w:rsidRPr="002D3FEB">
        <w:t xml:space="preserve">. </w:t>
      </w:r>
      <w:r w:rsidR="007053E3" w:rsidRPr="002D3FEB">
        <w:t>Place Your Bets? The Value of Investment Research on Reddit’s Wallstreetbets.</w:t>
      </w:r>
      <w:r w:rsidR="007053E3" w:rsidRPr="002D3FEB" w:rsidDel="007053E3">
        <w:t xml:space="preserve"> </w:t>
      </w:r>
      <w:r w:rsidR="007053E3" w:rsidRPr="002D3FEB">
        <w:rPr>
          <w:i/>
          <w:iCs/>
        </w:rPr>
        <w:t>Review of Financial Studies</w:t>
      </w:r>
      <w:r w:rsidR="0087515E">
        <w:rPr>
          <w:rFonts w:hint="eastAsia"/>
          <w:i/>
          <w:iCs/>
        </w:rPr>
        <w:t xml:space="preserve"> </w:t>
      </w:r>
      <w:r w:rsidR="0087515E">
        <w:rPr>
          <w:rFonts w:hint="eastAsia"/>
        </w:rPr>
        <w:t>3</w:t>
      </w:r>
      <w:r w:rsidR="00243A80">
        <w:rPr>
          <w:rFonts w:hint="eastAsia"/>
        </w:rPr>
        <w:t>7</w:t>
      </w:r>
      <w:r w:rsidR="0087515E" w:rsidRPr="002D3FEB">
        <w:t>(</w:t>
      </w:r>
      <w:r w:rsidR="0087515E">
        <w:rPr>
          <w:rFonts w:hint="eastAsia"/>
        </w:rPr>
        <w:t>5</w:t>
      </w:r>
      <w:r w:rsidR="0087515E" w:rsidRPr="002D3FEB">
        <w:t xml:space="preserve">): </w:t>
      </w:r>
      <w:r w:rsidR="00A430CB" w:rsidRPr="00A430CB">
        <w:t>1409–1459</w:t>
      </w:r>
      <w:r w:rsidRPr="002D3FEB">
        <w:rPr>
          <w:i/>
          <w:iCs/>
        </w:rPr>
        <w:t xml:space="preserve">. </w:t>
      </w:r>
    </w:p>
    <w:p w14:paraId="6B71CB12" w14:textId="7DF36B75" w:rsidR="00CB5533" w:rsidRDefault="00CB5533" w:rsidP="00A73A9F">
      <w:pPr>
        <w:ind w:left="720" w:hanging="720"/>
        <w:jc w:val="both"/>
        <w:rPr>
          <w:ins w:id="1622" w:author="Siyang Li" w:date="2026-08-12T14:50:00Z" w16du:dateUtc="2026-08-12T06:50:00Z"/>
        </w:rPr>
      </w:pPr>
      <w:ins w:id="1623" w:author="Siyang Li" w:date="2026-08-12T14:50:00Z">
        <w:r w:rsidRPr="00CB5533">
          <w:t xml:space="preserve">Bradshaw, M. T., C. Ma, B. P. Yost, and Y. Zou. 2026. Generative AI use by capital market information intermediaries: Evidence from Seeking Alpha. </w:t>
        </w:r>
        <w:r w:rsidRPr="00CB5533">
          <w:rPr>
            <w:i/>
            <w:iCs/>
          </w:rPr>
          <w:t>Journal of Accounting Research</w:t>
        </w:r>
        <w:r w:rsidRPr="00CB5533">
          <w:t xml:space="preserve"> 64(3): 1233-1286.</w:t>
        </w:r>
      </w:ins>
    </w:p>
    <w:p w14:paraId="10B9A77D" w14:textId="19B5B873" w:rsidR="00F33D27" w:rsidRPr="002D3FEB" w:rsidRDefault="00F33D27" w:rsidP="00A73A9F">
      <w:pPr>
        <w:ind w:left="720" w:hanging="720"/>
        <w:jc w:val="both"/>
      </w:pPr>
      <w:r w:rsidRPr="002D3FEB">
        <w:t xml:space="preserve">Chen, H., P. De, Y. Hu, and B. Hwang. 2014. Wisdom of crowds: The value of stock opinions transmitted through social media. </w:t>
      </w:r>
      <w:r w:rsidRPr="002D3FEB">
        <w:rPr>
          <w:i/>
          <w:iCs/>
        </w:rPr>
        <w:t xml:space="preserve">Review of Financial Studies </w:t>
      </w:r>
      <w:r w:rsidRPr="002D3FEB">
        <w:t>27: 1367-1403.</w:t>
      </w:r>
    </w:p>
    <w:p w14:paraId="5CA835B9" w14:textId="09FBE36A" w:rsidR="00256D6A" w:rsidRDefault="00256D6A" w:rsidP="00A73A9F">
      <w:pPr>
        <w:ind w:left="720" w:hanging="720"/>
        <w:jc w:val="both"/>
        <w:rPr>
          <w:rFonts w:eastAsiaTheme="minorEastAsia"/>
        </w:rPr>
      </w:pPr>
      <w:r w:rsidRPr="002D3FEB">
        <w:rPr>
          <w:rFonts w:eastAsiaTheme="minorEastAsia"/>
        </w:rPr>
        <w:t>Cookson, J. A.</w:t>
      </w:r>
      <w:r w:rsidRPr="00256D6A">
        <w:rPr>
          <w:rFonts w:eastAsiaTheme="minorEastAsia"/>
        </w:rPr>
        <w:t>, J</w:t>
      </w:r>
      <w:r w:rsidR="00A57CA7">
        <w:rPr>
          <w:rFonts w:eastAsiaTheme="minorEastAsia" w:hint="eastAsia"/>
        </w:rPr>
        <w:t xml:space="preserve">. </w:t>
      </w:r>
      <w:r w:rsidRPr="00256D6A">
        <w:rPr>
          <w:rFonts w:eastAsiaTheme="minorEastAsia"/>
        </w:rPr>
        <w:t>E</w:t>
      </w:r>
      <w:r w:rsidR="00A57CA7">
        <w:rPr>
          <w:rFonts w:eastAsiaTheme="minorEastAsia" w:hint="eastAsia"/>
        </w:rPr>
        <w:t>.</w:t>
      </w:r>
      <w:r w:rsidRPr="00256D6A">
        <w:rPr>
          <w:rFonts w:eastAsiaTheme="minorEastAsia"/>
        </w:rPr>
        <w:t xml:space="preserve"> Engelberg, </w:t>
      </w:r>
      <w:r w:rsidR="00A57CA7">
        <w:rPr>
          <w:rFonts w:eastAsiaTheme="minorEastAsia" w:hint="eastAsia"/>
        </w:rPr>
        <w:t xml:space="preserve">and </w:t>
      </w:r>
      <w:r w:rsidRPr="002D3FEB">
        <w:rPr>
          <w:rFonts w:eastAsiaTheme="minorEastAsia"/>
        </w:rPr>
        <w:t>W. Mullins</w:t>
      </w:r>
      <w:r>
        <w:rPr>
          <w:rFonts w:eastAsiaTheme="minorEastAsia" w:hint="eastAsia"/>
        </w:rPr>
        <w:t>.</w:t>
      </w:r>
      <w:r w:rsidRPr="00256D6A">
        <w:rPr>
          <w:rFonts w:eastAsiaTheme="minorEastAsia"/>
        </w:rPr>
        <w:t xml:space="preserve"> 2023</w:t>
      </w:r>
      <w:r>
        <w:rPr>
          <w:rFonts w:eastAsiaTheme="minorEastAsia" w:hint="eastAsia"/>
        </w:rPr>
        <w:t xml:space="preserve">. </w:t>
      </w:r>
      <w:r w:rsidRPr="00256D6A">
        <w:rPr>
          <w:rFonts w:eastAsiaTheme="minorEastAsia"/>
        </w:rPr>
        <w:t>Echo Chambers</w:t>
      </w:r>
      <w:r>
        <w:rPr>
          <w:rFonts w:eastAsiaTheme="minorEastAsia" w:hint="eastAsia"/>
        </w:rPr>
        <w:t>.</w:t>
      </w:r>
      <w:r w:rsidRPr="00256D6A">
        <w:rPr>
          <w:rFonts w:eastAsiaTheme="minorEastAsia"/>
        </w:rPr>
        <w:t> </w:t>
      </w:r>
      <w:r w:rsidRPr="00256D6A">
        <w:rPr>
          <w:rFonts w:eastAsiaTheme="minorEastAsia"/>
          <w:i/>
          <w:iCs/>
        </w:rPr>
        <w:t>Review of Financial Studies</w:t>
      </w:r>
      <w:r w:rsidRPr="00256D6A">
        <w:rPr>
          <w:rFonts w:eastAsiaTheme="minorEastAsia"/>
        </w:rPr>
        <w:t xml:space="preserve"> 36</w:t>
      </w:r>
      <w:r>
        <w:rPr>
          <w:rFonts w:eastAsiaTheme="minorEastAsia" w:hint="eastAsia"/>
        </w:rPr>
        <w:t>(</w:t>
      </w:r>
      <w:r w:rsidRPr="00256D6A">
        <w:rPr>
          <w:rFonts w:eastAsiaTheme="minorEastAsia"/>
        </w:rPr>
        <w:t>2</w:t>
      </w:r>
      <w:r>
        <w:rPr>
          <w:rFonts w:eastAsiaTheme="minorEastAsia" w:hint="eastAsia"/>
        </w:rPr>
        <w:t xml:space="preserve">): </w:t>
      </w:r>
      <w:r w:rsidRPr="00256D6A">
        <w:rPr>
          <w:rFonts w:eastAsiaTheme="minorEastAsia"/>
        </w:rPr>
        <w:t>450–500</w:t>
      </w:r>
      <w:r>
        <w:rPr>
          <w:rFonts w:eastAsiaTheme="minorEastAsia" w:hint="eastAsia"/>
        </w:rPr>
        <w:t>.</w:t>
      </w:r>
    </w:p>
    <w:p w14:paraId="5D55FB17" w14:textId="7BED60D1" w:rsidR="00AF67F7" w:rsidRDefault="00AF67F7" w:rsidP="00A73A9F">
      <w:pPr>
        <w:ind w:left="720" w:hanging="720"/>
        <w:jc w:val="both"/>
      </w:pPr>
      <w:r w:rsidRPr="002D3FEB">
        <w:rPr>
          <w:rFonts w:eastAsiaTheme="minorEastAsia"/>
        </w:rPr>
        <w:t xml:space="preserve">Cookson, J. A., </w:t>
      </w:r>
      <w:r w:rsidR="00901CC2" w:rsidRPr="002D3FEB">
        <w:rPr>
          <w:rFonts w:eastAsiaTheme="minorEastAsia"/>
        </w:rPr>
        <w:t xml:space="preserve">R. </w:t>
      </w:r>
      <w:r w:rsidRPr="002D3FEB">
        <w:rPr>
          <w:rFonts w:eastAsiaTheme="minorEastAsia"/>
        </w:rPr>
        <w:t xml:space="preserve">Lu, </w:t>
      </w:r>
      <w:r w:rsidR="00901CC2" w:rsidRPr="002D3FEB">
        <w:rPr>
          <w:rFonts w:eastAsiaTheme="minorEastAsia"/>
        </w:rPr>
        <w:t xml:space="preserve">W. </w:t>
      </w:r>
      <w:r w:rsidRPr="002D3FEB">
        <w:rPr>
          <w:rFonts w:eastAsiaTheme="minorEastAsia"/>
        </w:rPr>
        <w:t xml:space="preserve">Mullins, </w:t>
      </w:r>
      <w:r w:rsidR="00901CC2" w:rsidRPr="002D3FEB">
        <w:rPr>
          <w:rFonts w:eastAsiaTheme="minorEastAsia"/>
        </w:rPr>
        <w:t>and</w:t>
      </w:r>
      <w:r w:rsidRPr="002D3FEB">
        <w:rPr>
          <w:rFonts w:eastAsiaTheme="minorEastAsia"/>
        </w:rPr>
        <w:t xml:space="preserve"> </w:t>
      </w:r>
      <w:r w:rsidR="00901CC2" w:rsidRPr="002D3FEB">
        <w:rPr>
          <w:rFonts w:eastAsiaTheme="minorEastAsia"/>
        </w:rPr>
        <w:t xml:space="preserve">M. </w:t>
      </w:r>
      <w:r w:rsidRPr="002D3FEB">
        <w:rPr>
          <w:rFonts w:eastAsiaTheme="minorEastAsia"/>
        </w:rPr>
        <w:t>Niessner</w:t>
      </w:r>
      <w:r w:rsidR="00901CC2" w:rsidRPr="002D3FEB">
        <w:rPr>
          <w:rFonts w:eastAsiaTheme="minorEastAsia"/>
        </w:rPr>
        <w:t>.</w:t>
      </w:r>
      <w:r w:rsidRPr="002D3FEB">
        <w:rPr>
          <w:rFonts w:eastAsiaTheme="minorEastAsia"/>
        </w:rPr>
        <w:t xml:space="preserve"> </w:t>
      </w:r>
      <w:r w:rsidR="003A3E99" w:rsidRPr="002D3FEB">
        <w:rPr>
          <w:rFonts w:eastAsiaTheme="minorEastAsia"/>
        </w:rPr>
        <w:t>202</w:t>
      </w:r>
      <w:r w:rsidR="003A3E99">
        <w:rPr>
          <w:rFonts w:eastAsiaTheme="minorEastAsia" w:hint="eastAsia"/>
        </w:rPr>
        <w:t>4</w:t>
      </w:r>
      <w:r w:rsidRPr="002D3FEB">
        <w:rPr>
          <w:rFonts w:eastAsiaTheme="minorEastAsia"/>
        </w:rPr>
        <w:t>. The social signal. </w:t>
      </w:r>
      <w:r w:rsidR="00425184" w:rsidRPr="002D3FEB">
        <w:rPr>
          <w:i/>
          <w:iCs/>
        </w:rPr>
        <w:t>Journal of Financial Economics</w:t>
      </w:r>
      <w:r w:rsidR="00425184" w:rsidRPr="002D3FEB">
        <w:t xml:space="preserve"> 1</w:t>
      </w:r>
      <w:r w:rsidR="00425184">
        <w:rPr>
          <w:rFonts w:hint="eastAsia"/>
        </w:rPr>
        <w:t>58</w:t>
      </w:r>
      <w:r w:rsidR="00425184" w:rsidRPr="002D3FEB">
        <w:t xml:space="preserve">: </w:t>
      </w:r>
      <w:r w:rsidR="00425184" w:rsidRPr="00425184">
        <w:t>304-405</w:t>
      </w:r>
      <w:r w:rsidR="00425184" w:rsidRPr="002D3FEB">
        <w:t>.</w:t>
      </w:r>
    </w:p>
    <w:p w14:paraId="709CB0D8" w14:textId="6C196AB5" w:rsidR="00182737" w:rsidRPr="002D3FEB" w:rsidRDefault="00182737" w:rsidP="00A73A9F">
      <w:pPr>
        <w:ind w:left="720" w:hanging="720"/>
        <w:jc w:val="both"/>
        <w:rPr>
          <w:rFonts w:eastAsiaTheme="minorEastAsia"/>
        </w:rPr>
      </w:pPr>
      <w:r w:rsidRPr="002D3FEB">
        <w:rPr>
          <w:rFonts w:eastAsiaTheme="minorEastAsia"/>
        </w:rPr>
        <w:t>Cookson, J. A.,</w:t>
      </w:r>
      <w:r w:rsidRPr="00182737">
        <w:rPr>
          <w:rFonts w:eastAsiaTheme="minorEastAsia"/>
        </w:rPr>
        <w:t xml:space="preserve"> </w:t>
      </w:r>
      <w:r w:rsidRPr="002D3FEB">
        <w:rPr>
          <w:rFonts w:eastAsiaTheme="minorEastAsia"/>
        </w:rPr>
        <w:t>W. Mullins,</w:t>
      </w:r>
      <w:r w:rsidRPr="00182737">
        <w:rPr>
          <w:rFonts w:eastAsiaTheme="minorEastAsia"/>
        </w:rPr>
        <w:t xml:space="preserve"> and </w:t>
      </w:r>
      <w:r w:rsidRPr="002D3FEB">
        <w:rPr>
          <w:rFonts w:eastAsiaTheme="minorEastAsia"/>
        </w:rPr>
        <w:t>M. Niessner. 202</w:t>
      </w:r>
      <w:r>
        <w:rPr>
          <w:rFonts w:eastAsiaTheme="minorEastAsia" w:hint="eastAsia"/>
        </w:rPr>
        <w:t>4</w:t>
      </w:r>
      <w:r w:rsidRPr="002D3FEB">
        <w:rPr>
          <w:rFonts w:eastAsiaTheme="minorEastAsia"/>
        </w:rPr>
        <w:t>.</w:t>
      </w:r>
      <w:r w:rsidRPr="00182737">
        <w:rPr>
          <w:rFonts w:eastAsiaTheme="minorEastAsia"/>
        </w:rPr>
        <w:t xml:space="preserve"> Social Media and Finance. </w:t>
      </w:r>
      <w:r w:rsidRPr="000F08D2">
        <w:rPr>
          <w:rFonts w:eastAsiaTheme="minorEastAsia"/>
          <w:i/>
          <w:iCs/>
        </w:rPr>
        <w:t>Oxford Research Encyclopedia of Economics and Finance</w:t>
      </w:r>
      <w:del w:id="1624" w:author="Siyang Li" w:date="2026-08-18T22:14:00Z" w16du:dateUtc="2026-08-18T14:14:00Z">
        <w:r w:rsidRPr="00182737" w:rsidDel="00707355">
          <w:rPr>
            <w:rFonts w:eastAsiaTheme="minorEastAsia"/>
          </w:rPr>
          <w:delText xml:space="preserve"> (forthcoming)</w:delText>
        </w:r>
      </w:del>
      <w:r>
        <w:rPr>
          <w:rFonts w:eastAsiaTheme="minorEastAsia" w:hint="eastAsia"/>
        </w:rPr>
        <w:t>.</w:t>
      </w:r>
    </w:p>
    <w:p w14:paraId="6FB806C3" w14:textId="1171FF25" w:rsidR="009C18A7" w:rsidRPr="002D3FEB" w:rsidRDefault="009C18A7" w:rsidP="00A73A9F">
      <w:pPr>
        <w:ind w:left="720" w:hanging="720"/>
        <w:jc w:val="both"/>
        <w:rPr>
          <w:rFonts w:eastAsiaTheme="minorEastAsia"/>
        </w:rPr>
      </w:pPr>
      <w:r w:rsidRPr="002D3FEB">
        <w:rPr>
          <w:rFonts w:eastAsiaTheme="minorEastAsia"/>
        </w:rPr>
        <w:t>Cookson, J. A., and M. Niessner. 2020. Why don't we agree? Evidence from a social network of investors.</w:t>
      </w:r>
      <w:r w:rsidRPr="002D3FEB">
        <w:rPr>
          <w:rFonts w:eastAsiaTheme="minorEastAsia"/>
          <w:i/>
          <w:iCs/>
        </w:rPr>
        <w:t xml:space="preserve"> Journal of Finance</w:t>
      </w:r>
      <w:r w:rsidRPr="002D3FEB">
        <w:rPr>
          <w:rFonts w:eastAsiaTheme="minorEastAsia"/>
        </w:rPr>
        <w:t xml:space="preserve"> </w:t>
      </w:r>
      <w:r w:rsidRPr="002D3FEB">
        <w:rPr>
          <w:rFonts w:eastAsiaTheme="minorEastAsia"/>
          <w:i/>
          <w:iCs/>
        </w:rPr>
        <w:t>75</w:t>
      </w:r>
      <w:r w:rsidRPr="002D3FEB">
        <w:rPr>
          <w:rFonts w:eastAsiaTheme="minorEastAsia"/>
        </w:rPr>
        <w:t>(1): 173-228.</w:t>
      </w:r>
    </w:p>
    <w:p w14:paraId="1BC64609" w14:textId="793BC76B" w:rsidR="000F0A8E" w:rsidRPr="002D3FEB" w:rsidRDefault="000F0A8E" w:rsidP="00A73A9F">
      <w:pPr>
        <w:ind w:left="720" w:hanging="720"/>
        <w:jc w:val="both"/>
      </w:pPr>
      <w:r w:rsidRPr="002D3FEB">
        <w:t xml:space="preserve">Da, Z., J. Engelberg, and P. Gal. 2011. In search of attention. </w:t>
      </w:r>
      <w:r w:rsidRPr="002D3FEB">
        <w:rPr>
          <w:i/>
          <w:iCs/>
        </w:rPr>
        <w:t>Journal of Finance</w:t>
      </w:r>
      <w:r w:rsidRPr="002D3FEB">
        <w:t xml:space="preserve"> 66(5): 1461-1499.</w:t>
      </w:r>
    </w:p>
    <w:p w14:paraId="04FD7B33" w14:textId="2B7AA986" w:rsidR="00F33D27" w:rsidRPr="002D3FEB" w:rsidRDefault="00F33D27" w:rsidP="00A73A9F">
      <w:pPr>
        <w:ind w:left="720" w:hanging="720"/>
        <w:jc w:val="both"/>
      </w:pPr>
      <w:r w:rsidRPr="002D3FEB">
        <w:t xml:space="preserve">Das, S., and M. Chen. 2007. Yahoo! For Amazon: sentiment extraction from small talk on the web. </w:t>
      </w:r>
      <w:r w:rsidRPr="002D3FEB">
        <w:rPr>
          <w:i/>
          <w:iCs/>
        </w:rPr>
        <w:t xml:space="preserve">Management Science </w:t>
      </w:r>
      <w:r w:rsidRPr="002D3FEB">
        <w:t>53: 1375-1388.</w:t>
      </w:r>
    </w:p>
    <w:p w14:paraId="55D9966A" w14:textId="3A53DEBD" w:rsidR="00874D71" w:rsidRPr="002D3FEB" w:rsidRDefault="00874D71" w:rsidP="00A73A9F">
      <w:pPr>
        <w:ind w:left="720" w:hanging="720"/>
        <w:jc w:val="both"/>
      </w:pPr>
      <w:r w:rsidRPr="002D3FEB">
        <w:t xml:space="preserve">Desai, H., K. Ramesh, S. R. Thiagarajan, B. V. Balachandra. 2002. An investigation of the information role of short interest in the Nasdaq market. </w:t>
      </w:r>
      <w:r w:rsidRPr="002D3FEB">
        <w:rPr>
          <w:i/>
          <w:iCs/>
        </w:rPr>
        <w:t xml:space="preserve">Journal of Finance </w:t>
      </w:r>
      <w:r w:rsidRPr="002D3FEB">
        <w:t xml:space="preserve">57(5): 2263-2287. </w:t>
      </w:r>
    </w:p>
    <w:p w14:paraId="5276AB76" w14:textId="4FF0A2DC" w:rsidR="00F33D27" w:rsidRPr="002D3FEB" w:rsidRDefault="00F33D27" w:rsidP="002D3FEB">
      <w:pPr>
        <w:ind w:left="720" w:hanging="720"/>
        <w:jc w:val="both"/>
      </w:pPr>
      <w:r w:rsidRPr="002D3FEB">
        <w:t xml:space="preserve">Diamond, D. W., and R. E. Verrecchia. 1987. Constraints on short-selling and asset price adjustment to private information. </w:t>
      </w:r>
      <w:r w:rsidRPr="002D3FEB">
        <w:rPr>
          <w:i/>
        </w:rPr>
        <w:t>Journal of Financial Economics</w:t>
      </w:r>
      <w:r w:rsidRPr="002D3FEB">
        <w:t xml:space="preserve"> 18: 277-311.</w:t>
      </w:r>
    </w:p>
    <w:p w14:paraId="1271043E" w14:textId="661E8EA0" w:rsidR="00EC2775" w:rsidRPr="002D3FEB" w:rsidRDefault="00EC2775" w:rsidP="00A73A9F">
      <w:pPr>
        <w:ind w:left="720" w:hanging="720"/>
        <w:jc w:val="both"/>
        <w:rPr>
          <w:i/>
          <w:iCs/>
        </w:rPr>
      </w:pPr>
      <w:r w:rsidRPr="002D3FEB">
        <w:t xml:space="preserve">Diangson, B. and N. Jung. 2021. Bet if on Reddit: The effects of Reddit chatter on highly shorted stocks. </w:t>
      </w:r>
      <w:r w:rsidRPr="002D3FEB">
        <w:rPr>
          <w:i/>
          <w:iCs/>
        </w:rPr>
        <w:t xml:space="preserve">Working paper. </w:t>
      </w:r>
    </w:p>
    <w:p w14:paraId="40724055" w14:textId="77777777" w:rsidR="00CB5533" w:rsidRDefault="00DE24BE" w:rsidP="00A73A9F">
      <w:pPr>
        <w:ind w:left="720" w:hanging="720"/>
        <w:jc w:val="both"/>
        <w:rPr>
          <w:ins w:id="1625" w:author="Siyang Li" w:date="2026-08-12T14:51:00Z" w16du:dateUtc="2026-08-12T06:51:00Z"/>
        </w:rPr>
      </w:pPr>
      <w:r w:rsidRPr="002D3FEB">
        <w:t xml:space="preserve">Eaton, G., T. C. Green, B. Roseman, and Y. Wu. </w:t>
      </w:r>
      <w:r w:rsidR="00261236" w:rsidRPr="002D3FEB">
        <w:t>2022</w:t>
      </w:r>
      <w:r w:rsidRPr="002D3FEB">
        <w:t xml:space="preserve">. </w:t>
      </w:r>
      <w:r w:rsidR="00261236" w:rsidRPr="002D3FEB">
        <w:t>Retail trader sophistication and stock market quality: Evidence from brokerage outages</w:t>
      </w:r>
      <w:r w:rsidRPr="002D3FEB">
        <w:t xml:space="preserve">. </w:t>
      </w:r>
      <w:r w:rsidR="00261236" w:rsidRPr="002D3FEB">
        <w:rPr>
          <w:i/>
          <w:iCs/>
        </w:rPr>
        <w:t>Journal of Financial Economics</w:t>
      </w:r>
      <w:r w:rsidR="00261236" w:rsidRPr="002D3FEB">
        <w:t xml:space="preserve"> 146: 502-528</w:t>
      </w:r>
      <w:r w:rsidRPr="002D3FEB">
        <w:t>.</w:t>
      </w:r>
    </w:p>
    <w:p w14:paraId="207A93B7" w14:textId="1A04FCD4" w:rsidR="00DE24BE" w:rsidRPr="002D3FEB" w:rsidRDefault="00CB5533" w:rsidP="00A73A9F">
      <w:pPr>
        <w:ind w:left="720" w:hanging="720"/>
        <w:jc w:val="both"/>
      </w:pPr>
      <w:ins w:id="1626" w:author="Siyang Li" w:date="2026-08-12T14:51:00Z">
        <w:r w:rsidRPr="00CB5533">
          <w:t xml:space="preserve">Emett, S. A., M. Eulerich, J. S. Pickerd, and D. A. Wood. 2024. Short and synthetically distort: Investor reactions to deepfake financial news. </w:t>
        </w:r>
        <w:r w:rsidRPr="00CB5533">
          <w:rPr>
            <w:i/>
            <w:iCs/>
          </w:rPr>
          <w:t>SSRN Working Paper</w:t>
        </w:r>
        <w:r w:rsidRPr="00CB5533">
          <w:t xml:space="preserve"> No. 4869830.</w:t>
        </w:r>
      </w:ins>
      <w:r w:rsidR="00DE24BE" w:rsidRPr="002D3FEB">
        <w:t xml:space="preserve"> </w:t>
      </w:r>
    </w:p>
    <w:p w14:paraId="2C36F827" w14:textId="53F5F0B8" w:rsidR="00F33D27" w:rsidRPr="002D3FEB" w:rsidRDefault="00F33D27" w:rsidP="002D3FEB">
      <w:pPr>
        <w:ind w:left="720" w:hanging="720"/>
        <w:jc w:val="both"/>
      </w:pPr>
      <w:r w:rsidRPr="002D3FEB">
        <w:t xml:space="preserve">Engelberg, J., A. V. Reed, and M. Ringgenberg. 2012. How are shorts informed? Short sellers, news, and information processing. </w:t>
      </w:r>
      <w:r w:rsidRPr="002D3FEB">
        <w:rPr>
          <w:i/>
        </w:rPr>
        <w:t>Journal of Financial Economics 105</w:t>
      </w:r>
      <w:r w:rsidRPr="002D3FEB">
        <w:t>: 260-278.</w:t>
      </w:r>
    </w:p>
    <w:p w14:paraId="0CB02CDD" w14:textId="15CD9F72" w:rsidR="00D0520C" w:rsidRDefault="00D0520C" w:rsidP="00A73A9F">
      <w:pPr>
        <w:ind w:left="720" w:hanging="720"/>
        <w:jc w:val="both"/>
      </w:pPr>
      <w:r w:rsidRPr="00D0520C">
        <w:t>Farrell, M., T.C.</w:t>
      </w:r>
      <w:r>
        <w:rPr>
          <w:rFonts w:hint="eastAsia"/>
        </w:rPr>
        <w:t xml:space="preserve"> </w:t>
      </w:r>
      <w:r w:rsidRPr="00D0520C">
        <w:t>Green, R.</w:t>
      </w:r>
      <w:r>
        <w:rPr>
          <w:rFonts w:hint="eastAsia"/>
        </w:rPr>
        <w:t xml:space="preserve"> </w:t>
      </w:r>
      <w:r w:rsidRPr="00D0520C">
        <w:t>Jame, S.</w:t>
      </w:r>
      <w:r>
        <w:rPr>
          <w:rFonts w:hint="eastAsia"/>
        </w:rPr>
        <w:t xml:space="preserve"> </w:t>
      </w:r>
      <w:r w:rsidRPr="00D0520C">
        <w:t>Markov</w:t>
      </w:r>
      <w:r>
        <w:rPr>
          <w:rFonts w:hint="eastAsia"/>
        </w:rPr>
        <w:t>.</w:t>
      </w:r>
      <w:r w:rsidRPr="00D0520C">
        <w:t xml:space="preserve"> 2022. The democratization of investment research and the informativeness of retail investor trading. </w:t>
      </w:r>
      <w:r w:rsidR="00685DD4" w:rsidRPr="002D3FEB">
        <w:rPr>
          <w:i/>
        </w:rPr>
        <w:t>Journal of Financial Economics</w:t>
      </w:r>
      <w:r w:rsidRPr="00D0520C">
        <w:t xml:space="preserve"> 145 (2)</w:t>
      </w:r>
      <w:r w:rsidR="00685DD4">
        <w:rPr>
          <w:rFonts w:hint="eastAsia"/>
        </w:rPr>
        <w:t>:</w:t>
      </w:r>
      <w:r w:rsidRPr="00D0520C">
        <w:t xml:space="preserve"> 616–641.</w:t>
      </w:r>
    </w:p>
    <w:p w14:paraId="3CD21647" w14:textId="7E677E41" w:rsidR="00326D13" w:rsidRDefault="00326D13" w:rsidP="00A73A9F">
      <w:pPr>
        <w:ind w:left="720" w:hanging="720"/>
        <w:jc w:val="both"/>
        <w:rPr>
          <w:ins w:id="1627" w:author="Siyang Li" w:date="2026-08-18T22:22:00Z" w16du:dateUtc="2026-08-18T14:22:00Z"/>
        </w:rPr>
      </w:pPr>
      <w:ins w:id="1628" w:author="Siyang Li" w:date="2026-08-18T22:22:00Z">
        <w:r w:rsidRPr="00326D13">
          <w:t xml:space="preserve">Fedyk, A., A. Kakhbod, P. Li, and U. Malmendier. 2026. AI and perception biases in investments: An experimental study. </w:t>
        </w:r>
        <w:r w:rsidRPr="00326D13">
          <w:rPr>
            <w:i/>
            <w:iCs/>
          </w:rPr>
          <w:t>Journal of Financial Economics</w:t>
        </w:r>
        <w:r w:rsidRPr="00326D13">
          <w:t>, forthcoming.</w:t>
        </w:r>
      </w:ins>
    </w:p>
    <w:p w14:paraId="710C0125" w14:textId="2F50762B" w:rsidR="000F0A8E" w:rsidRPr="002D3FEB" w:rsidRDefault="000F0A8E" w:rsidP="00A73A9F">
      <w:pPr>
        <w:ind w:left="720" w:hanging="720"/>
        <w:jc w:val="both"/>
      </w:pPr>
      <w:r w:rsidRPr="002D3FEB">
        <w:t xml:space="preserve">Fong. K. Y. L., D. R. Gallagher, and A. D. Lee. 2014. Individual investors and broker types. </w:t>
      </w:r>
      <w:r w:rsidRPr="002D3FEB">
        <w:rPr>
          <w:i/>
          <w:iCs/>
        </w:rPr>
        <w:t>Journal of Financial and Quantitative Analysis</w:t>
      </w:r>
      <w:r w:rsidRPr="002D3FEB">
        <w:t xml:space="preserve"> 49(2): 431-451. </w:t>
      </w:r>
    </w:p>
    <w:p w14:paraId="1570FDBB" w14:textId="6B1E1E0C" w:rsidR="00D74828" w:rsidRPr="002D3FEB" w:rsidRDefault="00D74828" w:rsidP="00A73A9F">
      <w:pPr>
        <w:ind w:left="720" w:hanging="720"/>
        <w:jc w:val="both"/>
        <w:rPr>
          <w:i/>
          <w:iCs/>
        </w:rPr>
      </w:pPr>
      <w:r w:rsidRPr="000F08D2">
        <w:t>Heimer, R.Z., 2016. Peer pressure: Social interaction and the disposition effect.</w:t>
      </w:r>
      <w:r w:rsidRPr="00D74828">
        <w:rPr>
          <w:i/>
          <w:iCs/>
        </w:rPr>
        <w:t xml:space="preserve"> The Review of Financial Studies</w:t>
      </w:r>
      <w:r>
        <w:rPr>
          <w:i/>
          <w:iCs/>
        </w:rPr>
        <w:t xml:space="preserve"> </w:t>
      </w:r>
      <w:r w:rsidRPr="000F08D2">
        <w:t>29(11)</w:t>
      </w:r>
      <w:r>
        <w:t xml:space="preserve">: </w:t>
      </w:r>
      <w:r w:rsidRPr="000F08D2">
        <w:t>3177-3209.</w:t>
      </w:r>
    </w:p>
    <w:p w14:paraId="5598C779" w14:textId="027E3CA9" w:rsidR="003F6ECF" w:rsidRDefault="003F6ECF" w:rsidP="00A73A9F">
      <w:pPr>
        <w:ind w:left="720" w:hanging="720"/>
        <w:jc w:val="both"/>
      </w:pPr>
      <w:r w:rsidRPr="002D3FEB">
        <w:t xml:space="preserve">Hendershott, T., D. Livdan, and N. Schürhoff. 2015. Are institutions informed about news? </w:t>
      </w:r>
      <w:r w:rsidRPr="002D3FEB">
        <w:rPr>
          <w:i/>
          <w:iCs/>
        </w:rPr>
        <w:t>Journal of Financial Economics</w:t>
      </w:r>
      <w:r w:rsidRPr="002D3FEB">
        <w:t xml:space="preserve"> 117: 249-287.</w:t>
      </w:r>
    </w:p>
    <w:p w14:paraId="743FBFDB" w14:textId="35EAD4EA" w:rsidR="00E2341B" w:rsidRDefault="00E2341B" w:rsidP="00A73A9F">
      <w:pPr>
        <w:ind w:left="720" w:hanging="720"/>
        <w:jc w:val="both"/>
        <w:rPr>
          <w:ins w:id="1629" w:author="Siyang Li" w:date="2026-08-12T14:50:00Z" w16du:dateUtc="2026-08-12T06:50:00Z"/>
        </w:rPr>
      </w:pPr>
      <w:r w:rsidRPr="00E2341B">
        <w:lastRenderedPageBreak/>
        <w:t>Hilscher, J., Pollet, J.M. and Wilson, M., 2015. Are credit default swaps a sideshow? Evidence that information flows from equity to CDS markets. J</w:t>
      </w:r>
      <w:r w:rsidRPr="000F08D2">
        <w:rPr>
          <w:i/>
          <w:iCs/>
        </w:rPr>
        <w:t>ournal of Financial and Quantitative Analysis</w:t>
      </w:r>
      <w:r>
        <w:t xml:space="preserve"> </w:t>
      </w:r>
      <w:r w:rsidRPr="00E2341B">
        <w:t>50(3)</w:t>
      </w:r>
      <w:r>
        <w:t>:</w:t>
      </w:r>
      <w:r w:rsidRPr="00E2341B">
        <w:t xml:space="preserve"> pp.543-567.</w:t>
      </w:r>
    </w:p>
    <w:p w14:paraId="01BFD38B" w14:textId="733BACF3" w:rsidR="00CB5533" w:rsidRDefault="00CB5533" w:rsidP="00A73A9F">
      <w:pPr>
        <w:ind w:left="720" w:hanging="720"/>
        <w:jc w:val="both"/>
      </w:pPr>
      <w:ins w:id="1630" w:author="Siyang Li" w:date="2026-08-12T14:50:00Z">
        <w:r w:rsidRPr="00CB5533">
          <w:t xml:space="preserve">Hirshleifer, D., L. Peng, Q. Wang, W. Zhang, and X. Zhang. 2026. AI, opinion ecosystems, and finance. </w:t>
        </w:r>
        <w:r w:rsidRPr="00CB5533">
          <w:rPr>
            <w:i/>
            <w:iCs/>
          </w:rPr>
          <w:t>NBER Working Paper</w:t>
        </w:r>
        <w:r w:rsidRPr="00CB5533">
          <w:t xml:space="preserve"> No. 34807.</w:t>
        </w:r>
      </w:ins>
    </w:p>
    <w:p w14:paraId="6FD32E14" w14:textId="2A1CDEFB" w:rsidR="00E2341B" w:rsidRPr="002D3FEB" w:rsidRDefault="00E2341B" w:rsidP="00A73A9F">
      <w:pPr>
        <w:ind w:left="720" w:hanging="720"/>
        <w:jc w:val="both"/>
      </w:pPr>
      <w:r w:rsidRPr="00E2341B">
        <w:t xml:space="preserve">Hollifield, B., Neklyudov, A. and Spatt, C., 2017. Bid-ask spreads, trading networks, and the pricing of securitizations. </w:t>
      </w:r>
      <w:r w:rsidRPr="000F08D2">
        <w:rPr>
          <w:i/>
          <w:iCs/>
        </w:rPr>
        <w:t xml:space="preserve">The Review of Financial Studies </w:t>
      </w:r>
      <w:r w:rsidRPr="00E2341B">
        <w:t>30(9)</w:t>
      </w:r>
      <w:r>
        <w:t xml:space="preserve">: </w:t>
      </w:r>
      <w:r w:rsidRPr="00E2341B">
        <w:t>3048-3085.</w:t>
      </w:r>
    </w:p>
    <w:p w14:paraId="01DB3421" w14:textId="40CD13E6" w:rsidR="003377A9" w:rsidRPr="002D3FEB" w:rsidRDefault="003377A9" w:rsidP="00A73A9F">
      <w:pPr>
        <w:ind w:left="720" w:hanging="720"/>
        <w:jc w:val="both"/>
      </w:pPr>
      <w:r w:rsidRPr="002D3FEB">
        <w:t xml:space="preserve">Holtz-Eakin, D., W. Newey, and H. S. Rosen. 1988. Estimating Vector Autoregressions with Panel Data. </w:t>
      </w:r>
      <w:r w:rsidRPr="002D3FEB">
        <w:rPr>
          <w:i/>
          <w:iCs/>
        </w:rPr>
        <w:t>Econometrica</w:t>
      </w:r>
      <w:r w:rsidRPr="002D3FEB">
        <w:t xml:space="preserve"> </w:t>
      </w:r>
      <w:r w:rsidRPr="000F08D2">
        <w:t>56</w:t>
      </w:r>
      <w:r w:rsidRPr="0021207C">
        <w:t>(6)</w:t>
      </w:r>
      <w:r w:rsidRPr="002D3FEB">
        <w:t>: 1371–1395.</w:t>
      </w:r>
    </w:p>
    <w:p w14:paraId="27A717A9" w14:textId="00D8294F" w:rsidR="00237451" w:rsidRPr="002D3FEB" w:rsidRDefault="00F33D27" w:rsidP="002D3FEB">
      <w:pPr>
        <w:ind w:left="720" w:hanging="720"/>
        <w:jc w:val="both"/>
      </w:pPr>
      <w:r w:rsidRPr="002D3FEB">
        <w:t xml:space="preserve">Kaniel, R., G. Saar, and S. Titman. 2008. Individual investor trading and stock returns. </w:t>
      </w:r>
      <w:r w:rsidRPr="002D3FEB">
        <w:rPr>
          <w:i/>
        </w:rPr>
        <w:t>Journal of Finance</w:t>
      </w:r>
      <w:r w:rsidRPr="002D3FEB">
        <w:t xml:space="preserve"> 63(1): 273-310.</w:t>
      </w:r>
    </w:p>
    <w:p w14:paraId="1ACFCC88" w14:textId="6DC8ED54" w:rsidR="00237451" w:rsidRDefault="00237451" w:rsidP="00A73A9F">
      <w:pPr>
        <w:ind w:left="720" w:hanging="720"/>
        <w:jc w:val="both"/>
      </w:pPr>
      <w:r w:rsidRPr="002D3FEB">
        <w:t xml:space="preserve">Kelley, E. and P. Tetlock. 2013. How wise are crowds? Insights from retail orders and stock returns. </w:t>
      </w:r>
      <w:r w:rsidRPr="002D3FEB">
        <w:rPr>
          <w:i/>
          <w:iCs/>
        </w:rPr>
        <w:t>Journal of Finance</w:t>
      </w:r>
      <w:r w:rsidRPr="002D3FEB">
        <w:t xml:space="preserve"> 68(3): 1229-1265. </w:t>
      </w:r>
    </w:p>
    <w:p w14:paraId="1129FFEA" w14:textId="620AA54E" w:rsidR="00E2341B" w:rsidRPr="002D3FEB" w:rsidRDefault="00E2341B" w:rsidP="00A73A9F">
      <w:pPr>
        <w:ind w:left="720" w:hanging="720"/>
        <w:jc w:val="both"/>
      </w:pPr>
      <w:r w:rsidRPr="00E2341B">
        <w:t xml:space="preserve">Lee, J., Naranjo, A. and Velioglu, G., 2018. When do CDS spreads lead? Rating events, private entities, and firm-specific information flows. </w:t>
      </w:r>
      <w:r w:rsidRPr="000F08D2">
        <w:rPr>
          <w:i/>
          <w:iCs/>
        </w:rPr>
        <w:t>Journal of Financial Economics</w:t>
      </w:r>
      <w:r>
        <w:t xml:space="preserve"> </w:t>
      </w:r>
      <w:r w:rsidRPr="00E2341B">
        <w:t>130(3)</w:t>
      </w:r>
      <w:r>
        <w:t>:</w:t>
      </w:r>
      <w:r w:rsidRPr="00E2341B">
        <w:t xml:space="preserve"> 556-578.</w:t>
      </w:r>
    </w:p>
    <w:p w14:paraId="505BD37F" w14:textId="2076AE03" w:rsidR="00C9010A" w:rsidRPr="002D3FEB" w:rsidRDefault="00C9010A" w:rsidP="002D3FEB">
      <w:pPr>
        <w:ind w:left="720" w:hanging="720"/>
        <w:jc w:val="both"/>
        <w:rPr>
          <w:i/>
          <w:iCs/>
        </w:rPr>
      </w:pPr>
      <w:r w:rsidRPr="002D3FEB">
        <w:t xml:space="preserve">Long, C., B. M. Lucey, and L. Yarovaya. 2021. ‘I just like the stock’ versus ‘fear and loathing on main street’: The role of Reddit sentiment in the GameStop short squeeze. </w:t>
      </w:r>
      <w:r w:rsidRPr="002D3FEB">
        <w:rPr>
          <w:i/>
          <w:iCs/>
        </w:rPr>
        <w:t xml:space="preserve">Working paper. </w:t>
      </w:r>
    </w:p>
    <w:p w14:paraId="2DF56C16" w14:textId="4A88BA1A" w:rsidR="006719CB" w:rsidRDefault="006719CB" w:rsidP="002D3FEB">
      <w:pPr>
        <w:ind w:left="720" w:hanging="720"/>
        <w:jc w:val="both"/>
        <w:rPr>
          <w:ins w:id="1631" w:author="Siyang Li" w:date="2026-08-18T22:21:00Z" w16du:dateUtc="2026-08-18T14:21:00Z"/>
        </w:rPr>
      </w:pPr>
      <w:ins w:id="1632" w:author="Siyang Li" w:date="2026-08-18T22:21:00Z">
        <w:r w:rsidRPr="006719CB">
          <w:t xml:space="preserve">Lopez-Lira, A., and Y. Tang. 2026. Can ChatGPT forecast stock price movements? Return predictability and large language models. </w:t>
        </w:r>
        <w:r w:rsidRPr="006719CB">
          <w:rPr>
            <w:i/>
            <w:iCs/>
          </w:rPr>
          <w:t>Journal of Financial Economics</w:t>
        </w:r>
        <w:r w:rsidRPr="006719CB">
          <w:t xml:space="preserve"> 184: 104335.</w:t>
        </w:r>
      </w:ins>
    </w:p>
    <w:p w14:paraId="6DCD9257" w14:textId="350578BB" w:rsidR="00C9010A" w:rsidRPr="002D3FEB" w:rsidRDefault="00C9010A" w:rsidP="002D3FEB">
      <w:pPr>
        <w:ind w:left="720" w:hanging="720"/>
        <w:jc w:val="both"/>
      </w:pPr>
      <w:r w:rsidRPr="002D3FEB">
        <w:t>Loughran, T. and B. McDonald. 2011. When is a liability not a liability? Textual analysis,</w:t>
      </w:r>
      <w:r w:rsidR="00A73A9F" w:rsidRPr="002D3FEB">
        <w:rPr>
          <w:rFonts w:hint="eastAsia"/>
        </w:rPr>
        <w:t xml:space="preserve"> </w:t>
      </w:r>
      <w:r w:rsidRPr="002D3FEB">
        <w:t xml:space="preserve">dictionaries, and 10-Ks. </w:t>
      </w:r>
      <w:r w:rsidRPr="002D3FEB">
        <w:rPr>
          <w:i/>
          <w:iCs/>
        </w:rPr>
        <w:t>Journal of Finance 66</w:t>
      </w:r>
      <w:r w:rsidRPr="002D3FEB">
        <w:t>:135-165.</w:t>
      </w:r>
    </w:p>
    <w:p w14:paraId="5075F934" w14:textId="201E14D1" w:rsidR="00C9010A" w:rsidRDefault="00C9010A" w:rsidP="00A73A9F">
      <w:pPr>
        <w:ind w:left="720" w:hanging="720"/>
        <w:jc w:val="both"/>
        <w:rPr>
          <w:i/>
          <w:iCs/>
        </w:rPr>
      </w:pPr>
      <w:r w:rsidRPr="002D3FEB">
        <w:t>Lyosca, S., E. Baumohl, and T. Vyrost. 2021. YOLO trading: Riding with the herd during the GameStop episode.</w:t>
      </w:r>
      <w:r w:rsidRPr="002D3FEB">
        <w:rPr>
          <w:i/>
          <w:iCs/>
        </w:rPr>
        <w:t xml:space="preserve"> Working paper. </w:t>
      </w:r>
    </w:p>
    <w:p w14:paraId="7F6672C0" w14:textId="090ADA7F" w:rsidR="002A0829" w:rsidRDefault="002A0829" w:rsidP="00A73A9F">
      <w:pPr>
        <w:ind w:left="720" w:hanging="720"/>
        <w:jc w:val="both"/>
        <w:rPr>
          <w:ins w:id="1633" w:author="Siyang Li" w:date="2026-08-12T14:01:00Z" w16du:dateUtc="2026-08-12T06:01:00Z"/>
        </w:rPr>
      </w:pPr>
      <w:r w:rsidRPr="002A0829">
        <w:t xml:space="preserve">Nickell, S., 1981. Biases in dynamic models with fixed effects. </w:t>
      </w:r>
      <w:r w:rsidRPr="000F08D2">
        <w:rPr>
          <w:i/>
          <w:iCs/>
        </w:rPr>
        <w:t>Econometrica</w:t>
      </w:r>
      <w:r>
        <w:t xml:space="preserve"> </w:t>
      </w:r>
      <w:r w:rsidR="0021207C">
        <w:rPr>
          <w:rFonts w:hint="eastAsia"/>
        </w:rPr>
        <w:t xml:space="preserve">49(6): </w:t>
      </w:r>
      <w:r w:rsidRPr="002A0829">
        <w:t>1417-1426.</w:t>
      </w:r>
    </w:p>
    <w:p w14:paraId="11B98CC4" w14:textId="63DAE122" w:rsidR="004B692B" w:rsidDel="004B692B" w:rsidRDefault="004B692B" w:rsidP="00A73A9F">
      <w:pPr>
        <w:ind w:left="720" w:hanging="720"/>
        <w:jc w:val="both"/>
        <w:rPr>
          <w:del w:id="1634" w:author="Siyang Li" w:date="2026-08-12T14:01:00Z" w16du:dateUtc="2026-08-12T06:01:00Z"/>
        </w:rPr>
      </w:pPr>
      <w:ins w:id="1635" w:author="Siyang Li" w:date="2026-08-12T14:01:00Z">
        <w:r w:rsidRPr="004B692B">
          <w:t xml:space="preserve">Noy, S., and W. Zhang. 2023. Experimental evidence on the productivity effects of generative artificial intelligence. </w:t>
        </w:r>
        <w:r w:rsidRPr="004B692B">
          <w:rPr>
            <w:i/>
            <w:iCs/>
          </w:rPr>
          <w:t>Science</w:t>
        </w:r>
        <w:r w:rsidRPr="004B692B">
          <w:t xml:space="preserve"> 381(6654): 187-192.</w:t>
        </w:r>
      </w:ins>
    </w:p>
    <w:p w14:paraId="2D8651E2" w14:textId="77777777" w:rsidR="004B692B" w:rsidRPr="002D3FEB" w:rsidRDefault="004B692B" w:rsidP="00A73A9F">
      <w:pPr>
        <w:ind w:left="720" w:hanging="720"/>
        <w:jc w:val="both"/>
        <w:rPr>
          <w:ins w:id="1636" w:author="Siyang Li" w:date="2026-08-12T14:01:00Z" w16du:dateUtc="2026-08-12T06:01:00Z"/>
        </w:rPr>
      </w:pPr>
    </w:p>
    <w:p w14:paraId="1885FAF1" w14:textId="24D1CEFA" w:rsidR="0092381C" w:rsidRPr="002D3FEB" w:rsidRDefault="0092381C" w:rsidP="00A73A9F">
      <w:pPr>
        <w:ind w:left="720" w:hanging="720"/>
        <w:jc w:val="both"/>
        <w:rPr>
          <w:i/>
          <w:iCs/>
        </w:rPr>
      </w:pPr>
      <w:r w:rsidRPr="002D3FEB">
        <w:t xml:space="preserve">Ozik, G., R. Sadka, and S. Shen. 2021. Flattening the illiquidity curve: Retail trading during the COVID-19 lockdown. </w:t>
      </w:r>
      <w:r w:rsidRPr="002D3FEB">
        <w:rPr>
          <w:i/>
          <w:iCs/>
        </w:rPr>
        <w:t>Journal of Financial and Quantitative Analysis</w:t>
      </w:r>
      <w:r w:rsidR="00261236" w:rsidRPr="002D3FEB">
        <w:rPr>
          <w:i/>
          <w:iCs/>
        </w:rPr>
        <w:t xml:space="preserve"> </w:t>
      </w:r>
      <w:r w:rsidR="00261236" w:rsidRPr="002D3FEB">
        <w:t>56(7): 2356-2388</w:t>
      </w:r>
      <w:r w:rsidRPr="002D3FEB">
        <w:rPr>
          <w:i/>
          <w:iCs/>
        </w:rPr>
        <w:t xml:space="preserve">. </w:t>
      </w:r>
    </w:p>
    <w:p w14:paraId="417985FD" w14:textId="7BFA1BA6" w:rsidR="00CF016D" w:rsidRPr="002D3FEB" w:rsidRDefault="00CF016D" w:rsidP="00A73A9F">
      <w:pPr>
        <w:ind w:left="720" w:hanging="720"/>
        <w:jc w:val="both"/>
        <w:rPr>
          <w:i/>
          <w:iCs/>
        </w:rPr>
      </w:pPr>
      <w:r w:rsidRPr="002D3FEB">
        <w:t>Page, L., S. Brin, R. M., and T. Winograd. The PageRank citation ranking: Brining order to the web. 1999. Technical Report, Stanford University, Stanford.</w:t>
      </w:r>
    </w:p>
    <w:p w14:paraId="5252B6E9" w14:textId="358B8A84" w:rsidR="00CE073D" w:rsidRPr="002D3FEB" w:rsidRDefault="00CE073D" w:rsidP="00A73A9F">
      <w:pPr>
        <w:ind w:left="720" w:hanging="720"/>
        <w:jc w:val="both"/>
      </w:pPr>
      <w:r w:rsidRPr="002D3FEB">
        <w:t xml:space="preserve">Pedersen, L. H. </w:t>
      </w:r>
      <w:r w:rsidR="00D22383" w:rsidRPr="002D3FEB">
        <w:t>2022</w:t>
      </w:r>
      <w:r w:rsidRPr="002D3FEB">
        <w:t>. Game On: Social Networks and Markets.</w:t>
      </w:r>
      <w:r w:rsidRPr="002D3FEB">
        <w:rPr>
          <w:i/>
          <w:iCs/>
        </w:rPr>
        <w:t xml:space="preserve"> </w:t>
      </w:r>
      <w:r w:rsidR="00D22383" w:rsidRPr="002D3FEB">
        <w:rPr>
          <w:i/>
          <w:iCs/>
        </w:rPr>
        <w:t>Journal of Financial Economics</w:t>
      </w:r>
      <w:r w:rsidR="00D22383" w:rsidRPr="002D3FEB">
        <w:t xml:space="preserve"> 146: 1097-1119.</w:t>
      </w:r>
    </w:p>
    <w:p w14:paraId="0FF1D575" w14:textId="19005607" w:rsidR="00F33D27" w:rsidRPr="002D3FEB" w:rsidRDefault="00F33D27" w:rsidP="00A73A9F">
      <w:pPr>
        <w:ind w:left="720" w:hanging="720"/>
        <w:jc w:val="both"/>
      </w:pPr>
      <w:r w:rsidRPr="002D3FEB">
        <w:t xml:space="preserve">Slezak, S.L. 1994. A </w:t>
      </w:r>
      <w:r w:rsidR="00CE073D" w:rsidRPr="002D3FEB">
        <w:t xml:space="preserve">theory </w:t>
      </w:r>
      <w:r w:rsidRPr="002D3FEB">
        <w:t xml:space="preserve">of the </w:t>
      </w:r>
      <w:r w:rsidR="00CE073D" w:rsidRPr="002D3FEB">
        <w:t xml:space="preserve">dynamics </w:t>
      </w:r>
      <w:r w:rsidRPr="002D3FEB">
        <w:t xml:space="preserve">of </w:t>
      </w:r>
      <w:r w:rsidR="00CE073D" w:rsidRPr="002D3FEB">
        <w:t xml:space="preserve">security returns </w:t>
      </w:r>
      <w:r w:rsidRPr="002D3FEB">
        <w:t xml:space="preserve">around </w:t>
      </w:r>
      <w:r w:rsidR="00CE073D" w:rsidRPr="002D3FEB">
        <w:t>market closures</w:t>
      </w:r>
      <w:r w:rsidRPr="002D3FEB">
        <w:t xml:space="preserve">. </w:t>
      </w:r>
      <w:r w:rsidRPr="002D3FEB">
        <w:rPr>
          <w:i/>
        </w:rPr>
        <w:t>Journal of Finance</w:t>
      </w:r>
      <w:r w:rsidRPr="002D3FEB">
        <w:t xml:space="preserve"> 49:1163-1211.</w:t>
      </w:r>
    </w:p>
    <w:p w14:paraId="3310947B" w14:textId="0430CB83" w:rsidR="009C5878" w:rsidRPr="002D3FEB" w:rsidRDefault="009C5878" w:rsidP="002D3FEB">
      <w:pPr>
        <w:ind w:left="720" w:hanging="720"/>
        <w:jc w:val="both"/>
      </w:pPr>
      <w:r w:rsidRPr="002D3FEB">
        <w:t>Strych, J., and F. Reschke. 2022.</w:t>
      </w:r>
      <w:r w:rsidRPr="002D3FEB">
        <w:rPr>
          <w:i/>
          <w:iCs/>
        </w:rPr>
        <w:t xml:space="preserve"> </w:t>
      </w:r>
      <w:r w:rsidRPr="002D3FEB">
        <w:t xml:space="preserve">Emojis and stock returns. </w:t>
      </w:r>
      <w:r w:rsidRPr="002D3FEB">
        <w:rPr>
          <w:i/>
          <w:iCs/>
        </w:rPr>
        <w:t xml:space="preserve">Working Paper. </w:t>
      </w:r>
    </w:p>
    <w:p w14:paraId="7AC17A03" w14:textId="77777777" w:rsidR="00F33D27" w:rsidRPr="002D3FEB" w:rsidRDefault="00F33D27" w:rsidP="00A73A9F">
      <w:pPr>
        <w:ind w:left="720" w:hanging="720"/>
        <w:jc w:val="both"/>
        <w:rPr>
          <w:rFonts w:eastAsiaTheme="minorEastAsia"/>
        </w:rPr>
      </w:pPr>
      <w:r w:rsidRPr="002D3FEB">
        <w:t xml:space="preserve">Tumarkin, R., and R. Whitelaw. </w:t>
      </w:r>
      <w:r w:rsidRPr="002D3FEB">
        <w:rPr>
          <w:rStyle w:val="pubyear"/>
        </w:rPr>
        <w:t>2001</w:t>
      </w:r>
      <w:r w:rsidRPr="002D3FEB">
        <w:rPr>
          <w:rStyle w:val="HTML"/>
        </w:rPr>
        <w:t xml:space="preserve">. </w:t>
      </w:r>
      <w:r w:rsidRPr="002D3FEB">
        <w:rPr>
          <w:rStyle w:val="articletitle"/>
        </w:rPr>
        <w:t>News or noise? Internet message board activity and stock prices</w:t>
      </w:r>
      <w:r w:rsidRPr="002D3FEB">
        <w:rPr>
          <w:rStyle w:val="HTML"/>
        </w:rPr>
        <w:t xml:space="preserve">. </w:t>
      </w:r>
      <w:r w:rsidRPr="002D3FEB">
        <w:rPr>
          <w:rStyle w:val="journaltitle"/>
          <w:i/>
          <w:iCs/>
        </w:rPr>
        <w:t>Financial Analysts Journal</w:t>
      </w:r>
      <w:r w:rsidRPr="002D3FEB">
        <w:rPr>
          <w:rStyle w:val="HTML"/>
        </w:rPr>
        <w:t xml:space="preserve"> </w:t>
      </w:r>
      <w:r w:rsidRPr="002D3FEB">
        <w:rPr>
          <w:rStyle w:val="vol"/>
        </w:rPr>
        <w:t>57</w:t>
      </w:r>
      <w:r w:rsidRPr="002D3FEB">
        <w:rPr>
          <w:rStyle w:val="HTML"/>
          <w:i w:val="0"/>
          <w:iCs w:val="0"/>
        </w:rPr>
        <w:t>:</w:t>
      </w:r>
      <w:r w:rsidRPr="002D3FEB">
        <w:rPr>
          <w:rStyle w:val="HTML"/>
        </w:rPr>
        <w:t xml:space="preserve"> </w:t>
      </w:r>
      <w:r w:rsidRPr="002D3FEB">
        <w:rPr>
          <w:rStyle w:val="pagefirst"/>
        </w:rPr>
        <w:t>41</w:t>
      </w:r>
      <w:r w:rsidRPr="002D3FEB">
        <w:rPr>
          <w:rStyle w:val="HTML"/>
        </w:rPr>
        <w:t>–</w:t>
      </w:r>
      <w:r w:rsidRPr="002D3FEB">
        <w:rPr>
          <w:rStyle w:val="pagelast"/>
        </w:rPr>
        <w:t>51</w:t>
      </w:r>
      <w:r w:rsidRPr="002D3FEB">
        <w:rPr>
          <w:rStyle w:val="HTML"/>
        </w:rPr>
        <w:t xml:space="preserve">. </w:t>
      </w:r>
    </w:p>
    <w:p w14:paraId="3551D3AF" w14:textId="64760E79" w:rsidR="00163449" w:rsidRPr="002D3FEB" w:rsidRDefault="00163449" w:rsidP="00A73A9F">
      <w:pPr>
        <w:ind w:left="720" w:hanging="720"/>
        <w:jc w:val="both"/>
        <w:rPr>
          <w:i/>
          <w:iCs/>
        </w:rPr>
      </w:pPr>
      <w:r w:rsidRPr="002D3FEB">
        <w:t xml:space="preserve">Vasileiou, E., E. Bartzou, and P. Tzanakis. </w:t>
      </w:r>
      <w:r w:rsidR="009C5878" w:rsidRPr="002D3FEB">
        <w:t>2022</w:t>
      </w:r>
      <w:r w:rsidRPr="002D3FEB">
        <w:t xml:space="preserve">. Explaining </w:t>
      </w:r>
      <w:r w:rsidR="009C5878" w:rsidRPr="002D3FEB">
        <w:t xml:space="preserve">GameStop </w:t>
      </w:r>
      <w:r w:rsidRPr="002D3FEB">
        <w:t xml:space="preserve">short squeeze using intraday data and google searches. </w:t>
      </w:r>
      <w:r w:rsidR="009C5878" w:rsidRPr="002D3FEB">
        <w:rPr>
          <w:i/>
          <w:iCs/>
        </w:rPr>
        <w:t>Journal of Prediction Markets</w:t>
      </w:r>
      <w:r w:rsidR="002715E8" w:rsidRPr="002D3FEB">
        <w:t xml:space="preserve"> 16(3): 67-79</w:t>
      </w:r>
      <w:r w:rsidR="009C5878" w:rsidRPr="002D3FEB">
        <w:rPr>
          <w:i/>
          <w:iCs/>
        </w:rPr>
        <w:t xml:space="preserve">. </w:t>
      </w:r>
    </w:p>
    <w:p w14:paraId="4E4B723A" w14:textId="7A1AC484" w:rsidR="00682278" w:rsidRPr="00A92395" w:rsidRDefault="00DE24BE" w:rsidP="002D3FEB">
      <w:pPr>
        <w:ind w:left="720" w:hanging="720"/>
        <w:jc w:val="both"/>
      </w:pPr>
      <w:r w:rsidRPr="002D3FEB">
        <w:t>Welch, I. 202</w:t>
      </w:r>
      <w:r w:rsidR="002354EF" w:rsidRPr="002D3FEB">
        <w:rPr>
          <w:rFonts w:hint="eastAsia"/>
        </w:rPr>
        <w:t>2</w:t>
      </w:r>
      <w:r w:rsidRPr="002D3FEB">
        <w:t xml:space="preserve">. The wisdom of the Robinhood crowd. </w:t>
      </w:r>
      <w:r w:rsidR="002354EF" w:rsidRPr="002D3FEB">
        <w:rPr>
          <w:i/>
          <w:iCs/>
        </w:rPr>
        <w:t xml:space="preserve">Journal of Finance </w:t>
      </w:r>
      <w:r w:rsidR="002354EF" w:rsidRPr="002D3FEB">
        <w:t>77: 1489-1527</w:t>
      </w:r>
      <w:r w:rsidRPr="002D3FEB">
        <w:rPr>
          <w:i/>
          <w:iCs/>
        </w:rPr>
        <w:t>.</w:t>
      </w:r>
    </w:p>
    <w:sectPr w:rsidR="00682278" w:rsidRPr="00A92395" w:rsidSect="000F08D2">
      <w:footerReference w:type="default" r:id="rId15"/>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2EEBA" w14:textId="77777777" w:rsidR="00EF1845" w:rsidRDefault="00EF1845" w:rsidP="00DE6125">
      <w:r>
        <w:separator/>
      </w:r>
    </w:p>
  </w:endnote>
  <w:endnote w:type="continuationSeparator" w:id="0">
    <w:p w14:paraId="1A7B3819" w14:textId="77777777" w:rsidR="00EF1845" w:rsidRDefault="00EF1845" w:rsidP="00DE6125">
      <w:r>
        <w:continuationSeparator/>
      </w:r>
    </w:p>
  </w:endnote>
  <w:endnote w:type="continuationNotice" w:id="1">
    <w:p w14:paraId="6E018BE4" w14:textId="77777777" w:rsidR="00EF1845" w:rsidRDefault="00EF18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03C72" w14:textId="77777777" w:rsidR="002005E9" w:rsidRDefault="002005E9">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128043"/>
      <w:docPartObj>
        <w:docPartGallery w:val="Page Numbers (Bottom of Page)"/>
        <w:docPartUnique/>
      </w:docPartObj>
    </w:sdtPr>
    <w:sdtEndPr>
      <w:rPr>
        <w:noProof/>
      </w:rPr>
    </w:sdtEndPr>
    <w:sdtContent>
      <w:p w14:paraId="4D6CFC4F" w14:textId="1463BF57" w:rsidR="00D01735" w:rsidRDefault="00D01735">
        <w:pPr>
          <w:pStyle w:val="ab"/>
          <w:jc w:val="center"/>
        </w:pPr>
        <w:r>
          <w:fldChar w:fldCharType="begin"/>
        </w:r>
        <w:r>
          <w:instrText xml:space="preserve"> PAGE   \* MERGEFORMAT </w:instrText>
        </w:r>
        <w:r>
          <w:fldChar w:fldCharType="separate"/>
        </w:r>
        <w:r>
          <w:rPr>
            <w:noProof/>
          </w:rPr>
          <w:t>2</w:t>
        </w:r>
        <w:r>
          <w:rPr>
            <w:noProof/>
          </w:rPr>
          <w:fldChar w:fldCharType="end"/>
        </w:r>
      </w:p>
    </w:sdtContent>
  </w:sdt>
  <w:p w14:paraId="4FEB477A" w14:textId="77777777" w:rsidR="00D01735" w:rsidRDefault="00D01735">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13811" w14:textId="4A722394" w:rsidR="00D01735" w:rsidRDefault="00D01735">
    <w:pPr>
      <w:pStyle w:val="ab"/>
      <w:jc w:val="center"/>
    </w:pPr>
  </w:p>
  <w:p w14:paraId="141A1E83" w14:textId="77777777" w:rsidR="00D01735" w:rsidRDefault="00D01735">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7251799"/>
      <w:docPartObj>
        <w:docPartGallery w:val="Page Numbers (Bottom of Page)"/>
        <w:docPartUnique/>
      </w:docPartObj>
    </w:sdtPr>
    <w:sdtEndPr>
      <w:rPr>
        <w:noProof/>
      </w:rPr>
    </w:sdtEndPr>
    <w:sdtContent>
      <w:p w14:paraId="208261B1" w14:textId="62C48E24" w:rsidR="00D01735" w:rsidRDefault="00D01735">
        <w:pPr>
          <w:pStyle w:val="ab"/>
          <w:jc w:val="center"/>
        </w:pPr>
        <w:r>
          <w:fldChar w:fldCharType="begin"/>
        </w:r>
        <w:r>
          <w:instrText xml:space="preserve"> PAGE   \* MERGEFORMAT </w:instrText>
        </w:r>
        <w:r>
          <w:fldChar w:fldCharType="separate"/>
        </w:r>
        <w:r>
          <w:rPr>
            <w:noProof/>
          </w:rPr>
          <w:t>4</w:t>
        </w:r>
        <w:r>
          <w:rPr>
            <w:noProof/>
          </w:rPr>
          <w:fldChar w:fldCharType="end"/>
        </w:r>
      </w:p>
    </w:sdtContent>
  </w:sdt>
  <w:p w14:paraId="44EA8623" w14:textId="77777777" w:rsidR="00D01735" w:rsidRDefault="00D01735">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5171197"/>
      <w:docPartObj>
        <w:docPartGallery w:val="Page Numbers (Bottom of Page)"/>
        <w:docPartUnique/>
      </w:docPartObj>
    </w:sdtPr>
    <w:sdtEndPr>
      <w:rPr>
        <w:noProof/>
      </w:rPr>
    </w:sdtEndPr>
    <w:sdtContent>
      <w:p w14:paraId="3D94360C" w14:textId="615EEE6F" w:rsidR="00D01735" w:rsidRDefault="00D01735">
        <w:pPr>
          <w:pStyle w:val="ab"/>
          <w:jc w:val="center"/>
        </w:pPr>
        <w:r>
          <w:fldChar w:fldCharType="begin"/>
        </w:r>
        <w:r>
          <w:instrText xml:space="preserve"> PAGE   \* MERGEFORMAT </w:instrText>
        </w:r>
        <w:r>
          <w:fldChar w:fldCharType="separate"/>
        </w:r>
        <w:r w:rsidR="00101D99">
          <w:rPr>
            <w:noProof/>
          </w:rPr>
          <w:t>29</w:t>
        </w:r>
        <w:r>
          <w:rPr>
            <w:noProof/>
          </w:rPr>
          <w:fldChar w:fldCharType="end"/>
        </w:r>
      </w:p>
    </w:sdtContent>
  </w:sdt>
  <w:p w14:paraId="79EA38CE" w14:textId="77777777" w:rsidR="00D01735" w:rsidRDefault="00D0173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445DC" w14:textId="77777777" w:rsidR="00EF1845" w:rsidRDefault="00EF1845" w:rsidP="00DE6125">
      <w:r>
        <w:separator/>
      </w:r>
    </w:p>
  </w:footnote>
  <w:footnote w:type="continuationSeparator" w:id="0">
    <w:p w14:paraId="05C660A3" w14:textId="77777777" w:rsidR="00EF1845" w:rsidRDefault="00EF1845" w:rsidP="00DE6125">
      <w:r>
        <w:continuationSeparator/>
      </w:r>
    </w:p>
  </w:footnote>
  <w:footnote w:type="continuationNotice" w:id="1">
    <w:p w14:paraId="16AC677F" w14:textId="77777777" w:rsidR="00EF1845" w:rsidRDefault="00EF1845"/>
  </w:footnote>
  <w:footnote w:id="2">
    <w:p w14:paraId="20E0D16E" w14:textId="41C2674A" w:rsidR="00D01735" w:rsidRPr="00DE0067" w:rsidRDefault="00D01735" w:rsidP="005D6D6C">
      <w:pPr>
        <w:jc w:val="both"/>
        <w:rPr>
          <w:rFonts w:eastAsia="等线"/>
          <w:iCs/>
          <w:color w:val="000000"/>
          <w:sz w:val="20"/>
          <w:szCs w:val="20"/>
        </w:rPr>
      </w:pPr>
      <w:r w:rsidRPr="00283260">
        <w:rPr>
          <w:rStyle w:val="a6"/>
          <w:sz w:val="20"/>
          <w:szCs w:val="20"/>
        </w:rPr>
        <w:footnoteRef/>
      </w:r>
      <w:r w:rsidRPr="00283260">
        <w:rPr>
          <w:sz w:val="20"/>
          <w:szCs w:val="20"/>
        </w:rPr>
        <w:t xml:space="preserve"> </w:t>
      </w:r>
      <w:r w:rsidRPr="00DE0067">
        <w:rPr>
          <w:rFonts w:eastAsia="Times New Roman"/>
          <w:color w:val="000000"/>
          <w:sz w:val="20"/>
          <w:szCs w:val="20"/>
        </w:rPr>
        <w:t>To highlight the social network effect on belief formation, price discovery and trading behaviors, Pedersen (2022) abstracts away certain aspects of real-world data. For example, the model assumes that the realization of the value of the firm</w:t>
      </w:r>
      <w:r w:rsidRPr="00DE0067">
        <w:rPr>
          <w:rFonts w:eastAsia="Times New Roman"/>
          <w:i/>
          <w:iCs/>
          <w:color w:val="000000"/>
          <w:sz w:val="20"/>
          <w:szCs w:val="20"/>
        </w:rPr>
        <w:t xml:space="preserve"> </w:t>
      </w:r>
      <w:r w:rsidRPr="00DE0067">
        <w:rPr>
          <w:rFonts w:eastAsia="Times New Roman"/>
          <w:color w:val="000000"/>
          <w:sz w:val="20"/>
          <w:szCs w:val="20"/>
        </w:rPr>
        <w:t xml:space="preserve">does not change, nor do investors receive new information. We relax many of these model assumptions based on our data observations to design empirical proxies that better align with Pedersen’s theoretical predictions. </w:t>
      </w:r>
    </w:p>
    <w:p w14:paraId="6BCF38FB" w14:textId="77777777" w:rsidR="00D01735" w:rsidRDefault="00D01735" w:rsidP="005D6D6C">
      <w:pPr>
        <w:pStyle w:val="a4"/>
      </w:pPr>
    </w:p>
  </w:footnote>
  <w:footnote w:id="3">
    <w:p w14:paraId="57E41DE8" w14:textId="77777777" w:rsidR="00D01735" w:rsidRDefault="00D01735" w:rsidP="00952855">
      <w:pPr>
        <w:pStyle w:val="a4"/>
        <w:jc w:val="both"/>
      </w:pPr>
      <w:r>
        <w:rPr>
          <w:rStyle w:val="a6"/>
        </w:rPr>
        <w:footnoteRef/>
      </w:r>
      <w:r>
        <w:t xml:space="preserve"> </w:t>
      </w:r>
      <w:r w:rsidRPr="006D48C5">
        <w:t>These communities, which we refer to as “forums”, attract more than 52 million daily active users, and more than 50 billion monthly views. These numbers clearly show that Reddit receives substantial attention and is an influential social media platform.</w:t>
      </w:r>
    </w:p>
  </w:footnote>
  <w:footnote w:id="4">
    <w:p w14:paraId="529F05D8" w14:textId="6B7BF0E9" w:rsidR="00D01735" w:rsidRPr="00485837" w:rsidRDefault="00D01735" w:rsidP="00283260">
      <w:pPr>
        <w:pStyle w:val="a4"/>
        <w:jc w:val="both"/>
      </w:pPr>
      <w:r>
        <w:rPr>
          <w:rStyle w:val="a6"/>
        </w:rPr>
        <w:footnoteRef/>
      </w:r>
      <w:r>
        <w:t xml:space="preserve"> </w:t>
      </w:r>
      <w:r w:rsidRPr="004A3F51">
        <w:t>For example, Bianchi et al. (2023) and Bianchi et al. (2024)</w:t>
      </w:r>
      <w:r w:rsidR="00A41705">
        <w:t xml:space="preserve"> use Twitter</w:t>
      </w:r>
      <w:r w:rsidRPr="004A3F51">
        <w:t>;</w:t>
      </w:r>
      <w:r>
        <w:rPr>
          <w:rFonts w:hint="eastAsia"/>
        </w:rPr>
        <w:t xml:space="preserve"> </w:t>
      </w:r>
      <w:r w:rsidRPr="004A3F51">
        <w:t xml:space="preserve">Cookson </w:t>
      </w:r>
      <w:r>
        <w:rPr>
          <w:rFonts w:hint="eastAsia"/>
        </w:rPr>
        <w:t>and Niessner</w:t>
      </w:r>
      <w:r w:rsidRPr="004A3F51">
        <w:t xml:space="preserve"> (202</w:t>
      </w:r>
      <w:r>
        <w:rPr>
          <w:rFonts w:hint="eastAsia"/>
        </w:rPr>
        <w:t>0</w:t>
      </w:r>
      <w:r w:rsidRPr="004A3F51">
        <w:t>)</w:t>
      </w:r>
      <w:r>
        <w:rPr>
          <w:rFonts w:hint="eastAsia"/>
        </w:rPr>
        <w:t xml:space="preserve"> and</w:t>
      </w:r>
      <w:r w:rsidRPr="004A3F51">
        <w:t xml:space="preserve"> Cookson et al. (2023)</w:t>
      </w:r>
      <w:r w:rsidR="00A41705">
        <w:t xml:space="preserve"> use stocktwits</w:t>
      </w:r>
      <w:r w:rsidRPr="004A3F51">
        <w:t>; Chen et al. (2014)</w:t>
      </w:r>
      <w:r>
        <w:rPr>
          <w:rFonts w:hint="eastAsia"/>
        </w:rPr>
        <w:t xml:space="preserve"> and </w:t>
      </w:r>
      <w:r w:rsidRPr="004A3F51">
        <w:t>Farrell et al. (2022)</w:t>
      </w:r>
      <w:r w:rsidR="00A41705">
        <w:rPr>
          <w:rFonts w:hint="eastAsia"/>
        </w:rPr>
        <w:t xml:space="preserve"> use Seeking Alpha; and </w:t>
      </w:r>
      <w:r w:rsidRPr="00A92395">
        <w:t>Bradley</w:t>
      </w:r>
      <w:r>
        <w:rPr>
          <w:rFonts w:hint="eastAsia"/>
        </w:rPr>
        <w:t xml:space="preserve"> et al.</w:t>
      </w:r>
      <w:r w:rsidRPr="00A92395">
        <w:t xml:space="preserve"> (</w:t>
      </w:r>
      <w:r>
        <w:t>202</w:t>
      </w:r>
      <w:r>
        <w:rPr>
          <w:rFonts w:hint="eastAsia"/>
        </w:rPr>
        <w:t>4</w:t>
      </w:r>
      <w:r w:rsidRPr="00A92395">
        <w:t>)</w:t>
      </w:r>
      <w:r w:rsidR="00A41705">
        <w:t xml:space="preserve"> use Reddit</w:t>
      </w:r>
      <w:r w:rsidRPr="004A3F51">
        <w:t xml:space="preserve">. </w:t>
      </w:r>
      <w:r>
        <w:t>Other</w:t>
      </w:r>
      <w:r w:rsidRPr="00D74828">
        <w:t xml:space="preserve"> social media platforms, such as Yahoo</w:t>
      </w:r>
      <w:r>
        <w:t>! Finance</w:t>
      </w:r>
      <w:r w:rsidRPr="00D74828">
        <w:t xml:space="preserve"> and myForexBook, have </w:t>
      </w:r>
      <w:r>
        <w:rPr>
          <w:rFonts w:hint="eastAsia"/>
        </w:rPr>
        <w:t xml:space="preserve">also </w:t>
      </w:r>
      <w:r w:rsidRPr="00D74828">
        <w:t>been studied in previous literature, including Antweiler and Frank (200</w:t>
      </w:r>
      <w:r>
        <w:t>4</w:t>
      </w:r>
      <w:r w:rsidRPr="00D74828">
        <w:t>), Das and Chen (200</w:t>
      </w:r>
      <w:r>
        <w:t>7</w:t>
      </w:r>
      <w:r w:rsidRPr="00D74828">
        <w:t>), and Heimer (2016).</w:t>
      </w:r>
    </w:p>
  </w:footnote>
  <w:footnote w:id="5">
    <w:p w14:paraId="7AFFD602" w14:textId="50718688" w:rsidR="00D01735" w:rsidRDefault="00D01735" w:rsidP="00952855">
      <w:pPr>
        <w:pStyle w:val="a4"/>
        <w:jc w:val="both"/>
      </w:pPr>
      <w:r>
        <w:rPr>
          <w:rStyle w:val="a6"/>
        </w:rPr>
        <w:footnoteRef/>
      </w:r>
      <w:r>
        <w:t xml:space="preserve"> Contemporaneous Reddit papers include</w:t>
      </w:r>
      <w:r w:rsidRPr="00A92395">
        <w:t xml:space="preserve"> Betzer and Harries (2021), Diangson and Jung (2021), Long, Lucey, and Yarovaya (2021), Bradley</w:t>
      </w:r>
      <w:r>
        <w:rPr>
          <w:rFonts w:hint="eastAsia"/>
        </w:rPr>
        <w:t xml:space="preserve"> et al. </w:t>
      </w:r>
      <w:r w:rsidRPr="00A92395">
        <w:t>(</w:t>
      </w:r>
      <w:r>
        <w:t>202</w:t>
      </w:r>
      <w:r>
        <w:rPr>
          <w:rFonts w:hint="eastAsia"/>
        </w:rPr>
        <w:t>4</w:t>
      </w:r>
      <w:r w:rsidRPr="00A92395">
        <w:t>), Lyocsa, Baumohl and Vyrost (2022), Vasileiou, Bartzou, and Tzanakis (2022), Strych and Reschke (2022)</w:t>
      </w:r>
      <w:r>
        <w:t>.</w:t>
      </w:r>
    </w:p>
  </w:footnote>
  <w:footnote w:id="6">
    <w:p w14:paraId="5A541890" w14:textId="23F1D0AC" w:rsidR="00B1325B" w:rsidRDefault="00B1325B">
      <w:pPr>
        <w:pStyle w:val="a4"/>
      </w:pPr>
      <w:ins w:id="197" w:author="Siyang Li" w:date="2026-08-18T11:45:00Z" w16du:dateUtc="2026-08-18T03:45:00Z">
        <w:r>
          <w:rPr>
            <w:rStyle w:val="a6"/>
          </w:rPr>
          <w:footnoteRef/>
        </w:r>
        <w:r>
          <w:t xml:space="preserve"> </w:t>
        </w:r>
      </w:ins>
      <w:ins w:id="198" w:author="Siyang Li" w:date="2026-08-18T11:45:00Z">
        <w:r w:rsidRPr="00B1325B">
          <w:t>The complete classification prompt is provided in the Appendix</w:t>
        </w:r>
      </w:ins>
      <w:ins w:id="199" w:author="Siyang Li" w:date="2026-08-18T21:52:00Z" w16du:dateUtc="2026-08-18T13:52:00Z">
        <w:r w:rsidR="00876772">
          <w:rPr>
            <w:rFonts w:hint="eastAsia"/>
          </w:rPr>
          <w:t xml:space="preserve"> A</w:t>
        </w:r>
      </w:ins>
      <w:ins w:id="200" w:author="Siyang Li" w:date="2026-08-18T11:45:00Z">
        <w:r w:rsidRPr="00B1325B">
          <w:t>.</w:t>
        </w:r>
      </w:ins>
    </w:p>
  </w:footnote>
  <w:footnote w:id="7">
    <w:p w14:paraId="55E9B694" w14:textId="5A015CFF" w:rsidR="00D01735" w:rsidDel="001712FF" w:rsidRDefault="00D01735" w:rsidP="000F08D2">
      <w:pPr>
        <w:pStyle w:val="a4"/>
        <w:jc w:val="both"/>
        <w:rPr>
          <w:del w:id="205" w:author="Siyang Li" w:date="2026-08-05T16:31:00Z" w16du:dateUtc="2026-08-05T08:31:00Z"/>
        </w:rPr>
      </w:pPr>
      <w:del w:id="206" w:author="Siyang Li" w:date="2026-08-05T16:31:00Z" w16du:dateUtc="2026-08-05T08:31:00Z">
        <w:r w:rsidDel="001712FF">
          <w:rPr>
            <w:rStyle w:val="a6"/>
          </w:rPr>
          <w:footnoteRef/>
        </w:r>
        <w:r w:rsidDel="001712FF">
          <w:delText xml:space="preserve"> </w:delText>
        </w:r>
        <w:r w:rsidRPr="002D3FEB" w:rsidDel="001712FF">
          <w:delText>We consider alternative ways of identifying different types of agents by varying the parameters in both condition</w:delText>
        </w:r>
        <w:r w:rsidR="00D03A3C" w:rsidDel="001712FF">
          <w:delText>s</w:delText>
        </w:r>
        <w:r w:rsidRPr="002D3FEB" w:rsidDel="001712FF">
          <w:delText xml:space="preserve"> 1 and 2, and the results, reported in </w:delText>
        </w:r>
        <w:r w:rsidR="00D03A3C" w:rsidDel="001712FF">
          <w:delText>S</w:delText>
        </w:r>
        <w:r w:rsidRPr="002D3FEB" w:rsidDel="001712FF">
          <w:delText xml:space="preserve">ection </w:delText>
        </w:r>
        <w:r w:rsidDel="001712FF">
          <w:rPr>
            <w:rFonts w:hint="eastAsia"/>
          </w:rPr>
          <w:delText>5</w:delText>
        </w:r>
        <w:r w:rsidRPr="002D3FEB" w:rsidDel="001712FF">
          <w:delText>.</w:delText>
        </w:r>
        <w:r w:rsidDel="001712FF">
          <w:rPr>
            <w:rFonts w:hint="eastAsia"/>
          </w:rPr>
          <w:delText>2</w:delText>
        </w:r>
        <w:r w:rsidRPr="002D3FEB" w:rsidDel="001712FF">
          <w:delText>, stay qualitatively similar.</w:delText>
        </w:r>
      </w:del>
    </w:p>
  </w:footnote>
  <w:footnote w:id="8">
    <w:p w14:paraId="36D7B5DB" w14:textId="77777777" w:rsidR="00D01735" w:rsidDel="001712FF" w:rsidRDefault="00D01735" w:rsidP="00004592">
      <w:pPr>
        <w:pStyle w:val="a4"/>
        <w:jc w:val="both"/>
        <w:rPr>
          <w:del w:id="209" w:author="Siyang Li" w:date="2026-08-05T16:31:00Z" w16du:dateUtc="2026-08-05T08:31:00Z"/>
        </w:rPr>
      </w:pPr>
      <w:del w:id="210" w:author="Siyang Li" w:date="2026-08-05T16:31:00Z" w16du:dateUtc="2026-08-05T08:31:00Z">
        <w:r w:rsidDel="001712FF">
          <w:rPr>
            <w:rStyle w:val="a6"/>
          </w:rPr>
          <w:footnoteRef/>
        </w:r>
        <w:r w:rsidDel="001712FF">
          <w:delText xml:space="preserve"> </w:delText>
        </w:r>
        <w:r w:rsidDel="001712FF">
          <w:rPr>
            <w:rFonts w:hint="eastAsia"/>
          </w:rPr>
          <w:delText xml:space="preserve">We </w:delText>
        </w:r>
        <w:r w:rsidRPr="00FB2AE5" w:rsidDel="001712FF">
          <w:delText>first create a dictionary of the most frequently used words in Reddit submissions and comments, then manually inspect and select those related to firm financial and accounting information.</w:delText>
        </w:r>
        <w:r w:rsidDel="001712FF">
          <w:rPr>
            <w:rFonts w:hint="eastAsia"/>
          </w:rPr>
          <w:delText xml:space="preserve"> </w:delText>
        </w:r>
        <w:r w:rsidDel="001712FF">
          <w:delText>In Appendix A Panel B, we present the list of value-relevant words.</w:delText>
        </w:r>
        <w:r w:rsidRPr="00A925C1" w:rsidDel="001712FF">
          <w:delText xml:space="preserve"> </w:delText>
        </w:r>
        <w:r w:rsidDel="001712FF">
          <w:rPr>
            <w:rFonts w:hint="eastAsia"/>
          </w:rPr>
          <w:delText>W</w:delText>
        </w:r>
        <w:r w:rsidRPr="00A925C1" w:rsidDel="001712FF">
          <w:delText xml:space="preserve">e </w:delText>
        </w:r>
        <w:r w:rsidDel="001712FF">
          <w:rPr>
            <w:rFonts w:hint="eastAsia"/>
          </w:rPr>
          <w:delText xml:space="preserve">also </w:delText>
        </w:r>
        <w:r w:rsidRPr="00A925C1" w:rsidDel="001712FF">
          <w:delText>include fundamental words from Bradley et al. (2024) to form a more comprehensive dictionary of value-relevant words.</w:delText>
        </w:r>
        <w:r w:rsidDel="001712FF">
          <w:delText xml:space="preserve">  </w:delText>
        </w:r>
      </w:del>
    </w:p>
  </w:footnote>
  <w:footnote w:id="9">
    <w:p w14:paraId="0F675715" w14:textId="49716B1F" w:rsidR="00D01735" w:rsidDel="00934954" w:rsidRDefault="00D01735" w:rsidP="000F08D2">
      <w:pPr>
        <w:pStyle w:val="a4"/>
        <w:jc w:val="both"/>
        <w:rPr>
          <w:del w:id="243" w:author="Siyang Li" w:date="2026-08-05T20:16:00Z" w16du:dateUtc="2026-08-05T12:16:00Z"/>
        </w:rPr>
      </w:pPr>
      <w:del w:id="244" w:author="Siyang Li" w:date="2026-08-05T20:16:00Z" w16du:dateUtc="2026-08-05T12:16:00Z">
        <w:r w:rsidDel="00934954">
          <w:rPr>
            <w:rStyle w:val="a6"/>
          </w:rPr>
          <w:footnoteRef/>
        </w:r>
        <w:r w:rsidDel="00934954">
          <w:delText xml:space="preserve"> We provide a list of these jargons and emojis and their assigned sentiment in Appendix A. </w:delText>
        </w:r>
      </w:del>
    </w:p>
  </w:footnote>
  <w:footnote w:id="10">
    <w:p w14:paraId="5C4108F5" w14:textId="2AA9A132" w:rsidR="00D01735" w:rsidRDefault="00D01735" w:rsidP="006B32E7">
      <w:pPr>
        <w:pStyle w:val="a4"/>
        <w:jc w:val="both"/>
      </w:pPr>
      <w:r>
        <w:rPr>
          <w:rStyle w:val="a6"/>
        </w:rPr>
        <w:footnoteRef/>
      </w:r>
      <w:r>
        <w:t xml:space="preserve"> </w:t>
      </w:r>
      <w:r w:rsidRPr="00050DD1">
        <w:t>As Cookson et al. (2024) note, social media is an abundant but noisy source of data on retail investors. Averaging the tone on a weekly basis helps filter out this noise, allowing for more precise estimates of social media tone</w:t>
      </w:r>
      <w:r>
        <w:t>.</w:t>
      </w:r>
    </w:p>
  </w:footnote>
  <w:footnote w:id="11">
    <w:p w14:paraId="0DB3A4B4" w14:textId="015977AF" w:rsidR="00D01735" w:rsidDel="002C7031" w:rsidRDefault="00D01735" w:rsidP="00306AC7">
      <w:pPr>
        <w:pStyle w:val="a4"/>
        <w:jc w:val="both"/>
        <w:rPr>
          <w:del w:id="274" w:author="Siyang Li" w:date="2026-08-05T20:31:00Z" w16du:dateUtc="2026-08-05T12:31:00Z"/>
        </w:rPr>
      </w:pPr>
      <w:del w:id="275" w:author="Siyang Li" w:date="2026-08-05T20:31:00Z" w16du:dateUtc="2026-08-05T12:31:00Z">
        <w:r w:rsidDel="002C7031">
          <w:rPr>
            <w:rStyle w:val="a6"/>
          </w:rPr>
          <w:footnoteRef/>
        </w:r>
        <w:r w:rsidDel="002C7031">
          <w:delText xml:space="preserve"> We also report results using influence-weighted tone, where we weight </w:delText>
        </w:r>
        <w:r w:rsidR="00EB5467" w:rsidDel="002C7031">
          <w:delText xml:space="preserve">an </w:delText>
        </w:r>
        <w:r w:rsidDel="002C7031">
          <w:delText xml:space="preserve">individual’s agent tone by influence, in Table </w:delText>
        </w:r>
        <w:r w:rsidDel="002C7031">
          <w:rPr>
            <w:rFonts w:hint="eastAsia"/>
          </w:rPr>
          <w:delText>6</w:delText>
        </w:r>
        <w:r w:rsidDel="002C7031">
          <w:delText xml:space="preserve"> Panel </w:delText>
        </w:r>
        <w:r w:rsidDel="002C7031">
          <w:rPr>
            <w:rFonts w:hint="eastAsia"/>
          </w:rPr>
          <w:delText>B</w:delText>
        </w:r>
        <w:r w:rsidDel="002C7031">
          <w:delText xml:space="preserve">. </w:delText>
        </w:r>
        <w:r w:rsidR="00EB5467" w:rsidDel="002C7031">
          <w:delText>The m</w:delText>
        </w:r>
        <w:r w:rsidDel="002C7031">
          <w:delText xml:space="preserve">ain results remain robust. </w:delText>
        </w:r>
      </w:del>
    </w:p>
  </w:footnote>
  <w:footnote w:id="12">
    <w:p w14:paraId="36FF4A4F" w14:textId="5139F8E5" w:rsidR="00D01735" w:rsidRDefault="00D01735" w:rsidP="00A348BB">
      <w:pPr>
        <w:pStyle w:val="a4"/>
        <w:jc w:val="both"/>
      </w:pPr>
      <w:r>
        <w:rPr>
          <w:rStyle w:val="a6"/>
        </w:rPr>
        <w:footnoteRef/>
      </w:r>
      <w:r>
        <w:t xml:space="preserve"> </w:t>
      </w:r>
      <w:r w:rsidRPr="00306AC7">
        <w:t xml:space="preserve">As mentioned earlier, Pedersen’s model mathematically defines two types of influence, thought leadership and influencer value. For parsimony </w:t>
      </w:r>
      <w:r w:rsidR="00EB5467">
        <w:t>in</w:t>
      </w:r>
      <w:r w:rsidR="00EB5467" w:rsidRPr="00306AC7">
        <w:t xml:space="preserve"> </w:t>
      </w:r>
      <w:r w:rsidRPr="00306AC7">
        <w:t xml:space="preserve">empirical estimation, we </w:t>
      </w:r>
      <w:r w:rsidR="00EB5467">
        <w:t>do not</w:t>
      </w:r>
      <w:r w:rsidR="00EB5467" w:rsidRPr="00306AC7">
        <w:t xml:space="preserve"> </w:t>
      </w:r>
      <w:r w:rsidRPr="00306AC7">
        <w:t>separately estimate thought leadership and influencer value.</w:t>
      </w:r>
    </w:p>
  </w:footnote>
  <w:footnote w:id="13">
    <w:p w14:paraId="339A8F8D" w14:textId="380E5936" w:rsidR="00D01735" w:rsidDel="00050E80" w:rsidRDefault="00D01735" w:rsidP="00306AC7">
      <w:pPr>
        <w:pStyle w:val="a4"/>
        <w:jc w:val="both"/>
        <w:rPr>
          <w:del w:id="276" w:author="Siyang Li" w:date="2026-08-05T20:32:00Z" w16du:dateUtc="2026-08-05T12:32:00Z"/>
        </w:rPr>
      </w:pPr>
      <w:del w:id="277" w:author="Siyang Li" w:date="2026-08-05T20:32:00Z" w16du:dateUtc="2026-08-05T12:32:00Z">
        <w:r w:rsidDel="00050E80">
          <w:rPr>
            <w:rStyle w:val="a6"/>
          </w:rPr>
          <w:footnoteRef/>
        </w:r>
        <w:r w:rsidDel="00050E80">
          <w:delText xml:space="preserve"> In </w:delText>
        </w:r>
        <w:r w:rsidR="00EB5467" w:rsidDel="00050E80">
          <w:delText>S</w:delText>
        </w:r>
        <w:r w:rsidDel="00050E80">
          <w:delText xml:space="preserve">ection </w:delText>
        </w:r>
        <w:r w:rsidDel="00050E80">
          <w:rPr>
            <w:rFonts w:hint="eastAsia"/>
          </w:rPr>
          <w:delText>5</w:delText>
        </w:r>
        <w:r w:rsidDel="00050E80">
          <w:delText>.</w:delText>
        </w:r>
        <w:r w:rsidDel="00050E80">
          <w:rPr>
            <w:rFonts w:hint="eastAsia"/>
          </w:rPr>
          <w:delText>4</w:delText>
        </w:r>
        <w:r w:rsidDel="00050E80">
          <w:delText xml:space="preserve">, we also use </w:delText>
        </w:r>
        <w:r w:rsidR="00EB5467" w:rsidDel="00050E80">
          <w:delText xml:space="preserve">an </w:delText>
        </w:r>
        <w:r w:rsidDel="00050E80">
          <w:delText xml:space="preserve">agent’s PageRank score in the network as a proxy for influence and report results in Table </w:delText>
        </w:r>
        <w:r w:rsidDel="00050E80">
          <w:rPr>
            <w:rFonts w:hint="eastAsia"/>
          </w:rPr>
          <w:delText xml:space="preserve">6 </w:delText>
        </w:r>
        <w:r w:rsidDel="00050E80">
          <w:delText xml:space="preserve">Panel </w:delText>
        </w:r>
        <w:r w:rsidDel="00050E80">
          <w:rPr>
            <w:rFonts w:hint="eastAsia"/>
          </w:rPr>
          <w:delText>C</w:delText>
        </w:r>
        <w:r w:rsidDel="00050E80">
          <w:delText xml:space="preserve">. Our main results remain robust under this alternative definition. </w:delText>
        </w:r>
      </w:del>
    </w:p>
  </w:footnote>
  <w:footnote w:id="14">
    <w:p w14:paraId="1E25521A" w14:textId="57C6813E" w:rsidR="00D01735" w:rsidRPr="005D0D99" w:rsidDel="006F44DB" w:rsidRDefault="00D01735" w:rsidP="00BB06AA">
      <w:pPr>
        <w:pStyle w:val="a4"/>
        <w:jc w:val="both"/>
        <w:rPr>
          <w:del w:id="289" w:author="Siyang Li" w:date="2026-08-09T14:23:00Z" w16du:dateUtc="2026-08-09T06:23:00Z"/>
        </w:rPr>
      </w:pPr>
      <w:del w:id="290" w:author="Siyang Li" w:date="2026-08-09T14:23:00Z" w16du:dateUtc="2026-08-09T06:23:00Z">
        <w:r w:rsidDel="006F44DB">
          <w:rPr>
            <w:rStyle w:val="a6"/>
          </w:rPr>
          <w:footnoteRef/>
        </w:r>
        <w:r w:rsidDel="006F44DB">
          <w:delText xml:space="preserve"> </w:delText>
        </w:r>
        <w:r w:rsidDel="006F44DB">
          <w:rPr>
            <w:rFonts w:hint="eastAsia"/>
          </w:rPr>
          <w:delText xml:space="preserve">We also use </w:delText>
        </w:r>
        <w:r w:rsidRPr="00A41043" w:rsidDel="006F44DB">
          <w:delText>the 90</w:delText>
        </w:r>
        <w:r w:rsidRPr="00A41043" w:rsidDel="006F44DB">
          <w:rPr>
            <w:vertAlign w:val="superscript"/>
          </w:rPr>
          <w:delText>th</w:delText>
        </w:r>
        <w:r w:rsidRPr="00A41043" w:rsidDel="006F44DB">
          <w:delText xml:space="preserve"> percentile</w:delText>
        </w:r>
        <w:r w:rsidRPr="00A41043" w:rsidDel="006F44DB">
          <w:rPr>
            <w:rFonts w:hint="eastAsia"/>
          </w:rPr>
          <w:delText xml:space="preserve"> </w:delText>
        </w:r>
        <w:r w:rsidDel="006F44DB">
          <w:rPr>
            <w:rFonts w:hint="eastAsia"/>
          </w:rPr>
          <w:delText xml:space="preserve">of influence for each agent type (rational influence, </w:delText>
        </w:r>
        <w:r w:rsidDel="006F44DB">
          <w:delText>fanatic</w:delText>
        </w:r>
        <w:r w:rsidDel="006F44DB">
          <w:rPr>
            <w:rFonts w:hint="eastAsia"/>
          </w:rPr>
          <w:delText xml:space="preserve"> influence, and </w:delText>
        </w:r>
        <w:r w:rsidDel="006F44DB">
          <w:delText>naïve</w:delText>
        </w:r>
        <w:r w:rsidDel="006F44DB">
          <w:rPr>
            <w:rFonts w:hint="eastAsia"/>
          </w:rPr>
          <w:delText xml:space="preserve"> influence) separately to divide our sample, and the results are similar. Our main results are also robust when we use the </w:delText>
        </w:r>
        <w:r w:rsidRPr="005D0D99" w:rsidDel="006F44DB">
          <w:delText>9</w:delText>
        </w:r>
        <w:r w:rsidDel="006F44DB">
          <w:rPr>
            <w:rFonts w:hint="eastAsia"/>
          </w:rPr>
          <w:delText>5</w:delText>
        </w:r>
        <w:r w:rsidRPr="005D0D99" w:rsidDel="006F44DB">
          <w:rPr>
            <w:vertAlign w:val="superscript"/>
          </w:rPr>
          <w:delText>th</w:delText>
        </w:r>
        <w:r w:rsidRPr="005D0D99" w:rsidDel="006F44DB">
          <w:delText xml:space="preserve"> percentile</w:delText>
        </w:r>
        <w:r w:rsidDel="006F44DB">
          <w:rPr>
            <w:rFonts w:hint="eastAsia"/>
          </w:rPr>
          <w:delText xml:space="preserve"> or 85</w:delText>
        </w:r>
        <w:r w:rsidRPr="005D0D99" w:rsidDel="006F44DB">
          <w:rPr>
            <w:vertAlign w:val="superscript"/>
          </w:rPr>
          <w:delText>th</w:delText>
        </w:r>
        <w:r w:rsidRPr="005D0D99" w:rsidDel="006F44DB">
          <w:delText xml:space="preserve"> </w:delText>
        </w:r>
        <w:r w:rsidRPr="00A41043" w:rsidDel="006F44DB">
          <w:delText>percentile</w:delText>
        </w:r>
        <w:r w:rsidDel="006F44DB">
          <w:rPr>
            <w:rFonts w:hint="eastAsia"/>
          </w:rPr>
          <w:delText>.</w:delText>
        </w:r>
      </w:del>
    </w:p>
  </w:footnote>
  <w:footnote w:id="15">
    <w:p w14:paraId="7AA4543D" w14:textId="77777777" w:rsidR="00BC3829" w:rsidRDefault="00BC3829" w:rsidP="00BC3829">
      <w:pPr>
        <w:pStyle w:val="a4"/>
        <w:rPr>
          <w:ins w:id="338" w:author="Siyang Li" w:date="2026-08-25T21:56:00Z" w16du:dateUtc="2026-08-25T13:56:00Z"/>
        </w:rPr>
      </w:pPr>
      <w:ins w:id="339" w:author="Siyang Li" w:date="2026-08-25T21:56:00Z" w16du:dateUtc="2026-08-25T13:56:00Z">
        <w:r>
          <w:rPr>
            <w:rStyle w:val="a6"/>
          </w:rPr>
          <w:footnoteRef/>
        </w:r>
        <w:r>
          <w:t xml:space="preserve"> </w:t>
        </w:r>
        <w:r>
          <w:rPr>
            <w:rFonts w:hint="eastAsia"/>
          </w:rPr>
          <w:t>The results are reported in the Appendix B.</w:t>
        </w:r>
      </w:ins>
    </w:p>
  </w:footnote>
  <w:footnote w:id="16">
    <w:p w14:paraId="0C0CE6F5" w14:textId="77777777" w:rsidR="00D01735" w:rsidRPr="00584F23" w:rsidRDefault="00D01735" w:rsidP="000E337D">
      <w:pPr>
        <w:pStyle w:val="a4"/>
        <w:jc w:val="both"/>
      </w:pPr>
      <w:r>
        <w:rPr>
          <w:rStyle w:val="a6"/>
        </w:rPr>
        <w:footnoteRef/>
      </w:r>
      <w:r>
        <w:t xml:space="preserve"> Lee et al. (2018) and </w:t>
      </w:r>
      <w:r w:rsidRPr="00A457D1">
        <w:t>Stefano</w:t>
      </w:r>
      <w:r>
        <w:rPr>
          <w:rFonts w:hint="eastAsia"/>
        </w:rPr>
        <w:t xml:space="preserve">, </w:t>
      </w:r>
      <w:r w:rsidRPr="00A457D1">
        <w:t>Corradin and Maddaloni</w:t>
      </w:r>
      <w:r>
        <w:t xml:space="preserve"> (2020</w:t>
      </w:r>
      <w:r w:rsidRPr="00A457D1">
        <w:t>)</w:t>
      </w:r>
      <w:r>
        <w:t xml:space="preserve"> also adopt PVAR to capture financial variable dynamics. </w:t>
      </w:r>
      <w:r>
        <w:rPr>
          <w:rFonts w:hint="eastAsia"/>
        </w:rPr>
        <w:t xml:space="preserve"> </w:t>
      </w:r>
    </w:p>
  </w:footnote>
  <w:footnote w:id="17">
    <w:p w14:paraId="4D61675D" w14:textId="71F1EED4" w:rsidR="00D01735" w:rsidRDefault="00D01735">
      <w:pPr>
        <w:pStyle w:val="a4"/>
      </w:pPr>
      <w:r>
        <w:rPr>
          <w:rStyle w:val="a6"/>
        </w:rPr>
        <w:footnoteRef/>
      </w:r>
      <w:r>
        <w:t xml:space="preserve"> More details about the estimation </w:t>
      </w:r>
      <w:del w:id="362" w:author="Siyang Li" w:date="2026-08-05T16:13:00Z" w16du:dateUtc="2026-08-05T08:13:00Z">
        <w:r w:rsidDel="00EE2186">
          <w:delText xml:space="preserve">is </w:delText>
        </w:r>
      </w:del>
      <w:ins w:id="363" w:author="Siyang Li" w:date="2026-08-05T16:13:00Z" w16du:dateUtc="2026-08-05T08:13:00Z">
        <w:r w:rsidR="00EE2186">
          <w:rPr>
            <w:rFonts w:hint="eastAsia"/>
          </w:rPr>
          <w:t>are</w:t>
        </w:r>
        <w:r w:rsidR="00EE2186">
          <w:t xml:space="preserve"> </w:t>
        </w:r>
      </w:ins>
      <w:r>
        <w:t xml:space="preserve">provided in Appendix </w:t>
      </w:r>
      <w:r>
        <w:rPr>
          <w:rFonts w:hint="eastAsia"/>
        </w:rPr>
        <w:t>B</w:t>
      </w:r>
      <w:r>
        <w:t xml:space="preserve">. </w:t>
      </w:r>
    </w:p>
  </w:footnote>
  <w:footnote w:id="18">
    <w:p w14:paraId="63049278" w14:textId="77777777" w:rsidR="007B45BD" w:rsidDel="00050E80" w:rsidRDefault="007B45BD" w:rsidP="007B45BD">
      <w:pPr>
        <w:pStyle w:val="a4"/>
        <w:jc w:val="both"/>
        <w:rPr>
          <w:ins w:id="891" w:author="Siyang Li" w:date="2026-08-16T16:42:00Z" w16du:dateUtc="2026-08-16T08:42:00Z"/>
          <w:del w:id="892" w:author="Siyang Li" w:date="2026-08-05T20:32:00Z" w16du:dateUtc="2026-08-05T12:32:00Z"/>
        </w:rPr>
      </w:pPr>
      <w:ins w:id="893" w:author="Siyang Li" w:date="2026-08-16T16:42:00Z" w16du:dateUtc="2026-08-16T08:42:00Z">
        <w:del w:id="894" w:author="Siyang Li" w:date="2026-08-05T20:32:00Z" w16du:dateUtc="2026-08-05T12:32:00Z">
          <w:r w:rsidDel="00050E80">
            <w:rPr>
              <w:rStyle w:val="a6"/>
            </w:rPr>
            <w:footnoteRef/>
          </w:r>
          <w:r w:rsidDel="00050E80">
            <w:delText xml:space="preserve"> In Section </w:delText>
          </w:r>
          <w:r w:rsidDel="00050E80">
            <w:rPr>
              <w:rFonts w:hint="eastAsia"/>
            </w:rPr>
            <w:delText>5</w:delText>
          </w:r>
          <w:r w:rsidDel="00050E80">
            <w:delText>.</w:delText>
          </w:r>
          <w:r w:rsidDel="00050E80">
            <w:rPr>
              <w:rFonts w:hint="eastAsia"/>
            </w:rPr>
            <w:delText>4</w:delText>
          </w:r>
          <w:r w:rsidDel="00050E80">
            <w:delText xml:space="preserve">, we also use an agent’s PageRank score in the network as a proxy for influence and report results in Table </w:delText>
          </w:r>
          <w:r w:rsidDel="00050E80">
            <w:rPr>
              <w:rFonts w:hint="eastAsia"/>
            </w:rPr>
            <w:delText xml:space="preserve">6 </w:delText>
          </w:r>
          <w:r w:rsidDel="00050E80">
            <w:delText xml:space="preserve">Panel </w:delText>
          </w:r>
          <w:r w:rsidDel="00050E80">
            <w:rPr>
              <w:rFonts w:hint="eastAsia"/>
            </w:rPr>
            <w:delText>C</w:delText>
          </w:r>
          <w:r w:rsidDel="00050E80">
            <w:delText xml:space="preserve">. Our main results remain robust under this alternative definition. </w:delText>
          </w:r>
        </w:del>
      </w:ins>
    </w:p>
  </w:footnote>
  <w:footnote w:id="19">
    <w:p w14:paraId="4E43CAAF" w14:textId="77777777" w:rsidR="00EA762C" w:rsidRDefault="00EA762C" w:rsidP="00EA762C">
      <w:pPr>
        <w:pStyle w:val="a4"/>
        <w:rPr>
          <w:ins w:id="1196" w:author="Siyang Li" w:date="2026-08-20T19:22:00Z" w16du:dateUtc="2026-08-20T11:22:00Z"/>
        </w:rPr>
      </w:pPr>
      <w:ins w:id="1197" w:author="Siyang Li" w:date="2026-08-20T19:22:00Z" w16du:dateUtc="2026-08-20T11:22:00Z">
        <w:r>
          <w:rPr>
            <w:rStyle w:val="a6"/>
          </w:rPr>
          <w:footnoteRef/>
        </w:r>
        <w:r>
          <w:t xml:space="preserve"> </w:t>
        </w:r>
        <w:r>
          <w:rPr>
            <w:rFonts w:hint="eastAsia"/>
          </w:rPr>
          <w:t xml:space="preserve">We also construct </w:t>
        </w:r>
        <w:r w:rsidRPr="00036E72">
          <w:t>a user-impact measure that captures heterogeneity in users’ ability to attract attention</w:t>
        </w:r>
        <w:r>
          <w:rPr>
            <w:rFonts w:hint="eastAsia"/>
          </w:rPr>
          <w:t xml:space="preserve">, </w:t>
        </w:r>
        <w:r w:rsidRPr="00036E72">
          <w:t>computed as the average number of comments received by the user’s posts before that week</w:t>
        </w:r>
        <w:r>
          <w:rPr>
            <w:rFonts w:hint="eastAsia"/>
          </w:rPr>
          <w:t>. W</w:t>
        </w:r>
        <w:r w:rsidRPr="002F464E">
          <w:t xml:space="preserve">e find that </w:t>
        </w:r>
        <w:r>
          <w:rPr>
            <w:rFonts w:hint="eastAsia"/>
          </w:rPr>
          <w:t>belief</w:t>
        </w:r>
        <w:r w:rsidRPr="002F464E">
          <w:t xml:space="preserve"> transmission, return predictability, </w:t>
        </w:r>
        <w:r>
          <w:rPr>
            <w:rFonts w:hint="eastAsia"/>
          </w:rPr>
          <w:t xml:space="preserve">more </w:t>
        </w:r>
        <w:r w:rsidRPr="002F464E">
          <w:t xml:space="preserve">retail-trading, and lower subsequent short selling are substantially stronger </w:t>
        </w:r>
        <w:r>
          <w:rPr>
            <w:rFonts w:hint="eastAsia"/>
          </w:rPr>
          <w:t>in the high user impact sample</w:t>
        </w:r>
        <w:r w:rsidRPr="002F464E">
          <w:t>.</w:t>
        </w:r>
      </w:ins>
    </w:p>
  </w:footnote>
  <w:footnote w:id="20">
    <w:p w14:paraId="1C45D241" w14:textId="0B404B5A" w:rsidR="00D01735" w:rsidRPr="00BB1B30" w:rsidDel="001120DF" w:rsidRDefault="00D01735" w:rsidP="00283260">
      <w:pPr>
        <w:pStyle w:val="a4"/>
        <w:jc w:val="both"/>
        <w:rPr>
          <w:del w:id="1434" w:author="Siyang Li" w:date="2026-08-07T16:59:00Z" w16du:dateUtc="2026-08-07T08:59:00Z"/>
        </w:rPr>
      </w:pPr>
      <w:del w:id="1435" w:author="Siyang Li" w:date="2026-08-07T16:59:00Z" w16du:dateUtc="2026-08-07T08:59:00Z">
        <w:r w:rsidDel="001120DF">
          <w:rPr>
            <w:rStyle w:val="a6"/>
          </w:rPr>
          <w:footnoteRef/>
        </w:r>
        <w:r w:rsidDel="001120DF">
          <w:delText xml:space="preserve"> </w:delText>
        </w:r>
        <w:r w:rsidR="00EE44F1" w:rsidDel="001120DF">
          <w:delText xml:space="preserve">Here we choose to present return and short flow predictions. </w:delText>
        </w:r>
        <w:r w:rsidDel="001120DF">
          <w:rPr>
            <w:rFonts w:hint="eastAsia"/>
          </w:rPr>
          <w:delText>The complete</w:delText>
        </w:r>
        <w:r w:rsidRPr="00156D57" w:rsidDel="001120DF">
          <w:delText xml:space="preserve"> results </w:delText>
        </w:r>
        <w:r w:rsidR="00EE44F1" w:rsidDel="001120DF">
          <w:delText xml:space="preserve">for subperiod analysis </w:delText>
        </w:r>
        <w:r w:rsidDel="001120DF">
          <w:rPr>
            <w:rFonts w:hint="eastAsia"/>
          </w:rPr>
          <w:delText>are presented in Appendix C</w:delText>
        </w:r>
        <w:r w:rsidR="00EE44F1" w:rsidDel="001120DF">
          <w:rPr>
            <w:rFonts w:hint="eastAsia"/>
          </w:rPr>
          <w:delText xml:space="preserve"> </w:delText>
        </w:r>
        <w:r w:rsidR="00F000B0" w:rsidDel="001120DF">
          <w:rPr>
            <w:rFonts w:hint="eastAsia"/>
          </w:rPr>
          <w:delText>Panel A-Panel F</w:delText>
        </w:r>
        <w:r w:rsidR="00EE44F1" w:rsidDel="001120DF">
          <w:rPr>
            <w:rFonts w:hint="eastAsia"/>
          </w:rPr>
          <w:delText>.</w:delText>
        </w:r>
      </w:del>
    </w:p>
  </w:footnote>
  <w:footnote w:id="21">
    <w:p w14:paraId="15EC8ED5" w14:textId="0CE685CB" w:rsidR="00D01735" w:rsidDel="00657E25" w:rsidRDefault="00D01735" w:rsidP="00B53EAC">
      <w:pPr>
        <w:pStyle w:val="a4"/>
        <w:jc w:val="both"/>
        <w:rPr>
          <w:del w:id="1589" w:author="Siyang Li" w:date="2026-08-07T13:26:00Z" w16du:dateUtc="2026-08-07T05:26:00Z"/>
        </w:rPr>
      </w:pPr>
      <w:del w:id="1590" w:author="Siyang Li" w:date="2026-08-07T13:26:00Z" w16du:dateUtc="2026-08-07T05:26:00Z">
        <w:r w:rsidDel="00657E25">
          <w:rPr>
            <w:rStyle w:val="a6"/>
          </w:rPr>
          <w:footnoteRef/>
        </w:r>
        <w:r w:rsidDel="00657E25">
          <w:delText xml:space="preserve"> We also compute other measures for social media activities, such as </w:delText>
        </w:r>
        <w:r w:rsidR="0050616C" w:rsidDel="00657E25">
          <w:delText xml:space="preserve">the </w:delText>
        </w:r>
        <w:r w:rsidDel="00657E25">
          <w:delText xml:space="preserve">concentration of </w:delText>
        </w:r>
        <w:r w:rsidR="0050616C" w:rsidDel="00657E25">
          <w:delText xml:space="preserve">the </w:delText>
        </w:r>
        <w:r w:rsidDel="00657E25">
          <w:delText>network</w:delText>
        </w:r>
        <w:r w:rsidR="0050616C" w:rsidDel="00657E25">
          <w:delText xml:space="preserve"> and the </w:delText>
        </w:r>
        <w:r w:rsidDel="00657E25">
          <w:delText>dispersion among different type</w:delText>
        </w:r>
        <w:r w:rsidR="0050616C" w:rsidDel="00657E25">
          <w:delText>s</w:delText>
        </w:r>
        <w:r w:rsidDel="00657E25">
          <w:delText xml:space="preserve"> of investors. Since these measures are not directly linked to Peders</w:delText>
        </w:r>
        <w:r w:rsidDel="00657E25">
          <w:rPr>
            <w:rFonts w:hint="eastAsia"/>
          </w:rPr>
          <w:delText>e</w:delText>
        </w:r>
        <w:r w:rsidDel="00657E25">
          <w:delText xml:space="preserve">n’s theory, we </w:delText>
        </w:r>
        <w:r w:rsidR="0050616C" w:rsidDel="00657E25">
          <w:delText xml:space="preserve">do not </w:delText>
        </w:r>
        <w:r w:rsidDel="00657E25">
          <w:delText xml:space="preserve">include them in the main text. These results are available on request. </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91DD7" w14:textId="77777777" w:rsidR="002005E9" w:rsidRDefault="002005E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3AB57" w14:textId="77777777" w:rsidR="002005E9" w:rsidRDefault="002005E9">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D8AC2" w14:textId="77777777" w:rsidR="002005E9" w:rsidRDefault="002005E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FBB"/>
    <w:multiLevelType w:val="hybridMultilevel"/>
    <w:tmpl w:val="037E3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4250EF"/>
    <w:multiLevelType w:val="hybridMultilevel"/>
    <w:tmpl w:val="99B41044"/>
    <w:lvl w:ilvl="0" w:tplc="0409000F">
      <w:start w:val="3"/>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 w15:restartNumberingAfterBreak="0">
    <w:nsid w:val="0FB262EC"/>
    <w:multiLevelType w:val="hybridMultilevel"/>
    <w:tmpl w:val="BB8EB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E3302A"/>
    <w:multiLevelType w:val="hybridMultilevel"/>
    <w:tmpl w:val="9042A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39376B"/>
    <w:multiLevelType w:val="hybridMultilevel"/>
    <w:tmpl w:val="617429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3910FE"/>
    <w:multiLevelType w:val="hybridMultilevel"/>
    <w:tmpl w:val="32C2A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B81DD7"/>
    <w:multiLevelType w:val="hybridMultilevel"/>
    <w:tmpl w:val="B9EC0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8B2603"/>
    <w:multiLevelType w:val="multilevel"/>
    <w:tmpl w:val="05E8F46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5323117"/>
    <w:multiLevelType w:val="hybridMultilevel"/>
    <w:tmpl w:val="DB9EEB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6802C27"/>
    <w:multiLevelType w:val="hybridMultilevel"/>
    <w:tmpl w:val="C5CCDA84"/>
    <w:lvl w:ilvl="0" w:tplc="4754BEC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713C4E"/>
    <w:multiLevelType w:val="hybridMultilevel"/>
    <w:tmpl w:val="C7164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462434"/>
    <w:multiLevelType w:val="hybridMultilevel"/>
    <w:tmpl w:val="9FE004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42788C"/>
    <w:multiLevelType w:val="hybridMultilevel"/>
    <w:tmpl w:val="57164D10"/>
    <w:lvl w:ilvl="0" w:tplc="DA8236EC">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29B2455"/>
    <w:multiLevelType w:val="hybridMultilevel"/>
    <w:tmpl w:val="0C6A9222"/>
    <w:lvl w:ilvl="0" w:tplc="BC6C0402">
      <w:start w:val="1"/>
      <w:numFmt w:val="decimal"/>
      <w:lvlText w:val="%1."/>
      <w:lvlJc w:val="left"/>
      <w:pPr>
        <w:ind w:left="720" w:hanging="360"/>
      </w:pPr>
    </w:lvl>
    <w:lvl w:ilvl="1" w:tplc="3396722C">
      <w:start w:val="1"/>
      <w:numFmt w:val="decimal"/>
      <w:lvlText w:val="%2."/>
      <w:lvlJc w:val="left"/>
      <w:pPr>
        <w:ind w:left="720" w:hanging="360"/>
      </w:pPr>
    </w:lvl>
    <w:lvl w:ilvl="2" w:tplc="79A2E25C">
      <w:start w:val="1"/>
      <w:numFmt w:val="decimal"/>
      <w:lvlText w:val="%3."/>
      <w:lvlJc w:val="left"/>
      <w:pPr>
        <w:ind w:left="720" w:hanging="360"/>
      </w:pPr>
    </w:lvl>
    <w:lvl w:ilvl="3" w:tplc="64F8FAC4">
      <w:start w:val="1"/>
      <w:numFmt w:val="decimal"/>
      <w:lvlText w:val="%4."/>
      <w:lvlJc w:val="left"/>
      <w:pPr>
        <w:ind w:left="720" w:hanging="360"/>
      </w:pPr>
    </w:lvl>
    <w:lvl w:ilvl="4" w:tplc="F45C2B9E">
      <w:start w:val="1"/>
      <w:numFmt w:val="decimal"/>
      <w:lvlText w:val="%5."/>
      <w:lvlJc w:val="left"/>
      <w:pPr>
        <w:ind w:left="720" w:hanging="360"/>
      </w:pPr>
    </w:lvl>
    <w:lvl w:ilvl="5" w:tplc="AF106A28">
      <w:start w:val="1"/>
      <w:numFmt w:val="decimal"/>
      <w:lvlText w:val="%6."/>
      <w:lvlJc w:val="left"/>
      <w:pPr>
        <w:ind w:left="720" w:hanging="360"/>
      </w:pPr>
    </w:lvl>
    <w:lvl w:ilvl="6" w:tplc="EC8C50E2">
      <w:start w:val="1"/>
      <w:numFmt w:val="decimal"/>
      <w:lvlText w:val="%7."/>
      <w:lvlJc w:val="left"/>
      <w:pPr>
        <w:ind w:left="720" w:hanging="360"/>
      </w:pPr>
    </w:lvl>
    <w:lvl w:ilvl="7" w:tplc="4C32A544">
      <w:start w:val="1"/>
      <w:numFmt w:val="decimal"/>
      <w:lvlText w:val="%8."/>
      <w:lvlJc w:val="left"/>
      <w:pPr>
        <w:ind w:left="720" w:hanging="360"/>
      </w:pPr>
    </w:lvl>
    <w:lvl w:ilvl="8" w:tplc="BDE2128C">
      <w:start w:val="1"/>
      <w:numFmt w:val="decimal"/>
      <w:lvlText w:val="%9."/>
      <w:lvlJc w:val="left"/>
      <w:pPr>
        <w:ind w:left="720" w:hanging="360"/>
      </w:pPr>
    </w:lvl>
  </w:abstractNum>
  <w:abstractNum w:abstractNumId="14" w15:restartNumberingAfterBreak="0">
    <w:nsid w:val="34D3365D"/>
    <w:multiLevelType w:val="hybridMultilevel"/>
    <w:tmpl w:val="1CC87E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80054C"/>
    <w:multiLevelType w:val="hybridMultilevel"/>
    <w:tmpl w:val="7CEA9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2C23F1"/>
    <w:multiLevelType w:val="hybridMultilevel"/>
    <w:tmpl w:val="1A0CC512"/>
    <w:lvl w:ilvl="0" w:tplc="C4A478E0">
      <w:start w:val="1"/>
      <w:numFmt w:val="decimal"/>
      <w:lvlText w:val="%1)"/>
      <w:lvlJc w:val="left"/>
      <w:pPr>
        <w:ind w:left="1020" w:hanging="360"/>
      </w:pPr>
    </w:lvl>
    <w:lvl w:ilvl="1" w:tplc="CBC01772">
      <w:start w:val="1"/>
      <w:numFmt w:val="decimal"/>
      <w:lvlText w:val="%2)"/>
      <w:lvlJc w:val="left"/>
      <w:pPr>
        <w:ind w:left="1020" w:hanging="360"/>
      </w:pPr>
    </w:lvl>
    <w:lvl w:ilvl="2" w:tplc="E6A03EA8">
      <w:start w:val="1"/>
      <w:numFmt w:val="decimal"/>
      <w:lvlText w:val="%3)"/>
      <w:lvlJc w:val="left"/>
      <w:pPr>
        <w:ind w:left="1020" w:hanging="360"/>
      </w:pPr>
    </w:lvl>
    <w:lvl w:ilvl="3" w:tplc="28E64C08">
      <w:start w:val="1"/>
      <w:numFmt w:val="decimal"/>
      <w:lvlText w:val="%4)"/>
      <w:lvlJc w:val="left"/>
      <w:pPr>
        <w:ind w:left="1020" w:hanging="360"/>
      </w:pPr>
    </w:lvl>
    <w:lvl w:ilvl="4" w:tplc="4148E0DE">
      <w:start w:val="1"/>
      <w:numFmt w:val="decimal"/>
      <w:lvlText w:val="%5)"/>
      <w:lvlJc w:val="left"/>
      <w:pPr>
        <w:ind w:left="1020" w:hanging="360"/>
      </w:pPr>
    </w:lvl>
    <w:lvl w:ilvl="5" w:tplc="2A625C18">
      <w:start w:val="1"/>
      <w:numFmt w:val="decimal"/>
      <w:lvlText w:val="%6)"/>
      <w:lvlJc w:val="left"/>
      <w:pPr>
        <w:ind w:left="1020" w:hanging="360"/>
      </w:pPr>
    </w:lvl>
    <w:lvl w:ilvl="6" w:tplc="904C564A">
      <w:start w:val="1"/>
      <w:numFmt w:val="decimal"/>
      <w:lvlText w:val="%7)"/>
      <w:lvlJc w:val="left"/>
      <w:pPr>
        <w:ind w:left="1020" w:hanging="360"/>
      </w:pPr>
    </w:lvl>
    <w:lvl w:ilvl="7" w:tplc="D25EEC7A">
      <w:start w:val="1"/>
      <w:numFmt w:val="decimal"/>
      <w:lvlText w:val="%8)"/>
      <w:lvlJc w:val="left"/>
      <w:pPr>
        <w:ind w:left="1020" w:hanging="360"/>
      </w:pPr>
    </w:lvl>
    <w:lvl w:ilvl="8" w:tplc="CA8E4432">
      <w:start w:val="1"/>
      <w:numFmt w:val="decimal"/>
      <w:lvlText w:val="%9)"/>
      <w:lvlJc w:val="left"/>
      <w:pPr>
        <w:ind w:left="1020" w:hanging="360"/>
      </w:pPr>
    </w:lvl>
  </w:abstractNum>
  <w:abstractNum w:abstractNumId="17" w15:restartNumberingAfterBreak="0">
    <w:nsid w:val="4BD269B9"/>
    <w:multiLevelType w:val="hybridMultilevel"/>
    <w:tmpl w:val="0108F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B225F7"/>
    <w:multiLevelType w:val="hybridMultilevel"/>
    <w:tmpl w:val="B6A8F0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3496316"/>
    <w:multiLevelType w:val="hybridMultilevel"/>
    <w:tmpl w:val="23FCD01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8D7DFC"/>
    <w:multiLevelType w:val="hybridMultilevel"/>
    <w:tmpl w:val="A85C5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7F6CA7"/>
    <w:multiLevelType w:val="multilevel"/>
    <w:tmpl w:val="61BA9D84"/>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60D5270F"/>
    <w:multiLevelType w:val="hybridMultilevel"/>
    <w:tmpl w:val="5F442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9A3CB3"/>
    <w:multiLevelType w:val="hybridMultilevel"/>
    <w:tmpl w:val="63DED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8508DD"/>
    <w:multiLevelType w:val="multilevel"/>
    <w:tmpl w:val="948095E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FD03FF4"/>
    <w:multiLevelType w:val="multilevel"/>
    <w:tmpl w:val="D16EF19A"/>
    <w:lvl w:ilvl="0">
      <w:start w:val="4"/>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144421924">
    <w:abstractNumId w:val="14"/>
  </w:num>
  <w:num w:numId="2" w16cid:durableId="833449296">
    <w:abstractNumId w:val="12"/>
  </w:num>
  <w:num w:numId="3" w16cid:durableId="1538472366">
    <w:abstractNumId w:val="9"/>
  </w:num>
  <w:num w:numId="4" w16cid:durableId="128476751">
    <w:abstractNumId w:val="21"/>
  </w:num>
  <w:num w:numId="5" w16cid:durableId="147477732">
    <w:abstractNumId w:val="8"/>
  </w:num>
  <w:num w:numId="6" w16cid:durableId="441730672">
    <w:abstractNumId w:val="7"/>
  </w:num>
  <w:num w:numId="7" w16cid:durableId="1268389663">
    <w:abstractNumId w:val="24"/>
  </w:num>
  <w:num w:numId="8" w16cid:durableId="2035959800">
    <w:abstractNumId w:val="3"/>
  </w:num>
  <w:num w:numId="9" w16cid:durableId="639071001">
    <w:abstractNumId w:val="1"/>
  </w:num>
  <w:num w:numId="10" w16cid:durableId="1121415503">
    <w:abstractNumId w:val="10"/>
  </w:num>
  <w:num w:numId="11" w16cid:durableId="78792754">
    <w:abstractNumId w:val="6"/>
  </w:num>
  <w:num w:numId="12" w16cid:durableId="553467214">
    <w:abstractNumId w:val="20"/>
  </w:num>
  <w:num w:numId="13" w16cid:durableId="1146120625">
    <w:abstractNumId w:val="19"/>
  </w:num>
  <w:num w:numId="14" w16cid:durableId="1035933135">
    <w:abstractNumId w:val="25"/>
  </w:num>
  <w:num w:numId="15" w16cid:durableId="310402354">
    <w:abstractNumId w:val="17"/>
  </w:num>
  <w:num w:numId="16" w16cid:durableId="485560919">
    <w:abstractNumId w:val="18"/>
  </w:num>
  <w:num w:numId="17" w16cid:durableId="374233654">
    <w:abstractNumId w:val="23"/>
  </w:num>
  <w:num w:numId="18" w16cid:durableId="1019158149">
    <w:abstractNumId w:val="4"/>
  </w:num>
  <w:num w:numId="19" w16cid:durableId="1009215906">
    <w:abstractNumId w:val="0"/>
  </w:num>
  <w:num w:numId="20" w16cid:durableId="87317088">
    <w:abstractNumId w:val="15"/>
  </w:num>
  <w:num w:numId="21" w16cid:durableId="616300707">
    <w:abstractNumId w:val="22"/>
  </w:num>
  <w:num w:numId="22" w16cid:durableId="521747229">
    <w:abstractNumId w:val="5"/>
  </w:num>
  <w:num w:numId="23" w16cid:durableId="1931115657">
    <w:abstractNumId w:val="11"/>
  </w:num>
  <w:num w:numId="24" w16cid:durableId="1466662184">
    <w:abstractNumId w:val="13"/>
  </w:num>
  <w:num w:numId="25" w16cid:durableId="1112894430">
    <w:abstractNumId w:val="2"/>
  </w:num>
  <w:num w:numId="26" w16cid:durableId="1214930046">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yang Li">
    <w15:presenceInfo w15:providerId="Windows Live" w15:userId="f972fd2a2f6c3e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02D"/>
    <w:rsid w:val="00000076"/>
    <w:rsid w:val="000001EB"/>
    <w:rsid w:val="00000B49"/>
    <w:rsid w:val="00000B92"/>
    <w:rsid w:val="0000143C"/>
    <w:rsid w:val="0000152B"/>
    <w:rsid w:val="0000193A"/>
    <w:rsid w:val="00001AF9"/>
    <w:rsid w:val="00001BDB"/>
    <w:rsid w:val="00001E79"/>
    <w:rsid w:val="000022C5"/>
    <w:rsid w:val="000023E8"/>
    <w:rsid w:val="0000259C"/>
    <w:rsid w:val="000027C9"/>
    <w:rsid w:val="00002B2B"/>
    <w:rsid w:val="00002C67"/>
    <w:rsid w:val="0000318A"/>
    <w:rsid w:val="000036D8"/>
    <w:rsid w:val="00003CD0"/>
    <w:rsid w:val="00003CE0"/>
    <w:rsid w:val="00004139"/>
    <w:rsid w:val="00004592"/>
    <w:rsid w:val="0000486A"/>
    <w:rsid w:val="00004B76"/>
    <w:rsid w:val="00004FEF"/>
    <w:rsid w:val="0000537F"/>
    <w:rsid w:val="0000582D"/>
    <w:rsid w:val="00005B06"/>
    <w:rsid w:val="00006530"/>
    <w:rsid w:val="000065C7"/>
    <w:rsid w:val="00006C8D"/>
    <w:rsid w:val="00006DA5"/>
    <w:rsid w:val="00007BF6"/>
    <w:rsid w:val="00007E19"/>
    <w:rsid w:val="000101EA"/>
    <w:rsid w:val="00010D26"/>
    <w:rsid w:val="0001115E"/>
    <w:rsid w:val="000111A6"/>
    <w:rsid w:val="000115E5"/>
    <w:rsid w:val="00011652"/>
    <w:rsid w:val="00011AE6"/>
    <w:rsid w:val="00011CA9"/>
    <w:rsid w:val="0001210A"/>
    <w:rsid w:val="00012283"/>
    <w:rsid w:val="000124E7"/>
    <w:rsid w:val="00012B4A"/>
    <w:rsid w:val="00012E21"/>
    <w:rsid w:val="00012F24"/>
    <w:rsid w:val="00013270"/>
    <w:rsid w:val="00013CA6"/>
    <w:rsid w:val="000142BC"/>
    <w:rsid w:val="0001470F"/>
    <w:rsid w:val="00014DA6"/>
    <w:rsid w:val="00014F6F"/>
    <w:rsid w:val="00015419"/>
    <w:rsid w:val="000154D0"/>
    <w:rsid w:val="000158E1"/>
    <w:rsid w:val="00015990"/>
    <w:rsid w:val="00015B60"/>
    <w:rsid w:val="0001618C"/>
    <w:rsid w:val="00016271"/>
    <w:rsid w:val="000164A8"/>
    <w:rsid w:val="00016B9B"/>
    <w:rsid w:val="000170A6"/>
    <w:rsid w:val="0001751F"/>
    <w:rsid w:val="00017764"/>
    <w:rsid w:val="00017D34"/>
    <w:rsid w:val="00017FD3"/>
    <w:rsid w:val="00020115"/>
    <w:rsid w:val="0002024F"/>
    <w:rsid w:val="00020462"/>
    <w:rsid w:val="000206E7"/>
    <w:rsid w:val="0002098A"/>
    <w:rsid w:val="00020C3B"/>
    <w:rsid w:val="00020FD2"/>
    <w:rsid w:val="00021086"/>
    <w:rsid w:val="00021442"/>
    <w:rsid w:val="0002146A"/>
    <w:rsid w:val="00021876"/>
    <w:rsid w:val="00021D93"/>
    <w:rsid w:val="0002203A"/>
    <w:rsid w:val="00022050"/>
    <w:rsid w:val="0002214F"/>
    <w:rsid w:val="0002289C"/>
    <w:rsid w:val="000229DA"/>
    <w:rsid w:val="00022D2B"/>
    <w:rsid w:val="00022E1D"/>
    <w:rsid w:val="00023053"/>
    <w:rsid w:val="000231B3"/>
    <w:rsid w:val="00023905"/>
    <w:rsid w:val="0002393A"/>
    <w:rsid w:val="00024954"/>
    <w:rsid w:val="00024BC2"/>
    <w:rsid w:val="00024DAC"/>
    <w:rsid w:val="00024E62"/>
    <w:rsid w:val="000252F7"/>
    <w:rsid w:val="0002537C"/>
    <w:rsid w:val="0002549D"/>
    <w:rsid w:val="000257DF"/>
    <w:rsid w:val="00025874"/>
    <w:rsid w:val="00025AA4"/>
    <w:rsid w:val="00025DEB"/>
    <w:rsid w:val="000261A7"/>
    <w:rsid w:val="00026392"/>
    <w:rsid w:val="000268C8"/>
    <w:rsid w:val="00027295"/>
    <w:rsid w:val="00027347"/>
    <w:rsid w:val="0002754C"/>
    <w:rsid w:val="00027715"/>
    <w:rsid w:val="00027908"/>
    <w:rsid w:val="00027AB4"/>
    <w:rsid w:val="00027B55"/>
    <w:rsid w:val="00027D49"/>
    <w:rsid w:val="00030091"/>
    <w:rsid w:val="000300B2"/>
    <w:rsid w:val="0003056C"/>
    <w:rsid w:val="00031423"/>
    <w:rsid w:val="00031B58"/>
    <w:rsid w:val="00031C09"/>
    <w:rsid w:val="000322E0"/>
    <w:rsid w:val="00032368"/>
    <w:rsid w:val="000329CA"/>
    <w:rsid w:val="00032C89"/>
    <w:rsid w:val="00032D90"/>
    <w:rsid w:val="00033EED"/>
    <w:rsid w:val="00033F8E"/>
    <w:rsid w:val="000340AA"/>
    <w:rsid w:val="00034A97"/>
    <w:rsid w:val="00034C13"/>
    <w:rsid w:val="00034D20"/>
    <w:rsid w:val="00035192"/>
    <w:rsid w:val="00035221"/>
    <w:rsid w:val="000362F7"/>
    <w:rsid w:val="00036822"/>
    <w:rsid w:val="00036DEE"/>
    <w:rsid w:val="00036E72"/>
    <w:rsid w:val="00037153"/>
    <w:rsid w:val="0003717F"/>
    <w:rsid w:val="00037FD1"/>
    <w:rsid w:val="0004079A"/>
    <w:rsid w:val="00040C56"/>
    <w:rsid w:val="00041265"/>
    <w:rsid w:val="00041335"/>
    <w:rsid w:val="00041549"/>
    <w:rsid w:val="000418D0"/>
    <w:rsid w:val="00041B6A"/>
    <w:rsid w:val="00041FC7"/>
    <w:rsid w:val="00041FD1"/>
    <w:rsid w:val="000420A0"/>
    <w:rsid w:val="0004231A"/>
    <w:rsid w:val="000424A3"/>
    <w:rsid w:val="0004292F"/>
    <w:rsid w:val="0004312C"/>
    <w:rsid w:val="000433B6"/>
    <w:rsid w:val="000433E5"/>
    <w:rsid w:val="00043500"/>
    <w:rsid w:val="0004377E"/>
    <w:rsid w:val="00043A2C"/>
    <w:rsid w:val="00043ABD"/>
    <w:rsid w:val="00043C2C"/>
    <w:rsid w:val="00043DBD"/>
    <w:rsid w:val="00043F1E"/>
    <w:rsid w:val="00044409"/>
    <w:rsid w:val="000448D6"/>
    <w:rsid w:val="00044C2F"/>
    <w:rsid w:val="00044DDE"/>
    <w:rsid w:val="00045088"/>
    <w:rsid w:val="0004526A"/>
    <w:rsid w:val="000455E1"/>
    <w:rsid w:val="000455E2"/>
    <w:rsid w:val="000458C1"/>
    <w:rsid w:val="00045CBD"/>
    <w:rsid w:val="000466EF"/>
    <w:rsid w:val="000467E5"/>
    <w:rsid w:val="00046837"/>
    <w:rsid w:val="00046B7F"/>
    <w:rsid w:val="00047018"/>
    <w:rsid w:val="000477C2"/>
    <w:rsid w:val="0004787C"/>
    <w:rsid w:val="0005030A"/>
    <w:rsid w:val="00050768"/>
    <w:rsid w:val="00050CD8"/>
    <w:rsid w:val="00050DD1"/>
    <w:rsid w:val="00050E80"/>
    <w:rsid w:val="000514E8"/>
    <w:rsid w:val="00051B23"/>
    <w:rsid w:val="00051CBB"/>
    <w:rsid w:val="00051D7C"/>
    <w:rsid w:val="00052017"/>
    <w:rsid w:val="000521B8"/>
    <w:rsid w:val="000522AF"/>
    <w:rsid w:val="000525F5"/>
    <w:rsid w:val="00052772"/>
    <w:rsid w:val="00052E12"/>
    <w:rsid w:val="0005316D"/>
    <w:rsid w:val="000539C3"/>
    <w:rsid w:val="00053EF0"/>
    <w:rsid w:val="00054391"/>
    <w:rsid w:val="000546F2"/>
    <w:rsid w:val="00054755"/>
    <w:rsid w:val="00054A2E"/>
    <w:rsid w:val="00054F2F"/>
    <w:rsid w:val="000550EC"/>
    <w:rsid w:val="00055160"/>
    <w:rsid w:val="00055457"/>
    <w:rsid w:val="00055BB7"/>
    <w:rsid w:val="00055F0D"/>
    <w:rsid w:val="00055FE3"/>
    <w:rsid w:val="0005606F"/>
    <w:rsid w:val="00056998"/>
    <w:rsid w:val="00056C43"/>
    <w:rsid w:val="00056EC7"/>
    <w:rsid w:val="00057173"/>
    <w:rsid w:val="00057E9C"/>
    <w:rsid w:val="00060418"/>
    <w:rsid w:val="0006065F"/>
    <w:rsid w:val="000606A1"/>
    <w:rsid w:val="0006090F"/>
    <w:rsid w:val="00060E73"/>
    <w:rsid w:val="00061365"/>
    <w:rsid w:val="0006164A"/>
    <w:rsid w:val="000618F8"/>
    <w:rsid w:val="00062277"/>
    <w:rsid w:val="00062547"/>
    <w:rsid w:val="000625F3"/>
    <w:rsid w:val="00062A78"/>
    <w:rsid w:val="000634D2"/>
    <w:rsid w:val="0006357E"/>
    <w:rsid w:val="0006393A"/>
    <w:rsid w:val="00064059"/>
    <w:rsid w:val="00064236"/>
    <w:rsid w:val="00064DB9"/>
    <w:rsid w:val="00064F4A"/>
    <w:rsid w:val="0006517C"/>
    <w:rsid w:val="000654B9"/>
    <w:rsid w:val="000657B6"/>
    <w:rsid w:val="00066145"/>
    <w:rsid w:val="000661A8"/>
    <w:rsid w:val="0006629D"/>
    <w:rsid w:val="0006649E"/>
    <w:rsid w:val="000667B7"/>
    <w:rsid w:val="00066939"/>
    <w:rsid w:val="00066D97"/>
    <w:rsid w:val="000674C6"/>
    <w:rsid w:val="0006756A"/>
    <w:rsid w:val="00067A72"/>
    <w:rsid w:val="00067ABF"/>
    <w:rsid w:val="00067AF8"/>
    <w:rsid w:val="00070023"/>
    <w:rsid w:val="00070370"/>
    <w:rsid w:val="000704CC"/>
    <w:rsid w:val="000705B3"/>
    <w:rsid w:val="00070874"/>
    <w:rsid w:val="00070936"/>
    <w:rsid w:val="00070CC2"/>
    <w:rsid w:val="00070CF7"/>
    <w:rsid w:val="000715AB"/>
    <w:rsid w:val="00071FF4"/>
    <w:rsid w:val="0007249D"/>
    <w:rsid w:val="0007276D"/>
    <w:rsid w:val="00072D5F"/>
    <w:rsid w:val="00072E34"/>
    <w:rsid w:val="00072EB1"/>
    <w:rsid w:val="0007327F"/>
    <w:rsid w:val="000732FD"/>
    <w:rsid w:val="000736A9"/>
    <w:rsid w:val="00073922"/>
    <w:rsid w:val="00073B6D"/>
    <w:rsid w:val="00073F4A"/>
    <w:rsid w:val="00073F7A"/>
    <w:rsid w:val="000742F1"/>
    <w:rsid w:val="00074301"/>
    <w:rsid w:val="0007444C"/>
    <w:rsid w:val="000744F5"/>
    <w:rsid w:val="0007468B"/>
    <w:rsid w:val="00074971"/>
    <w:rsid w:val="00074D97"/>
    <w:rsid w:val="00075043"/>
    <w:rsid w:val="000752F2"/>
    <w:rsid w:val="00075861"/>
    <w:rsid w:val="000759BA"/>
    <w:rsid w:val="00075DFD"/>
    <w:rsid w:val="00075F24"/>
    <w:rsid w:val="00076063"/>
    <w:rsid w:val="00076E74"/>
    <w:rsid w:val="000772AE"/>
    <w:rsid w:val="000774D5"/>
    <w:rsid w:val="00077B38"/>
    <w:rsid w:val="00077EAA"/>
    <w:rsid w:val="000801E0"/>
    <w:rsid w:val="00080381"/>
    <w:rsid w:val="00080B19"/>
    <w:rsid w:val="00080B7D"/>
    <w:rsid w:val="00081B94"/>
    <w:rsid w:val="00081CA1"/>
    <w:rsid w:val="000821FB"/>
    <w:rsid w:val="000826EB"/>
    <w:rsid w:val="00082775"/>
    <w:rsid w:val="0008277C"/>
    <w:rsid w:val="0008277F"/>
    <w:rsid w:val="00083380"/>
    <w:rsid w:val="000833B7"/>
    <w:rsid w:val="00083640"/>
    <w:rsid w:val="000838F8"/>
    <w:rsid w:val="000839AE"/>
    <w:rsid w:val="00083C90"/>
    <w:rsid w:val="00083DDB"/>
    <w:rsid w:val="00083DF9"/>
    <w:rsid w:val="00083F56"/>
    <w:rsid w:val="00084196"/>
    <w:rsid w:val="000847C9"/>
    <w:rsid w:val="000849DA"/>
    <w:rsid w:val="000852EF"/>
    <w:rsid w:val="00085E43"/>
    <w:rsid w:val="00086008"/>
    <w:rsid w:val="00086159"/>
    <w:rsid w:val="000868BD"/>
    <w:rsid w:val="00086A01"/>
    <w:rsid w:val="00086D2B"/>
    <w:rsid w:val="0008719A"/>
    <w:rsid w:val="0008735D"/>
    <w:rsid w:val="0008747F"/>
    <w:rsid w:val="000874D1"/>
    <w:rsid w:val="00087690"/>
    <w:rsid w:val="0008775A"/>
    <w:rsid w:val="000877E9"/>
    <w:rsid w:val="0008787B"/>
    <w:rsid w:val="0008797D"/>
    <w:rsid w:val="00087B76"/>
    <w:rsid w:val="000900DF"/>
    <w:rsid w:val="00090294"/>
    <w:rsid w:val="00090711"/>
    <w:rsid w:val="00090CF6"/>
    <w:rsid w:val="00090DA7"/>
    <w:rsid w:val="0009108C"/>
    <w:rsid w:val="00091372"/>
    <w:rsid w:val="00091493"/>
    <w:rsid w:val="0009157F"/>
    <w:rsid w:val="000917EA"/>
    <w:rsid w:val="00091D01"/>
    <w:rsid w:val="00092055"/>
    <w:rsid w:val="00092D21"/>
    <w:rsid w:val="00092E75"/>
    <w:rsid w:val="000933A1"/>
    <w:rsid w:val="00093473"/>
    <w:rsid w:val="000936BE"/>
    <w:rsid w:val="00093986"/>
    <w:rsid w:val="00093D57"/>
    <w:rsid w:val="000941EB"/>
    <w:rsid w:val="00094250"/>
    <w:rsid w:val="000944D2"/>
    <w:rsid w:val="00094756"/>
    <w:rsid w:val="0009563C"/>
    <w:rsid w:val="00095708"/>
    <w:rsid w:val="00095A4E"/>
    <w:rsid w:val="00095D7A"/>
    <w:rsid w:val="00095E2C"/>
    <w:rsid w:val="000960FA"/>
    <w:rsid w:val="00096578"/>
    <w:rsid w:val="000965F2"/>
    <w:rsid w:val="00096BEF"/>
    <w:rsid w:val="00097044"/>
    <w:rsid w:val="00097047"/>
    <w:rsid w:val="000976D0"/>
    <w:rsid w:val="00097ACE"/>
    <w:rsid w:val="00097BAB"/>
    <w:rsid w:val="00097BD8"/>
    <w:rsid w:val="00097FA1"/>
    <w:rsid w:val="000A001C"/>
    <w:rsid w:val="000A01C7"/>
    <w:rsid w:val="000A0296"/>
    <w:rsid w:val="000A06D7"/>
    <w:rsid w:val="000A1196"/>
    <w:rsid w:val="000A123C"/>
    <w:rsid w:val="000A1E53"/>
    <w:rsid w:val="000A201B"/>
    <w:rsid w:val="000A2513"/>
    <w:rsid w:val="000A2A5E"/>
    <w:rsid w:val="000A3171"/>
    <w:rsid w:val="000A3A1A"/>
    <w:rsid w:val="000A3A31"/>
    <w:rsid w:val="000A3E8B"/>
    <w:rsid w:val="000A3FC4"/>
    <w:rsid w:val="000A453C"/>
    <w:rsid w:val="000A47FA"/>
    <w:rsid w:val="000A4B3A"/>
    <w:rsid w:val="000A4BC6"/>
    <w:rsid w:val="000A5291"/>
    <w:rsid w:val="000A534F"/>
    <w:rsid w:val="000A5688"/>
    <w:rsid w:val="000A5739"/>
    <w:rsid w:val="000A656F"/>
    <w:rsid w:val="000A68AF"/>
    <w:rsid w:val="000A71B6"/>
    <w:rsid w:val="000A7587"/>
    <w:rsid w:val="000A7777"/>
    <w:rsid w:val="000A7C6B"/>
    <w:rsid w:val="000A7EAB"/>
    <w:rsid w:val="000B11A6"/>
    <w:rsid w:val="000B12B6"/>
    <w:rsid w:val="000B1A06"/>
    <w:rsid w:val="000B2100"/>
    <w:rsid w:val="000B2B01"/>
    <w:rsid w:val="000B2B15"/>
    <w:rsid w:val="000B39F3"/>
    <w:rsid w:val="000B3BBA"/>
    <w:rsid w:val="000B3F82"/>
    <w:rsid w:val="000B41D0"/>
    <w:rsid w:val="000B45A2"/>
    <w:rsid w:val="000B5525"/>
    <w:rsid w:val="000B55D2"/>
    <w:rsid w:val="000B5841"/>
    <w:rsid w:val="000B6115"/>
    <w:rsid w:val="000B7368"/>
    <w:rsid w:val="000B75CC"/>
    <w:rsid w:val="000C0569"/>
    <w:rsid w:val="000C0706"/>
    <w:rsid w:val="000C0A29"/>
    <w:rsid w:val="000C0EC3"/>
    <w:rsid w:val="000C0FA4"/>
    <w:rsid w:val="000C1480"/>
    <w:rsid w:val="000C1591"/>
    <w:rsid w:val="000C1A61"/>
    <w:rsid w:val="000C3066"/>
    <w:rsid w:val="000C3876"/>
    <w:rsid w:val="000C3888"/>
    <w:rsid w:val="000C3983"/>
    <w:rsid w:val="000C3C5B"/>
    <w:rsid w:val="000C406B"/>
    <w:rsid w:val="000C407B"/>
    <w:rsid w:val="000C40D3"/>
    <w:rsid w:val="000C42BC"/>
    <w:rsid w:val="000C4421"/>
    <w:rsid w:val="000C44A3"/>
    <w:rsid w:val="000C48CE"/>
    <w:rsid w:val="000C5219"/>
    <w:rsid w:val="000C5868"/>
    <w:rsid w:val="000C5C09"/>
    <w:rsid w:val="000C60C7"/>
    <w:rsid w:val="000C6A7D"/>
    <w:rsid w:val="000C6C63"/>
    <w:rsid w:val="000C716C"/>
    <w:rsid w:val="000C7498"/>
    <w:rsid w:val="000C78EA"/>
    <w:rsid w:val="000C7A86"/>
    <w:rsid w:val="000C7B78"/>
    <w:rsid w:val="000D0074"/>
    <w:rsid w:val="000D02C7"/>
    <w:rsid w:val="000D164A"/>
    <w:rsid w:val="000D1A75"/>
    <w:rsid w:val="000D1AD8"/>
    <w:rsid w:val="000D1D45"/>
    <w:rsid w:val="000D240A"/>
    <w:rsid w:val="000D2D46"/>
    <w:rsid w:val="000D327F"/>
    <w:rsid w:val="000D3772"/>
    <w:rsid w:val="000D3A9E"/>
    <w:rsid w:val="000D3CB7"/>
    <w:rsid w:val="000D432F"/>
    <w:rsid w:val="000D47FA"/>
    <w:rsid w:val="000D4C24"/>
    <w:rsid w:val="000D4FD7"/>
    <w:rsid w:val="000D509D"/>
    <w:rsid w:val="000D566A"/>
    <w:rsid w:val="000D6497"/>
    <w:rsid w:val="000D6818"/>
    <w:rsid w:val="000D6E61"/>
    <w:rsid w:val="000D6EF3"/>
    <w:rsid w:val="000D716F"/>
    <w:rsid w:val="000D750C"/>
    <w:rsid w:val="000D78EE"/>
    <w:rsid w:val="000D7919"/>
    <w:rsid w:val="000D7D14"/>
    <w:rsid w:val="000E067B"/>
    <w:rsid w:val="000E06DB"/>
    <w:rsid w:val="000E104B"/>
    <w:rsid w:val="000E18DE"/>
    <w:rsid w:val="000E2120"/>
    <w:rsid w:val="000E25AC"/>
    <w:rsid w:val="000E25F1"/>
    <w:rsid w:val="000E299E"/>
    <w:rsid w:val="000E29C0"/>
    <w:rsid w:val="000E2A55"/>
    <w:rsid w:val="000E2B25"/>
    <w:rsid w:val="000E2B4F"/>
    <w:rsid w:val="000E3179"/>
    <w:rsid w:val="000E337D"/>
    <w:rsid w:val="000E3CF7"/>
    <w:rsid w:val="000E4016"/>
    <w:rsid w:val="000E43A5"/>
    <w:rsid w:val="000E46B6"/>
    <w:rsid w:val="000E4954"/>
    <w:rsid w:val="000E5441"/>
    <w:rsid w:val="000E5B83"/>
    <w:rsid w:val="000E5D8F"/>
    <w:rsid w:val="000E6177"/>
    <w:rsid w:val="000E62E2"/>
    <w:rsid w:val="000E66E6"/>
    <w:rsid w:val="000E673C"/>
    <w:rsid w:val="000E6D31"/>
    <w:rsid w:val="000E70EE"/>
    <w:rsid w:val="000E750F"/>
    <w:rsid w:val="000E7955"/>
    <w:rsid w:val="000E7CF3"/>
    <w:rsid w:val="000E7DAA"/>
    <w:rsid w:val="000E7E3C"/>
    <w:rsid w:val="000F006B"/>
    <w:rsid w:val="000F06A8"/>
    <w:rsid w:val="000F08D2"/>
    <w:rsid w:val="000F0A8E"/>
    <w:rsid w:val="000F1408"/>
    <w:rsid w:val="000F2069"/>
    <w:rsid w:val="000F23FF"/>
    <w:rsid w:val="000F2516"/>
    <w:rsid w:val="000F2536"/>
    <w:rsid w:val="000F2693"/>
    <w:rsid w:val="000F2791"/>
    <w:rsid w:val="000F2928"/>
    <w:rsid w:val="000F2AAA"/>
    <w:rsid w:val="000F2C4D"/>
    <w:rsid w:val="000F2D12"/>
    <w:rsid w:val="000F302C"/>
    <w:rsid w:val="000F334F"/>
    <w:rsid w:val="000F3CC6"/>
    <w:rsid w:val="000F3E5F"/>
    <w:rsid w:val="000F4748"/>
    <w:rsid w:val="000F488A"/>
    <w:rsid w:val="000F4A4C"/>
    <w:rsid w:val="000F4C7B"/>
    <w:rsid w:val="000F5470"/>
    <w:rsid w:val="000F5967"/>
    <w:rsid w:val="000F5E36"/>
    <w:rsid w:val="000F6094"/>
    <w:rsid w:val="000F60FB"/>
    <w:rsid w:val="000F6806"/>
    <w:rsid w:val="000F68E7"/>
    <w:rsid w:val="000F695C"/>
    <w:rsid w:val="000F6A01"/>
    <w:rsid w:val="000F7432"/>
    <w:rsid w:val="000F74F6"/>
    <w:rsid w:val="0010005F"/>
    <w:rsid w:val="00100332"/>
    <w:rsid w:val="001003E0"/>
    <w:rsid w:val="0010068E"/>
    <w:rsid w:val="0010078B"/>
    <w:rsid w:val="00100C6E"/>
    <w:rsid w:val="001011ED"/>
    <w:rsid w:val="00101465"/>
    <w:rsid w:val="00101AC3"/>
    <w:rsid w:val="00101B89"/>
    <w:rsid w:val="00101BDE"/>
    <w:rsid w:val="00101D99"/>
    <w:rsid w:val="00102079"/>
    <w:rsid w:val="00102305"/>
    <w:rsid w:val="00102464"/>
    <w:rsid w:val="00102522"/>
    <w:rsid w:val="00102849"/>
    <w:rsid w:val="0010290B"/>
    <w:rsid w:val="00102E2F"/>
    <w:rsid w:val="00102E45"/>
    <w:rsid w:val="00102EFE"/>
    <w:rsid w:val="00103469"/>
    <w:rsid w:val="0010384E"/>
    <w:rsid w:val="00103E20"/>
    <w:rsid w:val="00103EF3"/>
    <w:rsid w:val="00104082"/>
    <w:rsid w:val="00104E73"/>
    <w:rsid w:val="00105116"/>
    <w:rsid w:val="00105DDB"/>
    <w:rsid w:val="00105FDB"/>
    <w:rsid w:val="001061D0"/>
    <w:rsid w:val="001066DD"/>
    <w:rsid w:val="0010672D"/>
    <w:rsid w:val="001068B8"/>
    <w:rsid w:val="00106EE5"/>
    <w:rsid w:val="001071E1"/>
    <w:rsid w:val="00107525"/>
    <w:rsid w:val="0010768A"/>
    <w:rsid w:val="0010785B"/>
    <w:rsid w:val="00107F36"/>
    <w:rsid w:val="0011039C"/>
    <w:rsid w:val="00110707"/>
    <w:rsid w:val="00110BA6"/>
    <w:rsid w:val="00110C22"/>
    <w:rsid w:val="00110C3C"/>
    <w:rsid w:val="001112FE"/>
    <w:rsid w:val="0011134E"/>
    <w:rsid w:val="001115AA"/>
    <w:rsid w:val="00111B78"/>
    <w:rsid w:val="00111F83"/>
    <w:rsid w:val="00112029"/>
    <w:rsid w:val="001120DF"/>
    <w:rsid w:val="001121C7"/>
    <w:rsid w:val="0011240D"/>
    <w:rsid w:val="00112CAB"/>
    <w:rsid w:val="00112E44"/>
    <w:rsid w:val="001130B3"/>
    <w:rsid w:val="00113205"/>
    <w:rsid w:val="001133E4"/>
    <w:rsid w:val="0011347D"/>
    <w:rsid w:val="00113546"/>
    <w:rsid w:val="00113946"/>
    <w:rsid w:val="00113DBE"/>
    <w:rsid w:val="00113E30"/>
    <w:rsid w:val="00113F39"/>
    <w:rsid w:val="001147A8"/>
    <w:rsid w:val="00115369"/>
    <w:rsid w:val="0011536D"/>
    <w:rsid w:val="001153C3"/>
    <w:rsid w:val="001153E9"/>
    <w:rsid w:val="0011571D"/>
    <w:rsid w:val="0011596A"/>
    <w:rsid w:val="001159D8"/>
    <w:rsid w:val="00115D26"/>
    <w:rsid w:val="00115EBF"/>
    <w:rsid w:val="001162B4"/>
    <w:rsid w:val="00116B75"/>
    <w:rsid w:val="00116DCE"/>
    <w:rsid w:val="00116F3B"/>
    <w:rsid w:val="001173BC"/>
    <w:rsid w:val="00117977"/>
    <w:rsid w:val="00117F53"/>
    <w:rsid w:val="0012031F"/>
    <w:rsid w:val="00120512"/>
    <w:rsid w:val="0012053F"/>
    <w:rsid w:val="00120549"/>
    <w:rsid w:val="00120ABD"/>
    <w:rsid w:val="00121610"/>
    <w:rsid w:val="0012164A"/>
    <w:rsid w:val="00121B97"/>
    <w:rsid w:val="00121EEE"/>
    <w:rsid w:val="0012222F"/>
    <w:rsid w:val="00122CB8"/>
    <w:rsid w:val="00122E9B"/>
    <w:rsid w:val="00122EC3"/>
    <w:rsid w:val="0012306A"/>
    <w:rsid w:val="0012313E"/>
    <w:rsid w:val="001233B8"/>
    <w:rsid w:val="00123837"/>
    <w:rsid w:val="00123A6C"/>
    <w:rsid w:val="00123CE8"/>
    <w:rsid w:val="00123E04"/>
    <w:rsid w:val="0012434E"/>
    <w:rsid w:val="00124694"/>
    <w:rsid w:val="0012471C"/>
    <w:rsid w:val="00124C27"/>
    <w:rsid w:val="00124ED9"/>
    <w:rsid w:val="0012520E"/>
    <w:rsid w:val="0012542D"/>
    <w:rsid w:val="001258BC"/>
    <w:rsid w:val="00125B17"/>
    <w:rsid w:val="00125B8F"/>
    <w:rsid w:val="001263E5"/>
    <w:rsid w:val="00126F0A"/>
    <w:rsid w:val="00127883"/>
    <w:rsid w:val="00127E92"/>
    <w:rsid w:val="00130827"/>
    <w:rsid w:val="0013090B"/>
    <w:rsid w:val="00130B87"/>
    <w:rsid w:val="00130D6E"/>
    <w:rsid w:val="001313AC"/>
    <w:rsid w:val="00131478"/>
    <w:rsid w:val="00131D06"/>
    <w:rsid w:val="00132DF8"/>
    <w:rsid w:val="0013368A"/>
    <w:rsid w:val="0013387B"/>
    <w:rsid w:val="0013389F"/>
    <w:rsid w:val="00133B0B"/>
    <w:rsid w:val="00133F70"/>
    <w:rsid w:val="00133F9F"/>
    <w:rsid w:val="00134273"/>
    <w:rsid w:val="001349B1"/>
    <w:rsid w:val="00134D36"/>
    <w:rsid w:val="00134F31"/>
    <w:rsid w:val="001359AA"/>
    <w:rsid w:val="00135D77"/>
    <w:rsid w:val="00135ED6"/>
    <w:rsid w:val="00136174"/>
    <w:rsid w:val="0013692D"/>
    <w:rsid w:val="00136FA5"/>
    <w:rsid w:val="00137025"/>
    <w:rsid w:val="00137621"/>
    <w:rsid w:val="0013790A"/>
    <w:rsid w:val="00137D08"/>
    <w:rsid w:val="00140199"/>
    <w:rsid w:val="001405DA"/>
    <w:rsid w:val="00140A50"/>
    <w:rsid w:val="00141D71"/>
    <w:rsid w:val="001420AF"/>
    <w:rsid w:val="001422A2"/>
    <w:rsid w:val="001425D9"/>
    <w:rsid w:val="00143AA4"/>
    <w:rsid w:val="00143D45"/>
    <w:rsid w:val="00143EE6"/>
    <w:rsid w:val="00143FAE"/>
    <w:rsid w:val="0014453A"/>
    <w:rsid w:val="0014506D"/>
    <w:rsid w:val="00145179"/>
    <w:rsid w:val="0014517A"/>
    <w:rsid w:val="001453E8"/>
    <w:rsid w:val="00145455"/>
    <w:rsid w:val="00145BFE"/>
    <w:rsid w:val="0014673E"/>
    <w:rsid w:val="001468C5"/>
    <w:rsid w:val="0014714A"/>
    <w:rsid w:val="0014796F"/>
    <w:rsid w:val="0015068C"/>
    <w:rsid w:val="0015125D"/>
    <w:rsid w:val="00151786"/>
    <w:rsid w:val="00151A01"/>
    <w:rsid w:val="00151FF1"/>
    <w:rsid w:val="0015220C"/>
    <w:rsid w:val="0015223C"/>
    <w:rsid w:val="00152326"/>
    <w:rsid w:val="001526A7"/>
    <w:rsid w:val="001527DA"/>
    <w:rsid w:val="001533CF"/>
    <w:rsid w:val="001539D4"/>
    <w:rsid w:val="00153C9A"/>
    <w:rsid w:val="00154012"/>
    <w:rsid w:val="001541DC"/>
    <w:rsid w:val="001541EA"/>
    <w:rsid w:val="00154389"/>
    <w:rsid w:val="001549B5"/>
    <w:rsid w:val="00154AC7"/>
    <w:rsid w:val="00154D37"/>
    <w:rsid w:val="00154F6F"/>
    <w:rsid w:val="00155531"/>
    <w:rsid w:val="001561D4"/>
    <w:rsid w:val="00156243"/>
    <w:rsid w:val="00156D57"/>
    <w:rsid w:val="00157365"/>
    <w:rsid w:val="00157B03"/>
    <w:rsid w:val="001602F1"/>
    <w:rsid w:val="00160488"/>
    <w:rsid w:val="001609D7"/>
    <w:rsid w:val="0016122E"/>
    <w:rsid w:val="00161302"/>
    <w:rsid w:val="00161493"/>
    <w:rsid w:val="001617FA"/>
    <w:rsid w:val="00161860"/>
    <w:rsid w:val="00162676"/>
    <w:rsid w:val="00162BA8"/>
    <w:rsid w:val="00163449"/>
    <w:rsid w:val="001639B3"/>
    <w:rsid w:val="00163B2B"/>
    <w:rsid w:val="00163C0A"/>
    <w:rsid w:val="00163EA8"/>
    <w:rsid w:val="00164163"/>
    <w:rsid w:val="00164239"/>
    <w:rsid w:val="00164368"/>
    <w:rsid w:val="0016487E"/>
    <w:rsid w:val="00164B67"/>
    <w:rsid w:val="00164ECF"/>
    <w:rsid w:val="001650D2"/>
    <w:rsid w:val="001650FD"/>
    <w:rsid w:val="00165712"/>
    <w:rsid w:val="00165960"/>
    <w:rsid w:val="00165A47"/>
    <w:rsid w:val="00165F71"/>
    <w:rsid w:val="00166121"/>
    <w:rsid w:val="00166177"/>
    <w:rsid w:val="00166302"/>
    <w:rsid w:val="00166452"/>
    <w:rsid w:val="0016645A"/>
    <w:rsid w:val="001668CC"/>
    <w:rsid w:val="00166D6C"/>
    <w:rsid w:val="00166FB9"/>
    <w:rsid w:val="001671B7"/>
    <w:rsid w:val="00167466"/>
    <w:rsid w:val="001674B8"/>
    <w:rsid w:val="00167A21"/>
    <w:rsid w:val="00167E6B"/>
    <w:rsid w:val="00167F43"/>
    <w:rsid w:val="001700E9"/>
    <w:rsid w:val="00170167"/>
    <w:rsid w:val="00170436"/>
    <w:rsid w:val="00170877"/>
    <w:rsid w:val="00171255"/>
    <w:rsid w:val="001712FF"/>
    <w:rsid w:val="001717F8"/>
    <w:rsid w:val="0017203B"/>
    <w:rsid w:val="00172452"/>
    <w:rsid w:val="00172981"/>
    <w:rsid w:val="001736AE"/>
    <w:rsid w:val="001736CE"/>
    <w:rsid w:val="0017384B"/>
    <w:rsid w:val="00173971"/>
    <w:rsid w:val="00173DA3"/>
    <w:rsid w:val="00173FC1"/>
    <w:rsid w:val="001747A6"/>
    <w:rsid w:val="001748B7"/>
    <w:rsid w:val="00174A55"/>
    <w:rsid w:val="00174EBD"/>
    <w:rsid w:val="001758CB"/>
    <w:rsid w:val="00175B14"/>
    <w:rsid w:val="00175D97"/>
    <w:rsid w:val="00175E66"/>
    <w:rsid w:val="001764D8"/>
    <w:rsid w:val="00176CC9"/>
    <w:rsid w:val="001779F5"/>
    <w:rsid w:val="001802EF"/>
    <w:rsid w:val="00180B56"/>
    <w:rsid w:val="00180F99"/>
    <w:rsid w:val="00181307"/>
    <w:rsid w:val="00181DAF"/>
    <w:rsid w:val="00182405"/>
    <w:rsid w:val="00182737"/>
    <w:rsid w:val="00182804"/>
    <w:rsid w:val="001830C3"/>
    <w:rsid w:val="001835D5"/>
    <w:rsid w:val="001839AE"/>
    <w:rsid w:val="00184DA7"/>
    <w:rsid w:val="00185E71"/>
    <w:rsid w:val="00185E9B"/>
    <w:rsid w:val="001867AE"/>
    <w:rsid w:val="00186905"/>
    <w:rsid w:val="00186993"/>
    <w:rsid w:val="00186BE9"/>
    <w:rsid w:val="00186D88"/>
    <w:rsid w:val="00187C42"/>
    <w:rsid w:val="00190074"/>
    <w:rsid w:val="00190132"/>
    <w:rsid w:val="00190760"/>
    <w:rsid w:val="00191376"/>
    <w:rsid w:val="001913C5"/>
    <w:rsid w:val="00191AE0"/>
    <w:rsid w:val="00191CC4"/>
    <w:rsid w:val="0019288D"/>
    <w:rsid w:val="001929F7"/>
    <w:rsid w:val="001931C4"/>
    <w:rsid w:val="00193414"/>
    <w:rsid w:val="001941FE"/>
    <w:rsid w:val="00194D14"/>
    <w:rsid w:val="00194E11"/>
    <w:rsid w:val="00195933"/>
    <w:rsid w:val="001959C3"/>
    <w:rsid w:val="001969B1"/>
    <w:rsid w:val="00196ED0"/>
    <w:rsid w:val="00196FFA"/>
    <w:rsid w:val="0019712C"/>
    <w:rsid w:val="00197896"/>
    <w:rsid w:val="00197A98"/>
    <w:rsid w:val="00197AC8"/>
    <w:rsid w:val="00197BF7"/>
    <w:rsid w:val="00197CEB"/>
    <w:rsid w:val="00197CFE"/>
    <w:rsid w:val="00197F2A"/>
    <w:rsid w:val="001A0179"/>
    <w:rsid w:val="001A0733"/>
    <w:rsid w:val="001A0BEE"/>
    <w:rsid w:val="001A0E58"/>
    <w:rsid w:val="001A10F4"/>
    <w:rsid w:val="001A1317"/>
    <w:rsid w:val="001A13EF"/>
    <w:rsid w:val="001A14AA"/>
    <w:rsid w:val="001A1758"/>
    <w:rsid w:val="001A2113"/>
    <w:rsid w:val="001A21BA"/>
    <w:rsid w:val="001A2264"/>
    <w:rsid w:val="001A22AE"/>
    <w:rsid w:val="001A277B"/>
    <w:rsid w:val="001A293D"/>
    <w:rsid w:val="001A2B1C"/>
    <w:rsid w:val="001A3076"/>
    <w:rsid w:val="001A353E"/>
    <w:rsid w:val="001A3D48"/>
    <w:rsid w:val="001A3FB0"/>
    <w:rsid w:val="001A3FEB"/>
    <w:rsid w:val="001A4156"/>
    <w:rsid w:val="001A4289"/>
    <w:rsid w:val="001A4AF1"/>
    <w:rsid w:val="001A4C8C"/>
    <w:rsid w:val="001A4CE4"/>
    <w:rsid w:val="001A4E15"/>
    <w:rsid w:val="001A5064"/>
    <w:rsid w:val="001A53CD"/>
    <w:rsid w:val="001A54F3"/>
    <w:rsid w:val="001A56FA"/>
    <w:rsid w:val="001A5D44"/>
    <w:rsid w:val="001A5E5A"/>
    <w:rsid w:val="001A6127"/>
    <w:rsid w:val="001A612E"/>
    <w:rsid w:val="001A6AAD"/>
    <w:rsid w:val="001A6E8A"/>
    <w:rsid w:val="001A751D"/>
    <w:rsid w:val="001A75A4"/>
    <w:rsid w:val="001A78DD"/>
    <w:rsid w:val="001A7A7E"/>
    <w:rsid w:val="001A7E3D"/>
    <w:rsid w:val="001B0623"/>
    <w:rsid w:val="001B0846"/>
    <w:rsid w:val="001B0949"/>
    <w:rsid w:val="001B0AE1"/>
    <w:rsid w:val="001B0B75"/>
    <w:rsid w:val="001B0C92"/>
    <w:rsid w:val="001B0F14"/>
    <w:rsid w:val="001B0F3E"/>
    <w:rsid w:val="001B11AF"/>
    <w:rsid w:val="001B1409"/>
    <w:rsid w:val="001B15C3"/>
    <w:rsid w:val="001B182E"/>
    <w:rsid w:val="001B1D0E"/>
    <w:rsid w:val="001B1E85"/>
    <w:rsid w:val="001B244B"/>
    <w:rsid w:val="001B2B53"/>
    <w:rsid w:val="001B2E1F"/>
    <w:rsid w:val="001B2FBE"/>
    <w:rsid w:val="001B3395"/>
    <w:rsid w:val="001B3460"/>
    <w:rsid w:val="001B3E1E"/>
    <w:rsid w:val="001B404A"/>
    <w:rsid w:val="001B440C"/>
    <w:rsid w:val="001B47D3"/>
    <w:rsid w:val="001B48D7"/>
    <w:rsid w:val="001B4AAB"/>
    <w:rsid w:val="001B4B8C"/>
    <w:rsid w:val="001B513A"/>
    <w:rsid w:val="001B513D"/>
    <w:rsid w:val="001B5250"/>
    <w:rsid w:val="001B56DD"/>
    <w:rsid w:val="001B611C"/>
    <w:rsid w:val="001B612D"/>
    <w:rsid w:val="001B6291"/>
    <w:rsid w:val="001B64A1"/>
    <w:rsid w:val="001B66A7"/>
    <w:rsid w:val="001B69F2"/>
    <w:rsid w:val="001B7078"/>
    <w:rsid w:val="001B78FC"/>
    <w:rsid w:val="001B7BF3"/>
    <w:rsid w:val="001B7D86"/>
    <w:rsid w:val="001B7E62"/>
    <w:rsid w:val="001C01C3"/>
    <w:rsid w:val="001C0CCF"/>
    <w:rsid w:val="001C0D6F"/>
    <w:rsid w:val="001C0EC2"/>
    <w:rsid w:val="001C103D"/>
    <w:rsid w:val="001C142D"/>
    <w:rsid w:val="001C18A2"/>
    <w:rsid w:val="001C2052"/>
    <w:rsid w:val="001C27DE"/>
    <w:rsid w:val="001C2898"/>
    <w:rsid w:val="001C31FE"/>
    <w:rsid w:val="001C3694"/>
    <w:rsid w:val="001C38B6"/>
    <w:rsid w:val="001C3AE5"/>
    <w:rsid w:val="001C4036"/>
    <w:rsid w:val="001C483B"/>
    <w:rsid w:val="001C4911"/>
    <w:rsid w:val="001C4BA3"/>
    <w:rsid w:val="001C5CD6"/>
    <w:rsid w:val="001C62F9"/>
    <w:rsid w:val="001C63A5"/>
    <w:rsid w:val="001C7313"/>
    <w:rsid w:val="001C77C9"/>
    <w:rsid w:val="001C790C"/>
    <w:rsid w:val="001C7A99"/>
    <w:rsid w:val="001D0D8A"/>
    <w:rsid w:val="001D1578"/>
    <w:rsid w:val="001D17DB"/>
    <w:rsid w:val="001D1F65"/>
    <w:rsid w:val="001D226E"/>
    <w:rsid w:val="001D23AE"/>
    <w:rsid w:val="001D25CB"/>
    <w:rsid w:val="001D2861"/>
    <w:rsid w:val="001D2BAF"/>
    <w:rsid w:val="001D2D4C"/>
    <w:rsid w:val="001D2E69"/>
    <w:rsid w:val="001D30FB"/>
    <w:rsid w:val="001D33EE"/>
    <w:rsid w:val="001D345B"/>
    <w:rsid w:val="001D3675"/>
    <w:rsid w:val="001D377B"/>
    <w:rsid w:val="001D38E8"/>
    <w:rsid w:val="001D3902"/>
    <w:rsid w:val="001D3C73"/>
    <w:rsid w:val="001D3F71"/>
    <w:rsid w:val="001D4108"/>
    <w:rsid w:val="001D419D"/>
    <w:rsid w:val="001D4BA2"/>
    <w:rsid w:val="001D50DA"/>
    <w:rsid w:val="001D5B40"/>
    <w:rsid w:val="001D6203"/>
    <w:rsid w:val="001D6545"/>
    <w:rsid w:val="001D6625"/>
    <w:rsid w:val="001D66BA"/>
    <w:rsid w:val="001D6A1A"/>
    <w:rsid w:val="001D7466"/>
    <w:rsid w:val="001E011B"/>
    <w:rsid w:val="001E051B"/>
    <w:rsid w:val="001E0914"/>
    <w:rsid w:val="001E0B9E"/>
    <w:rsid w:val="001E0CB0"/>
    <w:rsid w:val="001E0EE1"/>
    <w:rsid w:val="001E15B1"/>
    <w:rsid w:val="001E1709"/>
    <w:rsid w:val="001E1A76"/>
    <w:rsid w:val="001E21CC"/>
    <w:rsid w:val="001E2400"/>
    <w:rsid w:val="001E280E"/>
    <w:rsid w:val="001E2BAE"/>
    <w:rsid w:val="001E2BF0"/>
    <w:rsid w:val="001E2DC9"/>
    <w:rsid w:val="001E34C7"/>
    <w:rsid w:val="001E3811"/>
    <w:rsid w:val="001E39AD"/>
    <w:rsid w:val="001E4081"/>
    <w:rsid w:val="001E45A1"/>
    <w:rsid w:val="001E4618"/>
    <w:rsid w:val="001E4AC1"/>
    <w:rsid w:val="001E4EBA"/>
    <w:rsid w:val="001E4F8B"/>
    <w:rsid w:val="001E535A"/>
    <w:rsid w:val="001E538B"/>
    <w:rsid w:val="001E5430"/>
    <w:rsid w:val="001E580D"/>
    <w:rsid w:val="001E5C2B"/>
    <w:rsid w:val="001E5EA8"/>
    <w:rsid w:val="001E5F2E"/>
    <w:rsid w:val="001E6040"/>
    <w:rsid w:val="001E68F2"/>
    <w:rsid w:val="001E6B44"/>
    <w:rsid w:val="001E6C7D"/>
    <w:rsid w:val="001E7072"/>
    <w:rsid w:val="001E774E"/>
    <w:rsid w:val="001E77E6"/>
    <w:rsid w:val="001E7879"/>
    <w:rsid w:val="001E7906"/>
    <w:rsid w:val="001E7CA1"/>
    <w:rsid w:val="001F00D1"/>
    <w:rsid w:val="001F0C9F"/>
    <w:rsid w:val="001F0E2D"/>
    <w:rsid w:val="001F11F5"/>
    <w:rsid w:val="001F1261"/>
    <w:rsid w:val="001F15F0"/>
    <w:rsid w:val="001F1866"/>
    <w:rsid w:val="001F18B6"/>
    <w:rsid w:val="001F191E"/>
    <w:rsid w:val="001F1E4C"/>
    <w:rsid w:val="001F1F81"/>
    <w:rsid w:val="001F2313"/>
    <w:rsid w:val="001F24B3"/>
    <w:rsid w:val="001F2576"/>
    <w:rsid w:val="001F2B36"/>
    <w:rsid w:val="001F3249"/>
    <w:rsid w:val="001F3851"/>
    <w:rsid w:val="001F397D"/>
    <w:rsid w:val="001F3D6B"/>
    <w:rsid w:val="001F433B"/>
    <w:rsid w:val="001F503E"/>
    <w:rsid w:val="001F510A"/>
    <w:rsid w:val="001F5387"/>
    <w:rsid w:val="001F5592"/>
    <w:rsid w:val="001F57A3"/>
    <w:rsid w:val="001F5A5E"/>
    <w:rsid w:val="001F5D7C"/>
    <w:rsid w:val="001F62E8"/>
    <w:rsid w:val="001F6EF7"/>
    <w:rsid w:val="001F7536"/>
    <w:rsid w:val="0020038C"/>
    <w:rsid w:val="002005E9"/>
    <w:rsid w:val="002007AE"/>
    <w:rsid w:val="002007B8"/>
    <w:rsid w:val="00200868"/>
    <w:rsid w:val="002016CC"/>
    <w:rsid w:val="0020175D"/>
    <w:rsid w:val="00201CDD"/>
    <w:rsid w:val="00201CE4"/>
    <w:rsid w:val="00202447"/>
    <w:rsid w:val="002025B5"/>
    <w:rsid w:val="00202610"/>
    <w:rsid w:val="00202683"/>
    <w:rsid w:val="002026C6"/>
    <w:rsid w:val="00202A7D"/>
    <w:rsid w:val="00203146"/>
    <w:rsid w:val="002040B9"/>
    <w:rsid w:val="002043DA"/>
    <w:rsid w:val="00204657"/>
    <w:rsid w:val="0020467E"/>
    <w:rsid w:val="00205A6E"/>
    <w:rsid w:val="00206954"/>
    <w:rsid w:val="00206CDC"/>
    <w:rsid w:val="002073CB"/>
    <w:rsid w:val="002079EE"/>
    <w:rsid w:val="00207D7C"/>
    <w:rsid w:val="0021062F"/>
    <w:rsid w:val="002109F7"/>
    <w:rsid w:val="00210E34"/>
    <w:rsid w:val="00211779"/>
    <w:rsid w:val="0021193C"/>
    <w:rsid w:val="00211B34"/>
    <w:rsid w:val="0021207C"/>
    <w:rsid w:val="00212E03"/>
    <w:rsid w:val="00213557"/>
    <w:rsid w:val="002138D3"/>
    <w:rsid w:val="00214812"/>
    <w:rsid w:val="002149D5"/>
    <w:rsid w:val="00214CF1"/>
    <w:rsid w:val="00215500"/>
    <w:rsid w:val="002156E5"/>
    <w:rsid w:val="0021670E"/>
    <w:rsid w:val="00216777"/>
    <w:rsid w:val="00216C82"/>
    <w:rsid w:val="00217D42"/>
    <w:rsid w:val="00217D94"/>
    <w:rsid w:val="00217F59"/>
    <w:rsid w:val="00217FBC"/>
    <w:rsid w:val="002202FA"/>
    <w:rsid w:val="002211CF"/>
    <w:rsid w:val="00221501"/>
    <w:rsid w:val="0022212E"/>
    <w:rsid w:val="002222D9"/>
    <w:rsid w:val="00222A08"/>
    <w:rsid w:val="00222A29"/>
    <w:rsid w:val="00222C87"/>
    <w:rsid w:val="00222D3D"/>
    <w:rsid w:val="00223093"/>
    <w:rsid w:val="00223293"/>
    <w:rsid w:val="0022369D"/>
    <w:rsid w:val="002237B0"/>
    <w:rsid w:val="00223DCE"/>
    <w:rsid w:val="0022461F"/>
    <w:rsid w:val="0022490D"/>
    <w:rsid w:val="00224E48"/>
    <w:rsid w:val="00225042"/>
    <w:rsid w:val="00225327"/>
    <w:rsid w:val="0022540F"/>
    <w:rsid w:val="0022541E"/>
    <w:rsid w:val="00225C39"/>
    <w:rsid w:val="00225CC3"/>
    <w:rsid w:val="00226059"/>
    <w:rsid w:val="002263B2"/>
    <w:rsid w:val="00226622"/>
    <w:rsid w:val="00226911"/>
    <w:rsid w:val="002271D9"/>
    <w:rsid w:val="00227985"/>
    <w:rsid w:val="00227BC5"/>
    <w:rsid w:val="0023014B"/>
    <w:rsid w:val="00230362"/>
    <w:rsid w:val="002304CA"/>
    <w:rsid w:val="00230580"/>
    <w:rsid w:val="002307A3"/>
    <w:rsid w:val="002309EA"/>
    <w:rsid w:val="00230F18"/>
    <w:rsid w:val="00230F26"/>
    <w:rsid w:val="002318F2"/>
    <w:rsid w:val="0023191F"/>
    <w:rsid w:val="00232227"/>
    <w:rsid w:val="002329F5"/>
    <w:rsid w:val="00232A8C"/>
    <w:rsid w:val="00232C85"/>
    <w:rsid w:val="00232DB1"/>
    <w:rsid w:val="00233907"/>
    <w:rsid w:val="002349C7"/>
    <w:rsid w:val="00234EAD"/>
    <w:rsid w:val="002354A7"/>
    <w:rsid w:val="002354EF"/>
    <w:rsid w:val="002355B8"/>
    <w:rsid w:val="002358BC"/>
    <w:rsid w:val="00236044"/>
    <w:rsid w:val="00236206"/>
    <w:rsid w:val="002364FD"/>
    <w:rsid w:val="00236CB2"/>
    <w:rsid w:val="00236EE1"/>
    <w:rsid w:val="0023736D"/>
    <w:rsid w:val="00237451"/>
    <w:rsid w:val="00237931"/>
    <w:rsid w:val="002379E6"/>
    <w:rsid w:val="00237D81"/>
    <w:rsid w:val="00237E75"/>
    <w:rsid w:val="002400FB"/>
    <w:rsid w:val="00240143"/>
    <w:rsid w:val="00240709"/>
    <w:rsid w:val="00240ACF"/>
    <w:rsid w:val="00240B31"/>
    <w:rsid w:val="00240CCF"/>
    <w:rsid w:val="002418D7"/>
    <w:rsid w:val="00241937"/>
    <w:rsid w:val="0024197A"/>
    <w:rsid w:val="00241A81"/>
    <w:rsid w:val="00241B5A"/>
    <w:rsid w:val="00241D19"/>
    <w:rsid w:val="0024211A"/>
    <w:rsid w:val="00242143"/>
    <w:rsid w:val="002425EA"/>
    <w:rsid w:val="002429FB"/>
    <w:rsid w:val="00242D9F"/>
    <w:rsid w:val="00242E78"/>
    <w:rsid w:val="002432C5"/>
    <w:rsid w:val="0024340D"/>
    <w:rsid w:val="00243A80"/>
    <w:rsid w:val="00243D1E"/>
    <w:rsid w:val="00243D27"/>
    <w:rsid w:val="00243D7F"/>
    <w:rsid w:val="00244848"/>
    <w:rsid w:val="002449B2"/>
    <w:rsid w:val="00244E9B"/>
    <w:rsid w:val="002451AE"/>
    <w:rsid w:val="002452DA"/>
    <w:rsid w:val="00245F32"/>
    <w:rsid w:val="002461DD"/>
    <w:rsid w:val="00246600"/>
    <w:rsid w:val="00246D01"/>
    <w:rsid w:val="00246F4E"/>
    <w:rsid w:val="002475D4"/>
    <w:rsid w:val="00247627"/>
    <w:rsid w:val="00250129"/>
    <w:rsid w:val="00250390"/>
    <w:rsid w:val="00250867"/>
    <w:rsid w:val="002511A9"/>
    <w:rsid w:val="00251379"/>
    <w:rsid w:val="002513F6"/>
    <w:rsid w:val="00251517"/>
    <w:rsid w:val="00251520"/>
    <w:rsid w:val="00251CD0"/>
    <w:rsid w:val="00251D26"/>
    <w:rsid w:val="00251FD7"/>
    <w:rsid w:val="00252261"/>
    <w:rsid w:val="00252555"/>
    <w:rsid w:val="002529F9"/>
    <w:rsid w:val="00252D12"/>
    <w:rsid w:val="0025305D"/>
    <w:rsid w:val="002532AE"/>
    <w:rsid w:val="002532F9"/>
    <w:rsid w:val="002538EC"/>
    <w:rsid w:val="00253A65"/>
    <w:rsid w:val="00254291"/>
    <w:rsid w:val="002546AB"/>
    <w:rsid w:val="0025489D"/>
    <w:rsid w:val="00255129"/>
    <w:rsid w:val="00255BD5"/>
    <w:rsid w:val="00255EDC"/>
    <w:rsid w:val="002560A1"/>
    <w:rsid w:val="00256269"/>
    <w:rsid w:val="002567A4"/>
    <w:rsid w:val="00256D6A"/>
    <w:rsid w:val="00256DB1"/>
    <w:rsid w:val="00256FB2"/>
    <w:rsid w:val="002574F4"/>
    <w:rsid w:val="002579DA"/>
    <w:rsid w:val="002579EC"/>
    <w:rsid w:val="00257C61"/>
    <w:rsid w:val="00260010"/>
    <w:rsid w:val="00260063"/>
    <w:rsid w:val="0026028E"/>
    <w:rsid w:val="002608AC"/>
    <w:rsid w:val="0026092B"/>
    <w:rsid w:val="00260B3C"/>
    <w:rsid w:val="00260FDB"/>
    <w:rsid w:val="00260FE9"/>
    <w:rsid w:val="00261236"/>
    <w:rsid w:val="00261570"/>
    <w:rsid w:val="00261835"/>
    <w:rsid w:val="00261934"/>
    <w:rsid w:val="00261A58"/>
    <w:rsid w:val="0026253B"/>
    <w:rsid w:val="002625F9"/>
    <w:rsid w:val="00262A99"/>
    <w:rsid w:val="00263126"/>
    <w:rsid w:val="002632C2"/>
    <w:rsid w:val="002632EA"/>
    <w:rsid w:val="00263380"/>
    <w:rsid w:val="002635B8"/>
    <w:rsid w:val="00263640"/>
    <w:rsid w:val="002636CB"/>
    <w:rsid w:val="00263701"/>
    <w:rsid w:val="00263935"/>
    <w:rsid w:val="00263A72"/>
    <w:rsid w:val="00263D22"/>
    <w:rsid w:val="00264D44"/>
    <w:rsid w:val="00264FFD"/>
    <w:rsid w:val="00265692"/>
    <w:rsid w:val="00265A27"/>
    <w:rsid w:val="00265F41"/>
    <w:rsid w:val="002661B9"/>
    <w:rsid w:val="00266283"/>
    <w:rsid w:val="0026631F"/>
    <w:rsid w:val="00266388"/>
    <w:rsid w:val="0026640B"/>
    <w:rsid w:val="002665C9"/>
    <w:rsid w:val="00266CE2"/>
    <w:rsid w:val="00266CFB"/>
    <w:rsid w:val="00266D41"/>
    <w:rsid w:val="00266D8A"/>
    <w:rsid w:val="00266F6E"/>
    <w:rsid w:val="0026729F"/>
    <w:rsid w:val="002672AC"/>
    <w:rsid w:val="00267AEB"/>
    <w:rsid w:val="00267B6C"/>
    <w:rsid w:val="0027037E"/>
    <w:rsid w:val="00270410"/>
    <w:rsid w:val="0027064B"/>
    <w:rsid w:val="00270EF3"/>
    <w:rsid w:val="00271317"/>
    <w:rsid w:val="00271383"/>
    <w:rsid w:val="002715E8"/>
    <w:rsid w:val="00271876"/>
    <w:rsid w:val="00271A70"/>
    <w:rsid w:val="002724B5"/>
    <w:rsid w:val="00272792"/>
    <w:rsid w:val="002728F6"/>
    <w:rsid w:val="00272B42"/>
    <w:rsid w:val="0027309C"/>
    <w:rsid w:val="0027336A"/>
    <w:rsid w:val="002739D4"/>
    <w:rsid w:val="00273E1F"/>
    <w:rsid w:val="002742DA"/>
    <w:rsid w:val="0027434A"/>
    <w:rsid w:val="00274431"/>
    <w:rsid w:val="002745F6"/>
    <w:rsid w:val="002747A7"/>
    <w:rsid w:val="00274C1A"/>
    <w:rsid w:val="00274CF7"/>
    <w:rsid w:val="00274FBC"/>
    <w:rsid w:val="00274FCF"/>
    <w:rsid w:val="002751CA"/>
    <w:rsid w:val="002752D0"/>
    <w:rsid w:val="002753BC"/>
    <w:rsid w:val="002762B6"/>
    <w:rsid w:val="00276575"/>
    <w:rsid w:val="00276C7A"/>
    <w:rsid w:val="00276FBC"/>
    <w:rsid w:val="0027714C"/>
    <w:rsid w:val="0027726F"/>
    <w:rsid w:val="00277447"/>
    <w:rsid w:val="00277780"/>
    <w:rsid w:val="00277821"/>
    <w:rsid w:val="00277AAF"/>
    <w:rsid w:val="00277B39"/>
    <w:rsid w:val="00280432"/>
    <w:rsid w:val="0028132D"/>
    <w:rsid w:val="0028141E"/>
    <w:rsid w:val="002814DD"/>
    <w:rsid w:val="0028171E"/>
    <w:rsid w:val="00281804"/>
    <w:rsid w:val="00281CB4"/>
    <w:rsid w:val="00281E6B"/>
    <w:rsid w:val="00281EC3"/>
    <w:rsid w:val="00282737"/>
    <w:rsid w:val="00282A63"/>
    <w:rsid w:val="00282DA8"/>
    <w:rsid w:val="00283260"/>
    <w:rsid w:val="0028354E"/>
    <w:rsid w:val="002838C3"/>
    <w:rsid w:val="00283ABD"/>
    <w:rsid w:val="00283BFB"/>
    <w:rsid w:val="00284B61"/>
    <w:rsid w:val="00285D32"/>
    <w:rsid w:val="00286077"/>
    <w:rsid w:val="0028664D"/>
    <w:rsid w:val="002867C4"/>
    <w:rsid w:val="00286F9D"/>
    <w:rsid w:val="002871E8"/>
    <w:rsid w:val="002879AF"/>
    <w:rsid w:val="00287DC3"/>
    <w:rsid w:val="002900DE"/>
    <w:rsid w:val="002902FB"/>
    <w:rsid w:val="00290862"/>
    <w:rsid w:val="00290D42"/>
    <w:rsid w:val="00291302"/>
    <w:rsid w:val="002919C8"/>
    <w:rsid w:val="00291A2D"/>
    <w:rsid w:val="00291F43"/>
    <w:rsid w:val="00291FD4"/>
    <w:rsid w:val="002922D9"/>
    <w:rsid w:val="002929BE"/>
    <w:rsid w:val="002929D4"/>
    <w:rsid w:val="00292FB3"/>
    <w:rsid w:val="00293049"/>
    <w:rsid w:val="00293369"/>
    <w:rsid w:val="002934A5"/>
    <w:rsid w:val="00293660"/>
    <w:rsid w:val="002938FF"/>
    <w:rsid w:val="00293BA1"/>
    <w:rsid w:val="0029404E"/>
    <w:rsid w:val="00294AB3"/>
    <w:rsid w:val="00294C21"/>
    <w:rsid w:val="00294D40"/>
    <w:rsid w:val="00294E1F"/>
    <w:rsid w:val="002951D2"/>
    <w:rsid w:val="0029521E"/>
    <w:rsid w:val="002955DE"/>
    <w:rsid w:val="002956C8"/>
    <w:rsid w:val="002956DB"/>
    <w:rsid w:val="00295DFD"/>
    <w:rsid w:val="002964CD"/>
    <w:rsid w:val="00296989"/>
    <w:rsid w:val="00297348"/>
    <w:rsid w:val="00297FB6"/>
    <w:rsid w:val="002A0030"/>
    <w:rsid w:val="002A0829"/>
    <w:rsid w:val="002A08C7"/>
    <w:rsid w:val="002A0966"/>
    <w:rsid w:val="002A0983"/>
    <w:rsid w:val="002A1209"/>
    <w:rsid w:val="002A1748"/>
    <w:rsid w:val="002A19FC"/>
    <w:rsid w:val="002A1CCB"/>
    <w:rsid w:val="002A1F0B"/>
    <w:rsid w:val="002A1F8F"/>
    <w:rsid w:val="002A1FB7"/>
    <w:rsid w:val="002A20A8"/>
    <w:rsid w:val="002A22AE"/>
    <w:rsid w:val="002A2B6B"/>
    <w:rsid w:val="002A2CA2"/>
    <w:rsid w:val="002A2E04"/>
    <w:rsid w:val="002A3131"/>
    <w:rsid w:val="002A35EE"/>
    <w:rsid w:val="002A36BF"/>
    <w:rsid w:val="002A37E0"/>
    <w:rsid w:val="002A383B"/>
    <w:rsid w:val="002A3B07"/>
    <w:rsid w:val="002A3E6C"/>
    <w:rsid w:val="002A3F5D"/>
    <w:rsid w:val="002A4034"/>
    <w:rsid w:val="002A419A"/>
    <w:rsid w:val="002A434D"/>
    <w:rsid w:val="002A47B1"/>
    <w:rsid w:val="002A4973"/>
    <w:rsid w:val="002A4E32"/>
    <w:rsid w:val="002A5010"/>
    <w:rsid w:val="002A502E"/>
    <w:rsid w:val="002A51B7"/>
    <w:rsid w:val="002A52E2"/>
    <w:rsid w:val="002A5350"/>
    <w:rsid w:val="002A5421"/>
    <w:rsid w:val="002A5A6F"/>
    <w:rsid w:val="002A60E8"/>
    <w:rsid w:val="002A6A4A"/>
    <w:rsid w:val="002A6DBE"/>
    <w:rsid w:val="002A6E19"/>
    <w:rsid w:val="002A725B"/>
    <w:rsid w:val="002A7743"/>
    <w:rsid w:val="002B0493"/>
    <w:rsid w:val="002B09A8"/>
    <w:rsid w:val="002B1132"/>
    <w:rsid w:val="002B15CC"/>
    <w:rsid w:val="002B1FD2"/>
    <w:rsid w:val="002B2078"/>
    <w:rsid w:val="002B20E2"/>
    <w:rsid w:val="002B22F9"/>
    <w:rsid w:val="002B2C69"/>
    <w:rsid w:val="002B31C2"/>
    <w:rsid w:val="002B3916"/>
    <w:rsid w:val="002B3AC6"/>
    <w:rsid w:val="002B3F09"/>
    <w:rsid w:val="002B4312"/>
    <w:rsid w:val="002B45DE"/>
    <w:rsid w:val="002B4655"/>
    <w:rsid w:val="002B496C"/>
    <w:rsid w:val="002B54E7"/>
    <w:rsid w:val="002B5A9A"/>
    <w:rsid w:val="002B5B96"/>
    <w:rsid w:val="002B5CF6"/>
    <w:rsid w:val="002B679D"/>
    <w:rsid w:val="002B67A7"/>
    <w:rsid w:val="002B7330"/>
    <w:rsid w:val="002B76AA"/>
    <w:rsid w:val="002B76EE"/>
    <w:rsid w:val="002B78DF"/>
    <w:rsid w:val="002B7FFD"/>
    <w:rsid w:val="002C0465"/>
    <w:rsid w:val="002C088F"/>
    <w:rsid w:val="002C08B0"/>
    <w:rsid w:val="002C0EEF"/>
    <w:rsid w:val="002C0FDB"/>
    <w:rsid w:val="002C108F"/>
    <w:rsid w:val="002C139D"/>
    <w:rsid w:val="002C24C1"/>
    <w:rsid w:val="002C2ED0"/>
    <w:rsid w:val="002C2FED"/>
    <w:rsid w:val="002C3879"/>
    <w:rsid w:val="002C3B5F"/>
    <w:rsid w:val="002C4096"/>
    <w:rsid w:val="002C4730"/>
    <w:rsid w:val="002C5152"/>
    <w:rsid w:val="002C5237"/>
    <w:rsid w:val="002C5238"/>
    <w:rsid w:val="002C5677"/>
    <w:rsid w:val="002C5C2E"/>
    <w:rsid w:val="002C606C"/>
    <w:rsid w:val="002C6165"/>
    <w:rsid w:val="002C61A4"/>
    <w:rsid w:val="002C6D39"/>
    <w:rsid w:val="002C6D5A"/>
    <w:rsid w:val="002C6E4B"/>
    <w:rsid w:val="002C6F25"/>
    <w:rsid w:val="002C7031"/>
    <w:rsid w:val="002C716F"/>
    <w:rsid w:val="002C71DB"/>
    <w:rsid w:val="002C7607"/>
    <w:rsid w:val="002C79C3"/>
    <w:rsid w:val="002C7DB1"/>
    <w:rsid w:val="002C7E1A"/>
    <w:rsid w:val="002D027B"/>
    <w:rsid w:val="002D0FBE"/>
    <w:rsid w:val="002D11A9"/>
    <w:rsid w:val="002D13EA"/>
    <w:rsid w:val="002D1AED"/>
    <w:rsid w:val="002D28DA"/>
    <w:rsid w:val="002D2905"/>
    <w:rsid w:val="002D2A35"/>
    <w:rsid w:val="002D305B"/>
    <w:rsid w:val="002D3615"/>
    <w:rsid w:val="002D3D7F"/>
    <w:rsid w:val="002D3E47"/>
    <w:rsid w:val="002D3F25"/>
    <w:rsid w:val="002D3F91"/>
    <w:rsid w:val="002D3FEB"/>
    <w:rsid w:val="002D444C"/>
    <w:rsid w:val="002D4B4C"/>
    <w:rsid w:val="002D4D09"/>
    <w:rsid w:val="002D5098"/>
    <w:rsid w:val="002D511C"/>
    <w:rsid w:val="002D522E"/>
    <w:rsid w:val="002D5492"/>
    <w:rsid w:val="002D54A9"/>
    <w:rsid w:val="002D55F7"/>
    <w:rsid w:val="002D5DCC"/>
    <w:rsid w:val="002D63CC"/>
    <w:rsid w:val="002D690B"/>
    <w:rsid w:val="002D691E"/>
    <w:rsid w:val="002D699D"/>
    <w:rsid w:val="002D6C1F"/>
    <w:rsid w:val="002D6D69"/>
    <w:rsid w:val="002D7B1D"/>
    <w:rsid w:val="002D7BB5"/>
    <w:rsid w:val="002D7DC5"/>
    <w:rsid w:val="002D7E6A"/>
    <w:rsid w:val="002E034A"/>
    <w:rsid w:val="002E058C"/>
    <w:rsid w:val="002E081E"/>
    <w:rsid w:val="002E0BAF"/>
    <w:rsid w:val="002E1122"/>
    <w:rsid w:val="002E171E"/>
    <w:rsid w:val="002E171F"/>
    <w:rsid w:val="002E1A02"/>
    <w:rsid w:val="002E1B23"/>
    <w:rsid w:val="002E1FBE"/>
    <w:rsid w:val="002E2270"/>
    <w:rsid w:val="002E2C52"/>
    <w:rsid w:val="002E3552"/>
    <w:rsid w:val="002E3D01"/>
    <w:rsid w:val="002E3D0F"/>
    <w:rsid w:val="002E45F0"/>
    <w:rsid w:val="002E4E11"/>
    <w:rsid w:val="002E4FC2"/>
    <w:rsid w:val="002E6370"/>
    <w:rsid w:val="002E726B"/>
    <w:rsid w:val="002E72A5"/>
    <w:rsid w:val="002E7876"/>
    <w:rsid w:val="002E7CA3"/>
    <w:rsid w:val="002E7D7D"/>
    <w:rsid w:val="002F0171"/>
    <w:rsid w:val="002F0424"/>
    <w:rsid w:val="002F0759"/>
    <w:rsid w:val="002F0985"/>
    <w:rsid w:val="002F0CC2"/>
    <w:rsid w:val="002F105D"/>
    <w:rsid w:val="002F10A4"/>
    <w:rsid w:val="002F1340"/>
    <w:rsid w:val="002F29E3"/>
    <w:rsid w:val="002F2BA7"/>
    <w:rsid w:val="002F2FF3"/>
    <w:rsid w:val="002F300B"/>
    <w:rsid w:val="002F314B"/>
    <w:rsid w:val="002F464E"/>
    <w:rsid w:val="002F4877"/>
    <w:rsid w:val="002F4F82"/>
    <w:rsid w:val="002F71DB"/>
    <w:rsid w:val="002F7291"/>
    <w:rsid w:val="002F72C4"/>
    <w:rsid w:val="002F7307"/>
    <w:rsid w:val="002F7971"/>
    <w:rsid w:val="00300929"/>
    <w:rsid w:val="00300A30"/>
    <w:rsid w:val="00300B6D"/>
    <w:rsid w:val="00300C89"/>
    <w:rsid w:val="00300CF6"/>
    <w:rsid w:val="00301770"/>
    <w:rsid w:val="00301A9E"/>
    <w:rsid w:val="00301B19"/>
    <w:rsid w:val="00301D18"/>
    <w:rsid w:val="00302360"/>
    <w:rsid w:val="003025EC"/>
    <w:rsid w:val="0030353C"/>
    <w:rsid w:val="00303645"/>
    <w:rsid w:val="00303BEB"/>
    <w:rsid w:val="0030408F"/>
    <w:rsid w:val="003042B9"/>
    <w:rsid w:val="003043BD"/>
    <w:rsid w:val="003045AA"/>
    <w:rsid w:val="0030460B"/>
    <w:rsid w:val="003046B9"/>
    <w:rsid w:val="00304BAC"/>
    <w:rsid w:val="00304BC2"/>
    <w:rsid w:val="003059A2"/>
    <w:rsid w:val="00306000"/>
    <w:rsid w:val="003063BE"/>
    <w:rsid w:val="00306AC7"/>
    <w:rsid w:val="00306DF2"/>
    <w:rsid w:val="0030727E"/>
    <w:rsid w:val="003073EE"/>
    <w:rsid w:val="00307690"/>
    <w:rsid w:val="00307955"/>
    <w:rsid w:val="00307B2A"/>
    <w:rsid w:val="00307D35"/>
    <w:rsid w:val="0031028B"/>
    <w:rsid w:val="0031088F"/>
    <w:rsid w:val="00310A59"/>
    <w:rsid w:val="00310F9A"/>
    <w:rsid w:val="00311606"/>
    <w:rsid w:val="00311D1C"/>
    <w:rsid w:val="0031244E"/>
    <w:rsid w:val="003124F6"/>
    <w:rsid w:val="00312BFA"/>
    <w:rsid w:val="00313348"/>
    <w:rsid w:val="00313889"/>
    <w:rsid w:val="00313B3F"/>
    <w:rsid w:val="00313B6F"/>
    <w:rsid w:val="00313D97"/>
    <w:rsid w:val="00313DA6"/>
    <w:rsid w:val="00314302"/>
    <w:rsid w:val="00314435"/>
    <w:rsid w:val="00314B06"/>
    <w:rsid w:val="00314BA7"/>
    <w:rsid w:val="0031534E"/>
    <w:rsid w:val="003153A4"/>
    <w:rsid w:val="00315489"/>
    <w:rsid w:val="00315875"/>
    <w:rsid w:val="00315BA7"/>
    <w:rsid w:val="003167DE"/>
    <w:rsid w:val="00316AA3"/>
    <w:rsid w:val="00316B35"/>
    <w:rsid w:val="00316B93"/>
    <w:rsid w:val="00316F4C"/>
    <w:rsid w:val="0031727E"/>
    <w:rsid w:val="003175B9"/>
    <w:rsid w:val="003176E8"/>
    <w:rsid w:val="00317CF0"/>
    <w:rsid w:val="00317D94"/>
    <w:rsid w:val="00320C5B"/>
    <w:rsid w:val="00320E2A"/>
    <w:rsid w:val="00320E86"/>
    <w:rsid w:val="00320F44"/>
    <w:rsid w:val="00321306"/>
    <w:rsid w:val="00321954"/>
    <w:rsid w:val="00321BEF"/>
    <w:rsid w:val="00321C54"/>
    <w:rsid w:val="00322015"/>
    <w:rsid w:val="0032289A"/>
    <w:rsid w:val="003228DC"/>
    <w:rsid w:val="00322BEF"/>
    <w:rsid w:val="00322FD4"/>
    <w:rsid w:val="0032378D"/>
    <w:rsid w:val="00323963"/>
    <w:rsid w:val="00323AAF"/>
    <w:rsid w:val="00323B87"/>
    <w:rsid w:val="00324613"/>
    <w:rsid w:val="00324837"/>
    <w:rsid w:val="00324A2E"/>
    <w:rsid w:val="00324A49"/>
    <w:rsid w:val="00324B3C"/>
    <w:rsid w:val="00325063"/>
    <w:rsid w:val="00325568"/>
    <w:rsid w:val="00325936"/>
    <w:rsid w:val="00325EF9"/>
    <w:rsid w:val="00326338"/>
    <w:rsid w:val="0032646B"/>
    <w:rsid w:val="003266FB"/>
    <w:rsid w:val="00326894"/>
    <w:rsid w:val="00326B4B"/>
    <w:rsid w:val="00326D13"/>
    <w:rsid w:val="00326F45"/>
    <w:rsid w:val="00327257"/>
    <w:rsid w:val="00327704"/>
    <w:rsid w:val="003277BD"/>
    <w:rsid w:val="003278F8"/>
    <w:rsid w:val="00327DFC"/>
    <w:rsid w:val="00327F58"/>
    <w:rsid w:val="00327FC1"/>
    <w:rsid w:val="003300C5"/>
    <w:rsid w:val="003302F1"/>
    <w:rsid w:val="00330A0D"/>
    <w:rsid w:val="00330B72"/>
    <w:rsid w:val="00330F04"/>
    <w:rsid w:val="00331026"/>
    <w:rsid w:val="00331262"/>
    <w:rsid w:val="0033134E"/>
    <w:rsid w:val="003314C6"/>
    <w:rsid w:val="003316E2"/>
    <w:rsid w:val="00331870"/>
    <w:rsid w:val="0033187F"/>
    <w:rsid w:val="00331884"/>
    <w:rsid w:val="003326A6"/>
    <w:rsid w:val="00332809"/>
    <w:rsid w:val="00332AD6"/>
    <w:rsid w:val="00332E6B"/>
    <w:rsid w:val="00332EEC"/>
    <w:rsid w:val="00332FDD"/>
    <w:rsid w:val="003332F0"/>
    <w:rsid w:val="00333D9D"/>
    <w:rsid w:val="00334001"/>
    <w:rsid w:val="00334506"/>
    <w:rsid w:val="00334B94"/>
    <w:rsid w:val="00334CEB"/>
    <w:rsid w:val="00335241"/>
    <w:rsid w:val="003357C0"/>
    <w:rsid w:val="0033589B"/>
    <w:rsid w:val="00335D3D"/>
    <w:rsid w:val="003364BD"/>
    <w:rsid w:val="00336B79"/>
    <w:rsid w:val="00337159"/>
    <w:rsid w:val="003371CE"/>
    <w:rsid w:val="003377A9"/>
    <w:rsid w:val="00337AD7"/>
    <w:rsid w:val="00337B56"/>
    <w:rsid w:val="00337B80"/>
    <w:rsid w:val="00337C5E"/>
    <w:rsid w:val="00337D42"/>
    <w:rsid w:val="00337D4E"/>
    <w:rsid w:val="00337FAC"/>
    <w:rsid w:val="003401C8"/>
    <w:rsid w:val="00340563"/>
    <w:rsid w:val="00340CF2"/>
    <w:rsid w:val="0034103E"/>
    <w:rsid w:val="00341749"/>
    <w:rsid w:val="00341775"/>
    <w:rsid w:val="003417D8"/>
    <w:rsid w:val="00341A7E"/>
    <w:rsid w:val="00342424"/>
    <w:rsid w:val="003424DA"/>
    <w:rsid w:val="003429AF"/>
    <w:rsid w:val="0034334D"/>
    <w:rsid w:val="00343738"/>
    <w:rsid w:val="00343D6D"/>
    <w:rsid w:val="00343DCA"/>
    <w:rsid w:val="003440D3"/>
    <w:rsid w:val="00344231"/>
    <w:rsid w:val="00344297"/>
    <w:rsid w:val="003449DF"/>
    <w:rsid w:val="00344B8A"/>
    <w:rsid w:val="00344F3D"/>
    <w:rsid w:val="00345715"/>
    <w:rsid w:val="00345899"/>
    <w:rsid w:val="00345A6A"/>
    <w:rsid w:val="00345BC1"/>
    <w:rsid w:val="0034608D"/>
    <w:rsid w:val="0034669D"/>
    <w:rsid w:val="003467A4"/>
    <w:rsid w:val="00347248"/>
    <w:rsid w:val="00347568"/>
    <w:rsid w:val="00347F94"/>
    <w:rsid w:val="00350328"/>
    <w:rsid w:val="0035092D"/>
    <w:rsid w:val="00350FF2"/>
    <w:rsid w:val="0035147C"/>
    <w:rsid w:val="00351638"/>
    <w:rsid w:val="00351D6F"/>
    <w:rsid w:val="00352015"/>
    <w:rsid w:val="00352F32"/>
    <w:rsid w:val="00353BEE"/>
    <w:rsid w:val="00353C0A"/>
    <w:rsid w:val="00353CAB"/>
    <w:rsid w:val="003545B3"/>
    <w:rsid w:val="00354D9E"/>
    <w:rsid w:val="00354E72"/>
    <w:rsid w:val="00355232"/>
    <w:rsid w:val="00355461"/>
    <w:rsid w:val="003557DC"/>
    <w:rsid w:val="00355B83"/>
    <w:rsid w:val="00355C0C"/>
    <w:rsid w:val="00355CF3"/>
    <w:rsid w:val="00355E2D"/>
    <w:rsid w:val="00355F0E"/>
    <w:rsid w:val="00356F32"/>
    <w:rsid w:val="003572AB"/>
    <w:rsid w:val="00357979"/>
    <w:rsid w:val="00357F95"/>
    <w:rsid w:val="00360A49"/>
    <w:rsid w:val="00360CA7"/>
    <w:rsid w:val="00360EC2"/>
    <w:rsid w:val="00361063"/>
    <w:rsid w:val="00361713"/>
    <w:rsid w:val="003617F4"/>
    <w:rsid w:val="003618BC"/>
    <w:rsid w:val="00361C06"/>
    <w:rsid w:val="00362024"/>
    <w:rsid w:val="00362275"/>
    <w:rsid w:val="00362A83"/>
    <w:rsid w:val="00363366"/>
    <w:rsid w:val="0036352F"/>
    <w:rsid w:val="003635D6"/>
    <w:rsid w:val="00363ADA"/>
    <w:rsid w:val="00364005"/>
    <w:rsid w:val="00364B92"/>
    <w:rsid w:val="00364F0C"/>
    <w:rsid w:val="00365084"/>
    <w:rsid w:val="00365822"/>
    <w:rsid w:val="00365D65"/>
    <w:rsid w:val="00366538"/>
    <w:rsid w:val="00366A0E"/>
    <w:rsid w:val="00366B07"/>
    <w:rsid w:val="00366BEE"/>
    <w:rsid w:val="0037008B"/>
    <w:rsid w:val="00370578"/>
    <w:rsid w:val="00370594"/>
    <w:rsid w:val="00370C2B"/>
    <w:rsid w:val="00370DA8"/>
    <w:rsid w:val="003717B3"/>
    <w:rsid w:val="00371DD7"/>
    <w:rsid w:val="00371DE1"/>
    <w:rsid w:val="00372279"/>
    <w:rsid w:val="003722EA"/>
    <w:rsid w:val="00372B85"/>
    <w:rsid w:val="00372E25"/>
    <w:rsid w:val="00372E5B"/>
    <w:rsid w:val="00372EA2"/>
    <w:rsid w:val="00372ECE"/>
    <w:rsid w:val="00373AAB"/>
    <w:rsid w:val="003744C1"/>
    <w:rsid w:val="00374D3A"/>
    <w:rsid w:val="003752DE"/>
    <w:rsid w:val="00375309"/>
    <w:rsid w:val="00375610"/>
    <w:rsid w:val="00375683"/>
    <w:rsid w:val="00375833"/>
    <w:rsid w:val="00375850"/>
    <w:rsid w:val="0037598B"/>
    <w:rsid w:val="00375A1A"/>
    <w:rsid w:val="0037616E"/>
    <w:rsid w:val="00376401"/>
    <w:rsid w:val="00376A17"/>
    <w:rsid w:val="00376CA9"/>
    <w:rsid w:val="003770B7"/>
    <w:rsid w:val="00377369"/>
    <w:rsid w:val="0038008D"/>
    <w:rsid w:val="0038030D"/>
    <w:rsid w:val="003804A9"/>
    <w:rsid w:val="003807B9"/>
    <w:rsid w:val="00380EDB"/>
    <w:rsid w:val="00380F2E"/>
    <w:rsid w:val="00380FCD"/>
    <w:rsid w:val="00380FD6"/>
    <w:rsid w:val="0038139A"/>
    <w:rsid w:val="00381519"/>
    <w:rsid w:val="003819B1"/>
    <w:rsid w:val="00381EFC"/>
    <w:rsid w:val="003822D0"/>
    <w:rsid w:val="00382366"/>
    <w:rsid w:val="003825B1"/>
    <w:rsid w:val="00382948"/>
    <w:rsid w:val="00382A32"/>
    <w:rsid w:val="00382CA0"/>
    <w:rsid w:val="00382E50"/>
    <w:rsid w:val="00383075"/>
    <w:rsid w:val="0038321D"/>
    <w:rsid w:val="00383558"/>
    <w:rsid w:val="00383C59"/>
    <w:rsid w:val="00383DE5"/>
    <w:rsid w:val="003840CD"/>
    <w:rsid w:val="003841AC"/>
    <w:rsid w:val="00384395"/>
    <w:rsid w:val="00384E62"/>
    <w:rsid w:val="003853CC"/>
    <w:rsid w:val="00385581"/>
    <w:rsid w:val="003855E0"/>
    <w:rsid w:val="0038561E"/>
    <w:rsid w:val="003856AD"/>
    <w:rsid w:val="00385BF9"/>
    <w:rsid w:val="00385DD7"/>
    <w:rsid w:val="00386082"/>
    <w:rsid w:val="003863A0"/>
    <w:rsid w:val="0038650F"/>
    <w:rsid w:val="003868C2"/>
    <w:rsid w:val="00386952"/>
    <w:rsid w:val="00386964"/>
    <w:rsid w:val="00386A33"/>
    <w:rsid w:val="0038774D"/>
    <w:rsid w:val="0038787A"/>
    <w:rsid w:val="00387BB9"/>
    <w:rsid w:val="00387FA1"/>
    <w:rsid w:val="00387FEA"/>
    <w:rsid w:val="00390109"/>
    <w:rsid w:val="00390C40"/>
    <w:rsid w:val="00390D73"/>
    <w:rsid w:val="0039172B"/>
    <w:rsid w:val="00391B3F"/>
    <w:rsid w:val="00391DDD"/>
    <w:rsid w:val="003920F4"/>
    <w:rsid w:val="00392169"/>
    <w:rsid w:val="003924E1"/>
    <w:rsid w:val="00392717"/>
    <w:rsid w:val="003927DD"/>
    <w:rsid w:val="003929A9"/>
    <w:rsid w:val="00393106"/>
    <w:rsid w:val="0039332C"/>
    <w:rsid w:val="003935DD"/>
    <w:rsid w:val="003936A9"/>
    <w:rsid w:val="00394370"/>
    <w:rsid w:val="003947BC"/>
    <w:rsid w:val="00394C83"/>
    <w:rsid w:val="00395837"/>
    <w:rsid w:val="00395F61"/>
    <w:rsid w:val="00395F6C"/>
    <w:rsid w:val="003960C2"/>
    <w:rsid w:val="003965F6"/>
    <w:rsid w:val="00396696"/>
    <w:rsid w:val="00396845"/>
    <w:rsid w:val="00396E2D"/>
    <w:rsid w:val="0039754D"/>
    <w:rsid w:val="003978BA"/>
    <w:rsid w:val="00397963"/>
    <w:rsid w:val="00397A24"/>
    <w:rsid w:val="003A1EC1"/>
    <w:rsid w:val="003A2153"/>
    <w:rsid w:val="003A2278"/>
    <w:rsid w:val="003A2461"/>
    <w:rsid w:val="003A25FD"/>
    <w:rsid w:val="003A2A48"/>
    <w:rsid w:val="003A2C9E"/>
    <w:rsid w:val="003A3316"/>
    <w:rsid w:val="003A3679"/>
    <w:rsid w:val="003A369C"/>
    <w:rsid w:val="003A3852"/>
    <w:rsid w:val="003A39CC"/>
    <w:rsid w:val="003A3C84"/>
    <w:rsid w:val="003A3CF6"/>
    <w:rsid w:val="003A3D2F"/>
    <w:rsid w:val="003A3E99"/>
    <w:rsid w:val="003A4205"/>
    <w:rsid w:val="003A4376"/>
    <w:rsid w:val="003A4577"/>
    <w:rsid w:val="003A4C4F"/>
    <w:rsid w:val="003A5341"/>
    <w:rsid w:val="003A58A6"/>
    <w:rsid w:val="003A5AD7"/>
    <w:rsid w:val="003A5C4E"/>
    <w:rsid w:val="003A5E95"/>
    <w:rsid w:val="003A62DB"/>
    <w:rsid w:val="003A64D2"/>
    <w:rsid w:val="003A678F"/>
    <w:rsid w:val="003A6B22"/>
    <w:rsid w:val="003A6CB3"/>
    <w:rsid w:val="003A6D4C"/>
    <w:rsid w:val="003A6DA2"/>
    <w:rsid w:val="003A74EC"/>
    <w:rsid w:val="003A75F4"/>
    <w:rsid w:val="003A7A99"/>
    <w:rsid w:val="003A7B31"/>
    <w:rsid w:val="003A7CDC"/>
    <w:rsid w:val="003A7E2D"/>
    <w:rsid w:val="003A7EAF"/>
    <w:rsid w:val="003B005C"/>
    <w:rsid w:val="003B0591"/>
    <w:rsid w:val="003B059E"/>
    <w:rsid w:val="003B05F5"/>
    <w:rsid w:val="003B061D"/>
    <w:rsid w:val="003B078A"/>
    <w:rsid w:val="003B07AE"/>
    <w:rsid w:val="003B0C13"/>
    <w:rsid w:val="003B0D77"/>
    <w:rsid w:val="003B0E51"/>
    <w:rsid w:val="003B139D"/>
    <w:rsid w:val="003B14F0"/>
    <w:rsid w:val="003B1938"/>
    <w:rsid w:val="003B1EE9"/>
    <w:rsid w:val="003B240E"/>
    <w:rsid w:val="003B2945"/>
    <w:rsid w:val="003B2F13"/>
    <w:rsid w:val="003B32F0"/>
    <w:rsid w:val="003B33A8"/>
    <w:rsid w:val="003B36BA"/>
    <w:rsid w:val="003B3AE1"/>
    <w:rsid w:val="003B3BC5"/>
    <w:rsid w:val="003B3C3E"/>
    <w:rsid w:val="003B3F1C"/>
    <w:rsid w:val="003B3F26"/>
    <w:rsid w:val="003B43EC"/>
    <w:rsid w:val="003B4581"/>
    <w:rsid w:val="003B46EA"/>
    <w:rsid w:val="003B48F4"/>
    <w:rsid w:val="003B4C12"/>
    <w:rsid w:val="003B4DC8"/>
    <w:rsid w:val="003B4FC4"/>
    <w:rsid w:val="003B51EB"/>
    <w:rsid w:val="003B54F8"/>
    <w:rsid w:val="003B5516"/>
    <w:rsid w:val="003B5CD9"/>
    <w:rsid w:val="003B5FD7"/>
    <w:rsid w:val="003B6691"/>
    <w:rsid w:val="003B7488"/>
    <w:rsid w:val="003B74A1"/>
    <w:rsid w:val="003B76A8"/>
    <w:rsid w:val="003B76D5"/>
    <w:rsid w:val="003B7A57"/>
    <w:rsid w:val="003C00DC"/>
    <w:rsid w:val="003C02FD"/>
    <w:rsid w:val="003C0B4D"/>
    <w:rsid w:val="003C0CD8"/>
    <w:rsid w:val="003C0F75"/>
    <w:rsid w:val="003C1216"/>
    <w:rsid w:val="003C12EC"/>
    <w:rsid w:val="003C1470"/>
    <w:rsid w:val="003C1489"/>
    <w:rsid w:val="003C14FE"/>
    <w:rsid w:val="003C1ECE"/>
    <w:rsid w:val="003C27FF"/>
    <w:rsid w:val="003C2957"/>
    <w:rsid w:val="003C2CB8"/>
    <w:rsid w:val="003C2E58"/>
    <w:rsid w:val="003C2F63"/>
    <w:rsid w:val="003C308F"/>
    <w:rsid w:val="003C3AB9"/>
    <w:rsid w:val="003C3C5E"/>
    <w:rsid w:val="003C3DB6"/>
    <w:rsid w:val="003C3F20"/>
    <w:rsid w:val="003C3F92"/>
    <w:rsid w:val="003C40C5"/>
    <w:rsid w:val="003C4707"/>
    <w:rsid w:val="003C6010"/>
    <w:rsid w:val="003C6054"/>
    <w:rsid w:val="003C62EA"/>
    <w:rsid w:val="003C6F04"/>
    <w:rsid w:val="003C6FC5"/>
    <w:rsid w:val="003C77DF"/>
    <w:rsid w:val="003C77FD"/>
    <w:rsid w:val="003C7A5D"/>
    <w:rsid w:val="003D0350"/>
    <w:rsid w:val="003D0424"/>
    <w:rsid w:val="003D0584"/>
    <w:rsid w:val="003D0628"/>
    <w:rsid w:val="003D071B"/>
    <w:rsid w:val="003D1769"/>
    <w:rsid w:val="003D1F3C"/>
    <w:rsid w:val="003D242D"/>
    <w:rsid w:val="003D2840"/>
    <w:rsid w:val="003D29B4"/>
    <w:rsid w:val="003D29FB"/>
    <w:rsid w:val="003D2A38"/>
    <w:rsid w:val="003D2BC0"/>
    <w:rsid w:val="003D2FD9"/>
    <w:rsid w:val="003D30DB"/>
    <w:rsid w:val="003D3481"/>
    <w:rsid w:val="003D3606"/>
    <w:rsid w:val="003D3810"/>
    <w:rsid w:val="003D43E4"/>
    <w:rsid w:val="003D477D"/>
    <w:rsid w:val="003D4C19"/>
    <w:rsid w:val="003D53EE"/>
    <w:rsid w:val="003D550E"/>
    <w:rsid w:val="003D57AD"/>
    <w:rsid w:val="003D5B28"/>
    <w:rsid w:val="003D5C4C"/>
    <w:rsid w:val="003D5D23"/>
    <w:rsid w:val="003D6924"/>
    <w:rsid w:val="003D6B3B"/>
    <w:rsid w:val="003E02D9"/>
    <w:rsid w:val="003E0C6D"/>
    <w:rsid w:val="003E1755"/>
    <w:rsid w:val="003E1A6A"/>
    <w:rsid w:val="003E1F9C"/>
    <w:rsid w:val="003E2154"/>
    <w:rsid w:val="003E21BC"/>
    <w:rsid w:val="003E23B5"/>
    <w:rsid w:val="003E2711"/>
    <w:rsid w:val="003E2E30"/>
    <w:rsid w:val="003E2E4C"/>
    <w:rsid w:val="003E2E8B"/>
    <w:rsid w:val="003E385F"/>
    <w:rsid w:val="003E3A82"/>
    <w:rsid w:val="003E3B8F"/>
    <w:rsid w:val="003E3E86"/>
    <w:rsid w:val="003E443D"/>
    <w:rsid w:val="003E480B"/>
    <w:rsid w:val="003E4BCE"/>
    <w:rsid w:val="003E5268"/>
    <w:rsid w:val="003E53D8"/>
    <w:rsid w:val="003E5A30"/>
    <w:rsid w:val="003E5C2E"/>
    <w:rsid w:val="003E69FC"/>
    <w:rsid w:val="003E6C0B"/>
    <w:rsid w:val="003E71A6"/>
    <w:rsid w:val="003E727E"/>
    <w:rsid w:val="003E754F"/>
    <w:rsid w:val="003E7661"/>
    <w:rsid w:val="003E799C"/>
    <w:rsid w:val="003E7C88"/>
    <w:rsid w:val="003E7D53"/>
    <w:rsid w:val="003F010F"/>
    <w:rsid w:val="003F0218"/>
    <w:rsid w:val="003F02C6"/>
    <w:rsid w:val="003F0396"/>
    <w:rsid w:val="003F065E"/>
    <w:rsid w:val="003F07F3"/>
    <w:rsid w:val="003F0B4E"/>
    <w:rsid w:val="003F0CD3"/>
    <w:rsid w:val="003F0D85"/>
    <w:rsid w:val="003F0EAE"/>
    <w:rsid w:val="003F1A67"/>
    <w:rsid w:val="003F1E72"/>
    <w:rsid w:val="003F1F46"/>
    <w:rsid w:val="003F2322"/>
    <w:rsid w:val="003F23C4"/>
    <w:rsid w:val="003F24C7"/>
    <w:rsid w:val="003F256A"/>
    <w:rsid w:val="003F268A"/>
    <w:rsid w:val="003F2E1C"/>
    <w:rsid w:val="003F3274"/>
    <w:rsid w:val="003F32F6"/>
    <w:rsid w:val="003F3405"/>
    <w:rsid w:val="003F354A"/>
    <w:rsid w:val="003F4155"/>
    <w:rsid w:val="003F417A"/>
    <w:rsid w:val="003F5382"/>
    <w:rsid w:val="003F597B"/>
    <w:rsid w:val="003F5D0F"/>
    <w:rsid w:val="003F5F53"/>
    <w:rsid w:val="003F6425"/>
    <w:rsid w:val="003F6A76"/>
    <w:rsid w:val="003F6D1D"/>
    <w:rsid w:val="003F6D3A"/>
    <w:rsid w:val="003F6ECF"/>
    <w:rsid w:val="003F7268"/>
    <w:rsid w:val="003F758E"/>
    <w:rsid w:val="003F7743"/>
    <w:rsid w:val="003F7BAA"/>
    <w:rsid w:val="003F7BBD"/>
    <w:rsid w:val="003F7F0C"/>
    <w:rsid w:val="003F7F38"/>
    <w:rsid w:val="004000CA"/>
    <w:rsid w:val="0040021B"/>
    <w:rsid w:val="00400295"/>
    <w:rsid w:val="0040050C"/>
    <w:rsid w:val="00400678"/>
    <w:rsid w:val="0040094C"/>
    <w:rsid w:val="00400BF3"/>
    <w:rsid w:val="00401619"/>
    <w:rsid w:val="004019D4"/>
    <w:rsid w:val="00401B86"/>
    <w:rsid w:val="00401B97"/>
    <w:rsid w:val="00401BE7"/>
    <w:rsid w:val="00401CE8"/>
    <w:rsid w:val="00401E03"/>
    <w:rsid w:val="00402684"/>
    <w:rsid w:val="0040297D"/>
    <w:rsid w:val="00402C75"/>
    <w:rsid w:val="00403AF9"/>
    <w:rsid w:val="00403D23"/>
    <w:rsid w:val="00403D3B"/>
    <w:rsid w:val="00403D51"/>
    <w:rsid w:val="00403EAC"/>
    <w:rsid w:val="00403F04"/>
    <w:rsid w:val="00404142"/>
    <w:rsid w:val="00405744"/>
    <w:rsid w:val="0040587E"/>
    <w:rsid w:val="004061C2"/>
    <w:rsid w:val="004064C7"/>
    <w:rsid w:val="0040660F"/>
    <w:rsid w:val="00406A73"/>
    <w:rsid w:val="00406D54"/>
    <w:rsid w:val="0040708A"/>
    <w:rsid w:val="004073F0"/>
    <w:rsid w:val="0040749D"/>
    <w:rsid w:val="0040759F"/>
    <w:rsid w:val="00407776"/>
    <w:rsid w:val="00407B30"/>
    <w:rsid w:val="004101E5"/>
    <w:rsid w:val="00410A55"/>
    <w:rsid w:val="00411185"/>
    <w:rsid w:val="0041159E"/>
    <w:rsid w:val="00411E12"/>
    <w:rsid w:val="0041215D"/>
    <w:rsid w:val="004128D3"/>
    <w:rsid w:val="00412D20"/>
    <w:rsid w:val="0041314C"/>
    <w:rsid w:val="00413211"/>
    <w:rsid w:val="0041344C"/>
    <w:rsid w:val="00414056"/>
    <w:rsid w:val="0041410C"/>
    <w:rsid w:val="00414122"/>
    <w:rsid w:val="00414221"/>
    <w:rsid w:val="0041473B"/>
    <w:rsid w:val="00414A70"/>
    <w:rsid w:val="00414B74"/>
    <w:rsid w:val="00415B95"/>
    <w:rsid w:val="00415CA9"/>
    <w:rsid w:val="004160F4"/>
    <w:rsid w:val="0041633E"/>
    <w:rsid w:val="004165D4"/>
    <w:rsid w:val="00417994"/>
    <w:rsid w:val="0042027C"/>
    <w:rsid w:val="00420347"/>
    <w:rsid w:val="004215EB"/>
    <w:rsid w:val="00421CB0"/>
    <w:rsid w:val="0042221B"/>
    <w:rsid w:val="0042221D"/>
    <w:rsid w:val="00422491"/>
    <w:rsid w:val="0042284C"/>
    <w:rsid w:val="004232B7"/>
    <w:rsid w:val="004233AA"/>
    <w:rsid w:val="00423DAA"/>
    <w:rsid w:val="00424605"/>
    <w:rsid w:val="004247FB"/>
    <w:rsid w:val="0042511C"/>
    <w:rsid w:val="00425184"/>
    <w:rsid w:val="00425518"/>
    <w:rsid w:val="004255C7"/>
    <w:rsid w:val="00425C6D"/>
    <w:rsid w:val="00425F41"/>
    <w:rsid w:val="00425FF2"/>
    <w:rsid w:val="00426744"/>
    <w:rsid w:val="00426ABE"/>
    <w:rsid w:val="00427215"/>
    <w:rsid w:val="00427403"/>
    <w:rsid w:val="004279F0"/>
    <w:rsid w:val="00427B7F"/>
    <w:rsid w:val="00427C14"/>
    <w:rsid w:val="00427C4E"/>
    <w:rsid w:val="00427C65"/>
    <w:rsid w:val="00427CE7"/>
    <w:rsid w:val="00427D93"/>
    <w:rsid w:val="00430089"/>
    <w:rsid w:val="004307BF"/>
    <w:rsid w:val="0043099B"/>
    <w:rsid w:val="00430A53"/>
    <w:rsid w:val="00430A78"/>
    <w:rsid w:val="00430BBF"/>
    <w:rsid w:val="00430F88"/>
    <w:rsid w:val="004315EC"/>
    <w:rsid w:val="00431894"/>
    <w:rsid w:val="00431B2F"/>
    <w:rsid w:val="00431C5B"/>
    <w:rsid w:val="00432276"/>
    <w:rsid w:val="004327EE"/>
    <w:rsid w:val="0043295B"/>
    <w:rsid w:val="004329D9"/>
    <w:rsid w:val="0043391F"/>
    <w:rsid w:val="00433DFB"/>
    <w:rsid w:val="00433E5C"/>
    <w:rsid w:val="00434075"/>
    <w:rsid w:val="00434A58"/>
    <w:rsid w:val="00434B87"/>
    <w:rsid w:val="00434E70"/>
    <w:rsid w:val="00435B13"/>
    <w:rsid w:val="00435B23"/>
    <w:rsid w:val="00435D1A"/>
    <w:rsid w:val="0043658A"/>
    <w:rsid w:val="004366FA"/>
    <w:rsid w:val="00436A27"/>
    <w:rsid w:val="00436AAB"/>
    <w:rsid w:val="0043720E"/>
    <w:rsid w:val="00437E6A"/>
    <w:rsid w:val="004406AF"/>
    <w:rsid w:val="00440841"/>
    <w:rsid w:val="00440867"/>
    <w:rsid w:val="00440A64"/>
    <w:rsid w:val="00441057"/>
    <w:rsid w:val="00441410"/>
    <w:rsid w:val="00441685"/>
    <w:rsid w:val="004417A6"/>
    <w:rsid w:val="00441A36"/>
    <w:rsid w:val="00441B41"/>
    <w:rsid w:val="00441CE9"/>
    <w:rsid w:val="00441E1F"/>
    <w:rsid w:val="00441FF8"/>
    <w:rsid w:val="004423A8"/>
    <w:rsid w:val="004429D5"/>
    <w:rsid w:val="00442B5E"/>
    <w:rsid w:val="00442F18"/>
    <w:rsid w:val="00442F9B"/>
    <w:rsid w:val="00442FBB"/>
    <w:rsid w:val="00443284"/>
    <w:rsid w:val="00443BA5"/>
    <w:rsid w:val="00443E85"/>
    <w:rsid w:val="00443FB9"/>
    <w:rsid w:val="004441F2"/>
    <w:rsid w:val="004445B6"/>
    <w:rsid w:val="004448D7"/>
    <w:rsid w:val="0044498B"/>
    <w:rsid w:val="0044537C"/>
    <w:rsid w:val="004454DC"/>
    <w:rsid w:val="00445746"/>
    <w:rsid w:val="004457DE"/>
    <w:rsid w:val="00445A6D"/>
    <w:rsid w:val="00445B1A"/>
    <w:rsid w:val="00445F44"/>
    <w:rsid w:val="0044607D"/>
    <w:rsid w:val="004460E6"/>
    <w:rsid w:val="00446272"/>
    <w:rsid w:val="00446D18"/>
    <w:rsid w:val="00446E26"/>
    <w:rsid w:val="00446ED7"/>
    <w:rsid w:val="00446FE5"/>
    <w:rsid w:val="00447432"/>
    <w:rsid w:val="00447483"/>
    <w:rsid w:val="00447663"/>
    <w:rsid w:val="00447A5D"/>
    <w:rsid w:val="00450869"/>
    <w:rsid w:val="00450943"/>
    <w:rsid w:val="00450F34"/>
    <w:rsid w:val="004514B6"/>
    <w:rsid w:val="004517A7"/>
    <w:rsid w:val="00451A01"/>
    <w:rsid w:val="00451B76"/>
    <w:rsid w:val="00451CD2"/>
    <w:rsid w:val="004521CD"/>
    <w:rsid w:val="004528B2"/>
    <w:rsid w:val="004528D6"/>
    <w:rsid w:val="00452AE6"/>
    <w:rsid w:val="00452B6D"/>
    <w:rsid w:val="00452EB0"/>
    <w:rsid w:val="00453067"/>
    <w:rsid w:val="004533BA"/>
    <w:rsid w:val="00453935"/>
    <w:rsid w:val="00453A52"/>
    <w:rsid w:val="00454181"/>
    <w:rsid w:val="00454411"/>
    <w:rsid w:val="00454979"/>
    <w:rsid w:val="00454C54"/>
    <w:rsid w:val="0045517D"/>
    <w:rsid w:val="00455310"/>
    <w:rsid w:val="00455720"/>
    <w:rsid w:val="0045580D"/>
    <w:rsid w:val="00455953"/>
    <w:rsid w:val="00455E9F"/>
    <w:rsid w:val="00455F8F"/>
    <w:rsid w:val="0045677B"/>
    <w:rsid w:val="004568E4"/>
    <w:rsid w:val="004569E1"/>
    <w:rsid w:val="00456BA8"/>
    <w:rsid w:val="00456EDB"/>
    <w:rsid w:val="00456F5F"/>
    <w:rsid w:val="0045742F"/>
    <w:rsid w:val="00457474"/>
    <w:rsid w:val="00457608"/>
    <w:rsid w:val="00457D92"/>
    <w:rsid w:val="004600B8"/>
    <w:rsid w:val="00460181"/>
    <w:rsid w:val="0046068C"/>
    <w:rsid w:val="004613DA"/>
    <w:rsid w:val="0046180E"/>
    <w:rsid w:val="0046195D"/>
    <w:rsid w:val="00461974"/>
    <w:rsid w:val="00461DA2"/>
    <w:rsid w:val="004621E0"/>
    <w:rsid w:val="00462964"/>
    <w:rsid w:val="00462A05"/>
    <w:rsid w:val="00462BDB"/>
    <w:rsid w:val="00462CEF"/>
    <w:rsid w:val="00462E21"/>
    <w:rsid w:val="004631A3"/>
    <w:rsid w:val="0046363B"/>
    <w:rsid w:val="0046428C"/>
    <w:rsid w:val="004646D4"/>
    <w:rsid w:val="00464A9B"/>
    <w:rsid w:val="00465BB4"/>
    <w:rsid w:val="00465D6D"/>
    <w:rsid w:val="00465EFD"/>
    <w:rsid w:val="0046671C"/>
    <w:rsid w:val="00466AA8"/>
    <w:rsid w:val="00466B16"/>
    <w:rsid w:val="00467064"/>
    <w:rsid w:val="00467793"/>
    <w:rsid w:val="0046782E"/>
    <w:rsid w:val="00467D39"/>
    <w:rsid w:val="004700A2"/>
    <w:rsid w:val="00470156"/>
    <w:rsid w:val="0047089D"/>
    <w:rsid w:val="00470AA8"/>
    <w:rsid w:val="00470C8C"/>
    <w:rsid w:val="00470FC8"/>
    <w:rsid w:val="00471098"/>
    <w:rsid w:val="004718FA"/>
    <w:rsid w:val="00471ADF"/>
    <w:rsid w:val="00471FD1"/>
    <w:rsid w:val="0047214E"/>
    <w:rsid w:val="004722A7"/>
    <w:rsid w:val="004722C3"/>
    <w:rsid w:val="00472403"/>
    <w:rsid w:val="00472765"/>
    <w:rsid w:val="00472F8A"/>
    <w:rsid w:val="004730F7"/>
    <w:rsid w:val="004731A0"/>
    <w:rsid w:val="0047327A"/>
    <w:rsid w:val="00473B3C"/>
    <w:rsid w:val="00473E00"/>
    <w:rsid w:val="00474058"/>
    <w:rsid w:val="0047415D"/>
    <w:rsid w:val="004741F9"/>
    <w:rsid w:val="00474A77"/>
    <w:rsid w:val="0047500F"/>
    <w:rsid w:val="00475713"/>
    <w:rsid w:val="00475EB0"/>
    <w:rsid w:val="00476054"/>
    <w:rsid w:val="00476229"/>
    <w:rsid w:val="00476515"/>
    <w:rsid w:val="00476735"/>
    <w:rsid w:val="004769C0"/>
    <w:rsid w:val="00476EE5"/>
    <w:rsid w:val="00477282"/>
    <w:rsid w:val="00477F39"/>
    <w:rsid w:val="00480E61"/>
    <w:rsid w:val="00481289"/>
    <w:rsid w:val="004812C4"/>
    <w:rsid w:val="00481BD6"/>
    <w:rsid w:val="00481D9B"/>
    <w:rsid w:val="00481FA5"/>
    <w:rsid w:val="004824EC"/>
    <w:rsid w:val="0048307A"/>
    <w:rsid w:val="004831C5"/>
    <w:rsid w:val="004831F0"/>
    <w:rsid w:val="00483727"/>
    <w:rsid w:val="00483768"/>
    <w:rsid w:val="004838C4"/>
    <w:rsid w:val="0048418B"/>
    <w:rsid w:val="00484523"/>
    <w:rsid w:val="00484578"/>
    <w:rsid w:val="0048496B"/>
    <w:rsid w:val="00484C5B"/>
    <w:rsid w:val="00484E0A"/>
    <w:rsid w:val="00485193"/>
    <w:rsid w:val="0048539D"/>
    <w:rsid w:val="00485436"/>
    <w:rsid w:val="00485461"/>
    <w:rsid w:val="00485730"/>
    <w:rsid w:val="00485817"/>
    <w:rsid w:val="00485837"/>
    <w:rsid w:val="00485A11"/>
    <w:rsid w:val="00485C63"/>
    <w:rsid w:val="00485D4C"/>
    <w:rsid w:val="004867C6"/>
    <w:rsid w:val="00486988"/>
    <w:rsid w:val="00486B4A"/>
    <w:rsid w:val="00486D5D"/>
    <w:rsid w:val="00487507"/>
    <w:rsid w:val="00487691"/>
    <w:rsid w:val="00487749"/>
    <w:rsid w:val="00487915"/>
    <w:rsid w:val="00487FCF"/>
    <w:rsid w:val="00487FEA"/>
    <w:rsid w:val="0049008A"/>
    <w:rsid w:val="0049049B"/>
    <w:rsid w:val="00490A37"/>
    <w:rsid w:val="004910CA"/>
    <w:rsid w:val="00491161"/>
    <w:rsid w:val="004916DF"/>
    <w:rsid w:val="00491D7A"/>
    <w:rsid w:val="00492296"/>
    <w:rsid w:val="00492628"/>
    <w:rsid w:val="00492BA8"/>
    <w:rsid w:val="00492F3A"/>
    <w:rsid w:val="00493488"/>
    <w:rsid w:val="004935CB"/>
    <w:rsid w:val="00493786"/>
    <w:rsid w:val="0049386B"/>
    <w:rsid w:val="00493EC6"/>
    <w:rsid w:val="00494286"/>
    <w:rsid w:val="004945C6"/>
    <w:rsid w:val="00494BD6"/>
    <w:rsid w:val="00494F22"/>
    <w:rsid w:val="0049540C"/>
    <w:rsid w:val="00495568"/>
    <w:rsid w:val="00495799"/>
    <w:rsid w:val="0049588F"/>
    <w:rsid w:val="00496039"/>
    <w:rsid w:val="004960AF"/>
    <w:rsid w:val="00496148"/>
    <w:rsid w:val="00496A0F"/>
    <w:rsid w:val="00496D92"/>
    <w:rsid w:val="00497043"/>
    <w:rsid w:val="004975C2"/>
    <w:rsid w:val="004976A8"/>
    <w:rsid w:val="00497734"/>
    <w:rsid w:val="004979F7"/>
    <w:rsid w:val="00497B0D"/>
    <w:rsid w:val="004A152C"/>
    <w:rsid w:val="004A1BCB"/>
    <w:rsid w:val="004A1E50"/>
    <w:rsid w:val="004A2011"/>
    <w:rsid w:val="004A2B6C"/>
    <w:rsid w:val="004A2CAC"/>
    <w:rsid w:val="004A2DEA"/>
    <w:rsid w:val="004A2E71"/>
    <w:rsid w:val="004A3331"/>
    <w:rsid w:val="004A341B"/>
    <w:rsid w:val="004A3F51"/>
    <w:rsid w:val="004A44C6"/>
    <w:rsid w:val="004A4C56"/>
    <w:rsid w:val="004A4D14"/>
    <w:rsid w:val="004A54FB"/>
    <w:rsid w:val="004A55B8"/>
    <w:rsid w:val="004A5B98"/>
    <w:rsid w:val="004A5C6C"/>
    <w:rsid w:val="004A62B3"/>
    <w:rsid w:val="004A6543"/>
    <w:rsid w:val="004A664E"/>
    <w:rsid w:val="004A6B96"/>
    <w:rsid w:val="004A6D1F"/>
    <w:rsid w:val="004A6D62"/>
    <w:rsid w:val="004A74DE"/>
    <w:rsid w:val="004A7B10"/>
    <w:rsid w:val="004B0833"/>
    <w:rsid w:val="004B1010"/>
    <w:rsid w:val="004B12C4"/>
    <w:rsid w:val="004B1428"/>
    <w:rsid w:val="004B18A3"/>
    <w:rsid w:val="004B1A85"/>
    <w:rsid w:val="004B1D52"/>
    <w:rsid w:val="004B24D7"/>
    <w:rsid w:val="004B2CCE"/>
    <w:rsid w:val="004B3483"/>
    <w:rsid w:val="004B391F"/>
    <w:rsid w:val="004B3F91"/>
    <w:rsid w:val="004B41FC"/>
    <w:rsid w:val="004B4CD7"/>
    <w:rsid w:val="004B5060"/>
    <w:rsid w:val="004B50F6"/>
    <w:rsid w:val="004B52DE"/>
    <w:rsid w:val="004B541D"/>
    <w:rsid w:val="004B5656"/>
    <w:rsid w:val="004B5837"/>
    <w:rsid w:val="004B5899"/>
    <w:rsid w:val="004B5FF3"/>
    <w:rsid w:val="004B65FD"/>
    <w:rsid w:val="004B68B9"/>
    <w:rsid w:val="004B692B"/>
    <w:rsid w:val="004B6C48"/>
    <w:rsid w:val="004B6CCC"/>
    <w:rsid w:val="004B70AD"/>
    <w:rsid w:val="004B7AA4"/>
    <w:rsid w:val="004B7CE6"/>
    <w:rsid w:val="004C01F7"/>
    <w:rsid w:val="004C02BA"/>
    <w:rsid w:val="004C0FED"/>
    <w:rsid w:val="004C139C"/>
    <w:rsid w:val="004C279A"/>
    <w:rsid w:val="004C2D24"/>
    <w:rsid w:val="004C2F2E"/>
    <w:rsid w:val="004C31A2"/>
    <w:rsid w:val="004C31F2"/>
    <w:rsid w:val="004C36CC"/>
    <w:rsid w:val="004C399C"/>
    <w:rsid w:val="004C3A97"/>
    <w:rsid w:val="004C3F3A"/>
    <w:rsid w:val="004C416F"/>
    <w:rsid w:val="004C420C"/>
    <w:rsid w:val="004C45D9"/>
    <w:rsid w:val="004C4EEE"/>
    <w:rsid w:val="004C57BE"/>
    <w:rsid w:val="004C59CA"/>
    <w:rsid w:val="004C6187"/>
    <w:rsid w:val="004C62FC"/>
    <w:rsid w:val="004C6CF5"/>
    <w:rsid w:val="004C6F29"/>
    <w:rsid w:val="004C73EF"/>
    <w:rsid w:val="004C76C9"/>
    <w:rsid w:val="004C7726"/>
    <w:rsid w:val="004C7A44"/>
    <w:rsid w:val="004C7C6C"/>
    <w:rsid w:val="004D0366"/>
    <w:rsid w:val="004D0C37"/>
    <w:rsid w:val="004D0CF2"/>
    <w:rsid w:val="004D11E3"/>
    <w:rsid w:val="004D120E"/>
    <w:rsid w:val="004D1AF7"/>
    <w:rsid w:val="004D1BA8"/>
    <w:rsid w:val="004D1EF5"/>
    <w:rsid w:val="004D2186"/>
    <w:rsid w:val="004D2750"/>
    <w:rsid w:val="004D2962"/>
    <w:rsid w:val="004D2A03"/>
    <w:rsid w:val="004D3339"/>
    <w:rsid w:val="004D346E"/>
    <w:rsid w:val="004D4884"/>
    <w:rsid w:val="004D549F"/>
    <w:rsid w:val="004D561D"/>
    <w:rsid w:val="004D57DE"/>
    <w:rsid w:val="004D5C44"/>
    <w:rsid w:val="004D627A"/>
    <w:rsid w:val="004D63A4"/>
    <w:rsid w:val="004D68C1"/>
    <w:rsid w:val="004D730D"/>
    <w:rsid w:val="004D7A6F"/>
    <w:rsid w:val="004E007A"/>
    <w:rsid w:val="004E0725"/>
    <w:rsid w:val="004E0CFF"/>
    <w:rsid w:val="004E0EA2"/>
    <w:rsid w:val="004E12D0"/>
    <w:rsid w:val="004E1489"/>
    <w:rsid w:val="004E198D"/>
    <w:rsid w:val="004E1CA1"/>
    <w:rsid w:val="004E270A"/>
    <w:rsid w:val="004E30CC"/>
    <w:rsid w:val="004E3865"/>
    <w:rsid w:val="004E3D78"/>
    <w:rsid w:val="004E43E9"/>
    <w:rsid w:val="004E480F"/>
    <w:rsid w:val="004E4D1C"/>
    <w:rsid w:val="004E4F36"/>
    <w:rsid w:val="004E5103"/>
    <w:rsid w:val="004E5416"/>
    <w:rsid w:val="004E596C"/>
    <w:rsid w:val="004E59F8"/>
    <w:rsid w:val="004E5ECC"/>
    <w:rsid w:val="004E6085"/>
    <w:rsid w:val="004E618A"/>
    <w:rsid w:val="004E62D7"/>
    <w:rsid w:val="004E6407"/>
    <w:rsid w:val="004E68F4"/>
    <w:rsid w:val="004E690F"/>
    <w:rsid w:val="004E6A89"/>
    <w:rsid w:val="004E6D1B"/>
    <w:rsid w:val="004E730C"/>
    <w:rsid w:val="004E7675"/>
    <w:rsid w:val="004E76CC"/>
    <w:rsid w:val="004E7747"/>
    <w:rsid w:val="004E7BE9"/>
    <w:rsid w:val="004F06C0"/>
    <w:rsid w:val="004F0762"/>
    <w:rsid w:val="004F0CA8"/>
    <w:rsid w:val="004F0D89"/>
    <w:rsid w:val="004F0FD4"/>
    <w:rsid w:val="004F1247"/>
    <w:rsid w:val="004F13B1"/>
    <w:rsid w:val="004F1613"/>
    <w:rsid w:val="004F2052"/>
    <w:rsid w:val="004F2467"/>
    <w:rsid w:val="004F266C"/>
    <w:rsid w:val="004F3648"/>
    <w:rsid w:val="004F36F2"/>
    <w:rsid w:val="004F3703"/>
    <w:rsid w:val="004F384E"/>
    <w:rsid w:val="004F3BBB"/>
    <w:rsid w:val="004F4620"/>
    <w:rsid w:val="004F46C6"/>
    <w:rsid w:val="004F493A"/>
    <w:rsid w:val="004F4CD6"/>
    <w:rsid w:val="004F4D24"/>
    <w:rsid w:val="004F4EF8"/>
    <w:rsid w:val="004F5317"/>
    <w:rsid w:val="004F572A"/>
    <w:rsid w:val="004F5CD3"/>
    <w:rsid w:val="004F626B"/>
    <w:rsid w:val="004F637C"/>
    <w:rsid w:val="004F65B8"/>
    <w:rsid w:val="004F6A2E"/>
    <w:rsid w:val="004F75BD"/>
    <w:rsid w:val="004F7754"/>
    <w:rsid w:val="004F79C7"/>
    <w:rsid w:val="004F7A39"/>
    <w:rsid w:val="004F7A3C"/>
    <w:rsid w:val="004F7C8E"/>
    <w:rsid w:val="004F7EE5"/>
    <w:rsid w:val="00500C56"/>
    <w:rsid w:val="00501021"/>
    <w:rsid w:val="005011C6"/>
    <w:rsid w:val="005015E5"/>
    <w:rsid w:val="00501766"/>
    <w:rsid w:val="00502404"/>
    <w:rsid w:val="00502613"/>
    <w:rsid w:val="00502720"/>
    <w:rsid w:val="005028EF"/>
    <w:rsid w:val="00502A85"/>
    <w:rsid w:val="005032BC"/>
    <w:rsid w:val="0050338C"/>
    <w:rsid w:val="00503D29"/>
    <w:rsid w:val="00504A4F"/>
    <w:rsid w:val="00504F36"/>
    <w:rsid w:val="005051C9"/>
    <w:rsid w:val="005058E6"/>
    <w:rsid w:val="00505C95"/>
    <w:rsid w:val="00505FB5"/>
    <w:rsid w:val="0050607C"/>
    <w:rsid w:val="0050616C"/>
    <w:rsid w:val="005062FC"/>
    <w:rsid w:val="0050652B"/>
    <w:rsid w:val="0050693C"/>
    <w:rsid w:val="00506A18"/>
    <w:rsid w:val="00506B56"/>
    <w:rsid w:val="005070C6"/>
    <w:rsid w:val="00507268"/>
    <w:rsid w:val="00507955"/>
    <w:rsid w:val="00507E61"/>
    <w:rsid w:val="00510137"/>
    <w:rsid w:val="00510745"/>
    <w:rsid w:val="0051081C"/>
    <w:rsid w:val="00510C81"/>
    <w:rsid w:val="00510D07"/>
    <w:rsid w:val="00511974"/>
    <w:rsid w:val="00511A1B"/>
    <w:rsid w:val="00511FFC"/>
    <w:rsid w:val="0051225F"/>
    <w:rsid w:val="00512681"/>
    <w:rsid w:val="00512A70"/>
    <w:rsid w:val="00512C14"/>
    <w:rsid w:val="005131EF"/>
    <w:rsid w:val="005133B1"/>
    <w:rsid w:val="00513B32"/>
    <w:rsid w:val="00513C73"/>
    <w:rsid w:val="00513E18"/>
    <w:rsid w:val="0051405F"/>
    <w:rsid w:val="005143B8"/>
    <w:rsid w:val="005147DF"/>
    <w:rsid w:val="0051487C"/>
    <w:rsid w:val="00514A20"/>
    <w:rsid w:val="00514A8A"/>
    <w:rsid w:val="0051595A"/>
    <w:rsid w:val="00515AE9"/>
    <w:rsid w:val="00515C7E"/>
    <w:rsid w:val="00515DC3"/>
    <w:rsid w:val="005161B8"/>
    <w:rsid w:val="00516D9E"/>
    <w:rsid w:val="00517121"/>
    <w:rsid w:val="0051750C"/>
    <w:rsid w:val="00520284"/>
    <w:rsid w:val="0052073E"/>
    <w:rsid w:val="00520A8A"/>
    <w:rsid w:val="00520C51"/>
    <w:rsid w:val="005210C1"/>
    <w:rsid w:val="005210E3"/>
    <w:rsid w:val="00521105"/>
    <w:rsid w:val="00521678"/>
    <w:rsid w:val="00521CF0"/>
    <w:rsid w:val="00521F89"/>
    <w:rsid w:val="00521FFB"/>
    <w:rsid w:val="005221F8"/>
    <w:rsid w:val="005224F1"/>
    <w:rsid w:val="00522A94"/>
    <w:rsid w:val="00522B44"/>
    <w:rsid w:val="00523939"/>
    <w:rsid w:val="00524019"/>
    <w:rsid w:val="0052424E"/>
    <w:rsid w:val="0052445F"/>
    <w:rsid w:val="00524852"/>
    <w:rsid w:val="00524A17"/>
    <w:rsid w:val="00524BBC"/>
    <w:rsid w:val="00524CA4"/>
    <w:rsid w:val="0052523C"/>
    <w:rsid w:val="00525491"/>
    <w:rsid w:val="00525713"/>
    <w:rsid w:val="00525F01"/>
    <w:rsid w:val="00526C5E"/>
    <w:rsid w:val="00526C9B"/>
    <w:rsid w:val="00526FAF"/>
    <w:rsid w:val="005278AB"/>
    <w:rsid w:val="00527CBE"/>
    <w:rsid w:val="005300B6"/>
    <w:rsid w:val="00530A49"/>
    <w:rsid w:val="00530C92"/>
    <w:rsid w:val="005310BD"/>
    <w:rsid w:val="005310D8"/>
    <w:rsid w:val="005313C7"/>
    <w:rsid w:val="005314D0"/>
    <w:rsid w:val="0053158D"/>
    <w:rsid w:val="005317C9"/>
    <w:rsid w:val="00531AEF"/>
    <w:rsid w:val="00531BFC"/>
    <w:rsid w:val="00531EE9"/>
    <w:rsid w:val="00531FCE"/>
    <w:rsid w:val="0053241C"/>
    <w:rsid w:val="00532501"/>
    <w:rsid w:val="00532F3A"/>
    <w:rsid w:val="0053327B"/>
    <w:rsid w:val="0053340E"/>
    <w:rsid w:val="00533587"/>
    <w:rsid w:val="00533973"/>
    <w:rsid w:val="0053461F"/>
    <w:rsid w:val="005346E3"/>
    <w:rsid w:val="005347FC"/>
    <w:rsid w:val="00534873"/>
    <w:rsid w:val="00534955"/>
    <w:rsid w:val="00534FFE"/>
    <w:rsid w:val="0053544C"/>
    <w:rsid w:val="00535B57"/>
    <w:rsid w:val="00535D5C"/>
    <w:rsid w:val="00535D9C"/>
    <w:rsid w:val="00536A1C"/>
    <w:rsid w:val="005370F7"/>
    <w:rsid w:val="005374A5"/>
    <w:rsid w:val="0053750C"/>
    <w:rsid w:val="0053774A"/>
    <w:rsid w:val="005379AF"/>
    <w:rsid w:val="00537AF8"/>
    <w:rsid w:val="00537B3B"/>
    <w:rsid w:val="00540022"/>
    <w:rsid w:val="00540392"/>
    <w:rsid w:val="005406DF"/>
    <w:rsid w:val="005407FB"/>
    <w:rsid w:val="00540B88"/>
    <w:rsid w:val="00540F33"/>
    <w:rsid w:val="00541A6B"/>
    <w:rsid w:val="00541D08"/>
    <w:rsid w:val="0054268E"/>
    <w:rsid w:val="00542C88"/>
    <w:rsid w:val="005433B7"/>
    <w:rsid w:val="00543A80"/>
    <w:rsid w:val="00543FA6"/>
    <w:rsid w:val="00544092"/>
    <w:rsid w:val="005445B7"/>
    <w:rsid w:val="00544DB7"/>
    <w:rsid w:val="00545007"/>
    <w:rsid w:val="005454BF"/>
    <w:rsid w:val="00545569"/>
    <w:rsid w:val="005455CF"/>
    <w:rsid w:val="005455F5"/>
    <w:rsid w:val="00545BD9"/>
    <w:rsid w:val="00546774"/>
    <w:rsid w:val="00546C64"/>
    <w:rsid w:val="00546CA4"/>
    <w:rsid w:val="00547272"/>
    <w:rsid w:val="00547343"/>
    <w:rsid w:val="00547756"/>
    <w:rsid w:val="005477A6"/>
    <w:rsid w:val="00547A4D"/>
    <w:rsid w:val="005500CC"/>
    <w:rsid w:val="00550124"/>
    <w:rsid w:val="00550D0E"/>
    <w:rsid w:val="00550F4B"/>
    <w:rsid w:val="00550FFC"/>
    <w:rsid w:val="00552017"/>
    <w:rsid w:val="005521DC"/>
    <w:rsid w:val="0055231C"/>
    <w:rsid w:val="00552803"/>
    <w:rsid w:val="00552895"/>
    <w:rsid w:val="00552F2B"/>
    <w:rsid w:val="0055333B"/>
    <w:rsid w:val="00553961"/>
    <w:rsid w:val="00553DA3"/>
    <w:rsid w:val="005540C8"/>
    <w:rsid w:val="0055410B"/>
    <w:rsid w:val="0055440E"/>
    <w:rsid w:val="005547C2"/>
    <w:rsid w:val="0055494E"/>
    <w:rsid w:val="00555C63"/>
    <w:rsid w:val="00555D8F"/>
    <w:rsid w:val="005562AB"/>
    <w:rsid w:val="005567A3"/>
    <w:rsid w:val="00556803"/>
    <w:rsid w:val="00556820"/>
    <w:rsid w:val="00557445"/>
    <w:rsid w:val="0055757B"/>
    <w:rsid w:val="00557A25"/>
    <w:rsid w:val="00557AEF"/>
    <w:rsid w:val="00557F48"/>
    <w:rsid w:val="00557F5B"/>
    <w:rsid w:val="00560488"/>
    <w:rsid w:val="005604E8"/>
    <w:rsid w:val="00560ACF"/>
    <w:rsid w:val="00560CEE"/>
    <w:rsid w:val="00560D5A"/>
    <w:rsid w:val="00560F4E"/>
    <w:rsid w:val="00561021"/>
    <w:rsid w:val="00561366"/>
    <w:rsid w:val="005616EB"/>
    <w:rsid w:val="00561786"/>
    <w:rsid w:val="00561A4C"/>
    <w:rsid w:val="00561CA6"/>
    <w:rsid w:val="00561E00"/>
    <w:rsid w:val="00561F35"/>
    <w:rsid w:val="0056233D"/>
    <w:rsid w:val="005625F7"/>
    <w:rsid w:val="00562916"/>
    <w:rsid w:val="00562A51"/>
    <w:rsid w:val="00562A63"/>
    <w:rsid w:val="0056330D"/>
    <w:rsid w:val="00563311"/>
    <w:rsid w:val="00563719"/>
    <w:rsid w:val="0056389D"/>
    <w:rsid w:val="00563B5E"/>
    <w:rsid w:val="00563B7E"/>
    <w:rsid w:val="00563CB1"/>
    <w:rsid w:val="00563D9D"/>
    <w:rsid w:val="00563FC8"/>
    <w:rsid w:val="00564342"/>
    <w:rsid w:val="00564481"/>
    <w:rsid w:val="00564B6E"/>
    <w:rsid w:val="00565071"/>
    <w:rsid w:val="005653D4"/>
    <w:rsid w:val="00565490"/>
    <w:rsid w:val="005659E2"/>
    <w:rsid w:val="00565AA9"/>
    <w:rsid w:val="00565C20"/>
    <w:rsid w:val="00565E2F"/>
    <w:rsid w:val="00565E3C"/>
    <w:rsid w:val="00566261"/>
    <w:rsid w:val="00566410"/>
    <w:rsid w:val="005667D5"/>
    <w:rsid w:val="00566E2A"/>
    <w:rsid w:val="00566F44"/>
    <w:rsid w:val="00567378"/>
    <w:rsid w:val="00570F7E"/>
    <w:rsid w:val="00571A72"/>
    <w:rsid w:val="0057203A"/>
    <w:rsid w:val="0057230C"/>
    <w:rsid w:val="005723B6"/>
    <w:rsid w:val="00572463"/>
    <w:rsid w:val="0057277E"/>
    <w:rsid w:val="00572F25"/>
    <w:rsid w:val="005733A8"/>
    <w:rsid w:val="00573860"/>
    <w:rsid w:val="00573AA6"/>
    <w:rsid w:val="00573DC1"/>
    <w:rsid w:val="00573E97"/>
    <w:rsid w:val="005742DA"/>
    <w:rsid w:val="00574B0F"/>
    <w:rsid w:val="005756D8"/>
    <w:rsid w:val="00575C47"/>
    <w:rsid w:val="00575EF1"/>
    <w:rsid w:val="00576C0B"/>
    <w:rsid w:val="00576D41"/>
    <w:rsid w:val="00577034"/>
    <w:rsid w:val="00577614"/>
    <w:rsid w:val="005777A8"/>
    <w:rsid w:val="00577862"/>
    <w:rsid w:val="00577AA8"/>
    <w:rsid w:val="005800C9"/>
    <w:rsid w:val="0058011E"/>
    <w:rsid w:val="0058025E"/>
    <w:rsid w:val="00580665"/>
    <w:rsid w:val="00580851"/>
    <w:rsid w:val="00580CCB"/>
    <w:rsid w:val="00580F21"/>
    <w:rsid w:val="005811AD"/>
    <w:rsid w:val="00581405"/>
    <w:rsid w:val="0058141E"/>
    <w:rsid w:val="005815C4"/>
    <w:rsid w:val="005828FE"/>
    <w:rsid w:val="00583130"/>
    <w:rsid w:val="005835B7"/>
    <w:rsid w:val="005836B1"/>
    <w:rsid w:val="00584094"/>
    <w:rsid w:val="0058424E"/>
    <w:rsid w:val="005845A2"/>
    <w:rsid w:val="005851B1"/>
    <w:rsid w:val="005870AA"/>
    <w:rsid w:val="005870CE"/>
    <w:rsid w:val="005871DD"/>
    <w:rsid w:val="005874BB"/>
    <w:rsid w:val="00587602"/>
    <w:rsid w:val="00587710"/>
    <w:rsid w:val="005878CB"/>
    <w:rsid w:val="005879EA"/>
    <w:rsid w:val="00587D3D"/>
    <w:rsid w:val="00587EE5"/>
    <w:rsid w:val="00587F8E"/>
    <w:rsid w:val="00590080"/>
    <w:rsid w:val="00590825"/>
    <w:rsid w:val="00590ADC"/>
    <w:rsid w:val="005912A4"/>
    <w:rsid w:val="0059138F"/>
    <w:rsid w:val="00591707"/>
    <w:rsid w:val="00591975"/>
    <w:rsid w:val="00591CA1"/>
    <w:rsid w:val="00591D41"/>
    <w:rsid w:val="00592609"/>
    <w:rsid w:val="005928FF"/>
    <w:rsid w:val="00593201"/>
    <w:rsid w:val="00593B3B"/>
    <w:rsid w:val="00593C62"/>
    <w:rsid w:val="005944AE"/>
    <w:rsid w:val="00594537"/>
    <w:rsid w:val="00594730"/>
    <w:rsid w:val="005947A9"/>
    <w:rsid w:val="005947F1"/>
    <w:rsid w:val="00594F0B"/>
    <w:rsid w:val="00594F22"/>
    <w:rsid w:val="0059506F"/>
    <w:rsid w:val="00595DFC"/>
    <w:rsid w:val="00596114"/>
    <w:rsid w:val="0059676A"/>
    <w:rsid w:val="0059682C"/>
    <w:rsid w:val="00596A87"/>
    <w:rsid w:val="0059700D"/>
    <w:rsid w:val="005975C4"/>
    <w:rsid w:val="0059781C"/>
    <w:rsid w:val="005A023C"/>
    <w:rsid w:val="005A0946"/>
    <w:rsid w:val="005A09DF"/>
    <w:rsid w:val="005A0B07"/>
    <w:rsid w:val="005A0FE6"/>
    <w:rsid w:val="005A17A3"/>
    <w:rsid w:val="005A1DFF"/>
    <w:rsid w:val="005A1E48"/>
    <w:rsid w:val="005A1EAE"/>
    <w:rsid w:val="005A226F"/>
    <w:rsid w:val="005A2307"/>
    <w:rsid w:val="005A245A"/>
    <w:rsid w:val="005A2A91"/>
    <w:rsid w:val="005A2F5E"/>
    <w:rsid w:val="005A306F"/>
    <w:rsid w:val="005A342A"/>
    <w:rsid w:val="005A3D56"/>
    <w:rsid w:val="005A3EF3"/>
    <w:rsid w:val="005A42CF"/>
    <w:rsid w:val="005A4896"/>
    <w:rsid w:val="005A49F5"/>
    <w:rsid w:val="005A4A23"/>
    <w:rsid w:val="005A4B29"/>
    <w:rsid w:val="005A502B"/>
    <w:rsid w:val="005A52B9"/>
    <w:rsid w:val="005A56F0"/>
    <w:rsid w:val="005A5DE0"/>
    <w:rsid w:val="005A5E23"/>
    <w:rsid w:val="005A5E29"/>
    <w:rsid w:val="005A5F15"/>
    <w:rsid w:val="005A6543"/>
    <w:rsid w:val="005A68CE"/>
    <w:rsid w:val="005A695F"/>
    <w:rsid w:val="005A6A7F"/>
    <w:rsid w:val="005A6EDE"/>
    <w:rsid w:val="005A6FBC"/>
    <w:rsid w:val="005A7488"/>
    <w:rsid w:val="005A783E"/>
    <w:rsid w:val="005A7B1E"/>
    <w:rsid w:val="005A7BC6"/>
    <w:rsid w:val="005A7FCF"/>
    <w:rsid w:val="005B0563"/>
    <w:rsid w:val="005B0C41"/>
    <w:rsid w:val="005B0D42"/>
    <w:rsid w:val="005B164F"/>
    <w:rsid w:val="005B1691"/>
    <w:rsid w:val="005B1981"/>
    <w:rsid w:val="005B1CC7"/>
    <w:rsid w:val="005B2303"/>
    <w:rsid w:val="005B2613"/>
    <w:rsid w:val="005B331F"/>
    <w:rsid w:val="005B455E"/>
    <w:rsid w:val="005B485C"/>
    <w:rsid w:val="005B4B7B"/>
    <w:rsid w:val="005B4C13"/>
    <w:rsid w:val="005B4F3E"/>
    <w:rsid w:val="005B5B33"/>
    <w:rsid w:val="005B5BF3"/>
    <w:rsid w:val="005B60B5"/>
    <w:rsid w:val="005B699A"/>
    <w:rsid w:val="005B6A93"/>
    <w:rsid w:val="005B6DBC"/>
    <w:rsid w:val="005C063E"/>
    <w:rsid w:val="005C0858"/>
    <w:rsid w:val="005C095A"/>
    <w:rsid w:val="005C09D8"/>
    <w:rsid w:val="005C09E7"/>
    <w:rsid w:val="005C0B25"/>
    <w:rsid w:val="005C0FBF"/>
    <w:rsid w:val="005C146C"/>
    <w:rsid w:val="005C14B2"/>
    <w:rsid w:val="005C1509"/>
    <w:rsid w:val="005C15C0"/>
    <w:rsid w:val="005C170E"/>
    <w:rsid w:val="005C18D6"/>
    <w:rsid w:val="005C2AB9"/>
    <w:rsid w:val="005C2FA4"/>
    <w:rsid w:val="005C3491"/>
    <w:rsid w:val="005C353B"/>
    <w:rsid w:val="005C3A1A"/>
    <w:rsid w:val="005C3EE8"/>
    <w:rsid w:val="005C3F08"/>
    <w:rsid w:val="005C3F20"/>
    <w:rsid w:val="005C425B"/>
    <w:rsid w:val="005C4940"/>
    <w:rsid w:val="005C4C24"/>
    <w:rsid w:val="005C567B"/>
    <w:rsid w:val="005C5A8E"/>
    <w:rsid w:val="005C5F8D"/>
    <w:rsid w:val="005C605A"/>
    <w:rsid w:val="005C60C6"/>
    <w:rsid w:val="005C6605"/>
    <w:rsid w:val="005C6997"/>
    <w:rsid w:val="005C6A8B"/>
    <w:rsid w:val="005C74B7"/>
    <w:rsid w:val="005C7583"/>
    <w:rsid w:val="005C7AA4"/>
    <w:rsid w:val="005C7D83"/>
    <w:rsid w:val="005C7FE0"/>
    <w:rsid w:val="005D026E"/>
    <w:rsid w:val="005D06D2"/>
    <w:rsid w:val="005D0AAA"/>
    <w:rsid w:val="005D0B37"/>
    <w:rsid w:val="005D0CF4"/>
    <w:rsid w:val="005D0D99"/>
    <w:rsid w:val="005D0DD3"/>
    <w:rsid w:val="005D0F3A"/>
    <w:rsid w:val="005D1604"/>
    <w:rsid w:val="005D1BF7"/>
    <w:rsid w:val="005D278B"/>
    <w:rsid w:val="005D2894"/>
    <w:rsid w:val="005D32C2"/>
    <w:rsid w:val="005D338F"/>
    <w:rsid w:val="005D365E"/>
    <w:rsid w:val="005D37E2"/>
    <w:rsid w:val="005D38BD"/>
    <w:rsid w:val="005D3B5C"/>
    <w:rsid w:val="005D3D26"/>
    <w:rsid w:val="005D3DD5"/>
    <w:rsid w:val="005D3EE2"/>
    <w:rsid w:val="005D457D"/>
    <w:rsid w:val="005D4AB3"/>
    <w:rsid w:val="005D4CFA"/>
    <w:rsid w:val="005D4FC6"/>
    <w:rsid w:val="005D59E2"/>
    <w:rsid w:val="005D5FCE"/>
    <w:rsid w:val="005D6D65"/>
    <w:rsid w:val="005D6D6C"/>
    <w:rsid w:val="005D6DAD"/>
    <w:rsid w:val="005D72DE"/>
    <w:rsid w:val="005D7437"/>
    <w:rsid w:val="005E1DD4"/>
    <w:rsid w:val="005E2BC0"/>
    <w:rsid w:val="005E2E3E"/>
    <w:rsid w:val="005E3325"/>
    <w:rsid w:val="005E33CB"/>
    <w:rsid w:val="005E35E5"/>
    <w:rsid w:val="005E36F5"/>
    <w:rsid w:val="005E3A7A"/>
    <w:rsid w:val="005E3E20"/>
    <w:rsid w:val="005E3FD6"/>
    <w:rsid w:val="005E464F"/>
    <w:rsid w:val="005E4C2C"/>
    <w:rsid w:val="005E51EB"/>
    <w:rsid w:val="005E532B"/>
    <w:rsid w:val="005E5484"/>
    <w:rsid w:val="005E578F"/>
    <w:rsid w:val="005E591B"/>
    <w:rsid w:val="005E62D0"/>
    <w:rsid w:val="005E6C6A"/>
    <w:rsid w:val="005E6C7C"/>
    <w:rsid w:val="005E6EC4"/>
    <w:rsid w:val="005E7231"/>
    <w:rsid w:val="005E772C"/>
    <w:rsid w:val="005E7751"/>
    <w:rsid w:val="005E7988"/>
    <w:rsid w:val="005F0262"/>
    <w:rsid w:val="005F04EA"/>
    <w:rsid w:val="005F086F"/>
    <w:rsid w:val="005F0F0F"/>
    <w:rsid w:val="005F10E3"/>
    <w:rsid w:val="005F22D3"/>
    <w:rsid w:val="005F2DC4"/>
    <w:rsid w:val="005F2DD9"/>
    <w:rsid w:val="005F3538"/>
    <w:rsid w:val="005F35AA"/>
    <w:rsid w:val="005F3E56"/>
    <w:rsid w:val="005F410E"/>
    <w:rsid w:val="005F412D"/>
    <w:rsid w:val="005F420C"/>
    <w:rsid w:val="005F48BA"/>
    <w:rsid w:val="005F5134"/>
    <w:rsid w:val="005F52D9"/>
    <w:rsid w:val="005F5420"/>
    <w:rsid w:val="005F5727"/>
    <w:rsid w:val="005F5C4D"/>
    <w:rsid w:val="005F5CE0"/>
    <w:rsid w:val="005F64D4"/>
    <w:rsid w:val="005F6CAA"/>
    <w:rsid w:val="005F6D98"/>
    <w:rsid w:val="005F7819"/>
    <w:rsid w:val="005F7976"/>
    <w:rsid w:val="005F7B16"/>
    <w:rsid w:val="005F7C22"/>
    <w:rsid w:val="0060045C"/>
    <w:rsid w:val="00600609"/>
    <w:rsid w:val="006006B6"/>
    <w:rsid w:val="006009B4"/>
    <w:rsid w:val="00600C69"/>
    <w:rsid w:val="00601431"/>
    <w:rsid w:val="00601610"/>
    <w:rsid w:val="00601C86"/>
    <w:rsid w:val="006023DA"/>
    <w:rsid w:val="00602418"/>
    <w:rsid w:val="0060249D"/>
    <w:rsid w:val="0060254A"/>
    <w:rsid w:val="00602C59"/>
    <w:rsid w:val="006034FF"/>
    <w:rsid w:val="00603502"/>
    <w:rsid w:val="00603930"/>
    <w:rsid w:val="00604939"/>
    <w:rsid w:val="00604B10"/>
    <w:rsid w:val="00604CA5"/>
    <w:rsid w:val="006050AF"/>
    <w:rsid w:val="00605286"/>
    <w:rsid w:val="006055C5"/>
    <w:rsid w:val="0060563F"/>
    <w:rsid w:val="00605B45"/>
    <w:rsid w:val="00605C9E"/>
    <w:rsid w:val="00605DE7"/>
    <w:rsid w:val="00605E0C"/>
    <w:rsid w:val="00605EC2"/>
    <w:rsid w:val="00605FE5"/>
    <w:rsid w:val="00606115"/>
    <w:rsid w:val="00606217"/>
    <w:rsid w:val="00606283"/>
    <w:rsid w:val="00606736"/>
    <w:rsid w:val="006069AD"/>
    <w:rsid w:val="00606F6E"/>
    <w:rsid w:val="00607390"/>
    <w:rsid w:val="006074DB"/>
    <w:rsid w:val="0060769B"/>
    <w:rsid w:val="006076E5"/>
    <w:rsid w:val="00607AF1"/>
    <w:rsid w:val="00607D9D"/>
    <w:rsid w:val="00610586"/>
    <w:rsid w:val="00610F3A"/>
    <w:rsid w:val="00611902"/>
    <w:rsid w:val="00611C76"/>
    <w:rsid w:val="0061223E"/>
    <w:rsid w:val="0061286E"/>
    <w:rsid w:val="00613217"/>
    <w:rsid w:val="006135CB"/>
    <w:rsid w:val="00613841"/>
    <w:rsid w:val="00613D98"/>
    <w:rsid w:val="00613F86"/>
    <w:rsid w:val="006143B9"/>
    <w:rsid w:val="00614AA9"/>
    <w:rsid w:val="00614EB8"/>
    <w:rsid w:val="0061523D"/>
    <w:rsid w:val="00615269"/>
    <w:rsid w:val="006158B4"/>
    <w:rsid w:val="00615D65"/>
    <w:rsid w:val="00615DBA"/>
    <w:rsid w:val="00615E2C"/>
    <w:rsid w:val="00616206"/>
    <w:rsid w:val="0061660B"/>
    <w:rsid w:val="006166BD"/>
    <w:rsid w:val="0061694A"/>
    <w:rsid w:val="00616AFC"/>
    <w:rsid w:val="00616B4D"/>
    <w:rsid w:val="00616BCE"/>
    <w:rsid w:val="00616E25"/>
    <w:rsid w:val="006170AC"/>
    <w:rsid w:val="00617617"/>
    <w:rsid w:val="006178A5"/>
    <w:rsid w:val="0062008D"/>
    <w:rsid w:val="0062009C"/>
    <w:rsid w:val="006206C9"/>
    <w:rsid w:val="00621052"/>
    <w:rsid w:val="006211AB"/>
    <w:rsid w:val="006212C1"/>
    <w:rsid w:val="006214BF"/>
    <w:rsid w:val="00622850"/>
    <w:rsid w:val="00622B57"/>
    <w:rsid w:val="00622CF9"/>
    <w:rsid w:val="00622DFD"/>
    <w:rsid w:val="006231D3"/>
    <w:rsid w:val="00623974"/>
    <w:rsid w:val="00623A40"/>
    <w:rsid w:val="00623D7E"/>
    <w:rsid w:val="00623EB6"/>
    <w:rsid w:val="006244FC"/>
    <w:rsid w:val="00624764"/>
    <w:rsid w:val="00624790"/>
    <w:rsid w:val="00624D25"/>
    <w:rsid w:val="0062530A"/>
    <w:rsid w:val="0062561C"/>
    <w:rsid w:val="00625813"/>
    <w:rsid w:val="00625AC1"/>
    <w:rsid w:val="00625C7C"/>
    <w:rsid w:val="006263C1"/>
    <w:rsid w:val="006263E8"/>
    <w:rsid w:val="00626A6C"/>
    <w:rsid w:val="00626DC5"/>
    <w:rsid w:val="00627535"/>
    <w:rsid w:val="00627540"/>
    <w:rsid w:val="006279D2"/>
    <w:rsid w:val="00627A1F"/>
    <w:rsid w:val="00630967"/>
    <w:rsid w:val="00630A5F"/>
    <w:rsid w:val="00630D2F"/>
    <w:rsid w:val="0063160A"/>
    <w:rsid w:val="00631E8F"/>
    <w:rsid w:val="00632538"/>
    <w:rsid w:val="00632704"/>
    <w:rsid w:val="0063290B"/>
    <w:rsid w:val="00632A8E"/>
    <w:rsid w:val="00632CBB"/>
    <w:rsid w:val="00632DAE"/>
    <w:rsid w:val="00633363"/>
    <w:rsid w:val="0063380D"/>
    <w:rsid w:val="00633B14"/>
    <w:rsid w:val="00633EF3"/>
    <w:rsid w:val="006344B9"/>
    <w:rsid w:val="00634617"/>
    <w:rsid w:val="006347D5"/>
    <w:rsid w:val="006355A4"/>
    <w:rsid w:val="0063560C"/>
    <w:rsid w:val="00635656"/>
    <w:rsid w:val="0063583F"/>
    <w:rsid w:val="00636510"/>
    <w:rsid w:val="00636964"/>
    <w:rsid w:val="006369DC"/>
    <w:rsid w:val="006377B3"/>
    <w:rsid w:val="0063794B"/>
    <w:rsid w:val="006379C7"/>
    <w:rsid w:val="00637B5C"/>
    <w:rsid w:val="00637FBB"/>
    <w:rsid w:val="0064084C"/>
    <w:rsid w:val="00640E88"/>
    <w:rsid w:val="00640F65"/>
    <w:rsid w:val="00640F85"/>
    <w:rsid w:val="006410F5"/>
    <w:rsid w:val="00641692"/>
    <w:rsid w:val="00641CEA"/>
    <w:rsid w:val="00641E91"/>
    <w:rsid w:val="00641F36"/>
    <w:rsid w:val="006422ED"/>
    <w:rsid w:val="006424A4"/>
    <w:rsid w:val="006429A8"/>
    <w:rsid w:val="00642B2F"/>
    <w:rsid w:val="00643010"/>
    <w:rsid w:val="00643020"/>
    <w:rsid w:val="006431F1"/>
    <w:rsid w:val="00643284"/>
    <w:rsid w:val="00643511"/>
    <w:rsid w:val="0064363F"/>
    <w:rsid w:val="00643F69"/>
    <w:rsid w:val="00643FEF"/>
    <w:rsid w:val="00644083"/>
    <w:rsid w:val="006442A4"/>
    <w:rsid w:val="006442E7"/>
    <w:rsid w:val="006443CC"/>
    <w:rsid w:val="00644544"/>
    <w:rsid w:val="00644AA3"/>
    <w:rsid w:val="0064502E"/>
    <w:rsid w:val="006456BE"/>
    <w:rsid w:val="00645763"/>
    <w:rsid w:val="006458CC"/>
    <w:rsid w:val="00645B36"/>
    <w:rsid w:val="00646210"/>
    <w:rsid w:val="006463AB"/>
    <w:rsid w:val="006466C1"/>
    <w:rsid w:val="0064687E"/>
    <w:rsid w:val="00646C42"/>
    <w:rsid w:val="00646CEE"/>
    <w:rsid w:val="006472E7"/>
    <w:rsid w:val="006478E3"/>
    <w:rsid w:val="00647BD6"/>
    <w:rsid w:val="00647C76"/>
    <w:rsid w:val="00647F5D"/>
    <w:rsid w:val="00647F98"/>
    <w:rsid w:val="006500D3"/>
    <w:rsid w:val="006507C1"/>
    <w:rsid w:val="0065091D"/>
    <w:rsid w:val="00650FC9"/>
    <w:rsid w:val="0065108F"/>
    <w:rsid w:val="006514BF"/>
    <w:rsid w:val="0065181F"/>
    <w:rsid w:val="00651B7B"/>
    <w:rsid w:val="00651B85"/>
    <w:rsid w:val="00651E0C"/>
    <w:rsid w:val="00651F33"/>
    <w:rsid w:val="00651FFD"/>
    <w:rsid w:val="0065201E"/>
    <w:rsid w:val="00652143"/>
    <w:rsid w:val="006522DA"/>
    <w:rsid w:val="00652938"/>
    <w:rsid w:val="00652B14"/>
    <w:rsid w:val="00652B37"/>
    <w:rsid w:val="00653388"/>
    <w:rsid w:val="006533E7"/>
    <w:rsid w:val="00653582"/>
    <w:rsid w:val="006538B3"/>
    <w:rsid w:val="00653A93"/>
    <w:rsid w:val="00654145"/>
    <w:rsid w:val="00654752"/>
    <w:rsid w:val="00654C15"/>
    <w:rsid w:val="00654CA3"/>
    <w:rsid w:val="00654E33"/>
    <w:rsid w:val="00655684"/>
    <w:rsid w:val="00655E71"/>
    <w:rsid w:val="00656471"/>
    <w:rsid w:val="00656638"/>
    <w:rsid w:val="00656B7D"/>
    <w:rsid w:val="00657631"/>
    <w:rsid w:val="0065772A"/>
    <w:rsid w:val="006578D6"/>
    <w:rsid w:val="00657D27"/>
    <w:rsid w:val="00657E25"/>
    <w:rsid w:val="00660779"/>
    <w:rsid w:val="00660B0C"/>
    <w:rsid w:val="00661198"/>
    <w:rsid w:val="0066122A"/>
    <w:rsid w:val="006613A2"/>
    <w:rsid w:val="00661535"/>
    <w:rsid w:val="00661815"/>
    <w:rsid w:val="00661A4B"/>
    <w:rsid w:val="00661BB7"/>
    <w:rsid w:val="00661C96"/>
    <w:rsid w:val="00661D72"/>
    <w:rsid w:val="006621E4"/>
    <w:rsid w:val="006623BB"/>
    <w:rsid w:val="00662C05"/>
    <w:rsid w:val="00662C36"/>
    <w:rsid w:val="00662E18"/>
    <w:rsid w:val="00662EA2"/>
    <w:rsid w:val="0066336F"/>
    <w:rsid w:val="0066337E"/>
    <w:rsid w:val="00663516"/>
    <w:rsid w:val="006635E8"/>
    <w:rsid w:val="00663FF4"/>
    <w:rsid w:val="00664A56"/>
    <w:rsid w:val="00664B11"/>
    <w:rsid w:val="0066500E"/>
    <w:rsid w:val="006650C3"/>
    <w:rsid w:val="00665564"/>
    <w:rsid w:val="0066592E"/>
    <w:rsid w:val="00665E8A"/>
    <w:rsid w:val="00666056"/>
    <w:rsid w:val="006660BB"/>
    <w:rsid w:val="0066636C"/>
    <w:rsid w:val="0066648B"/>
    <w:rsid w:val="00666E66"/>
    <w:rsid w:val="006671FF"/>
    <w:rsid w:val="00667411"/>
    <w:rsid w:val="00667467"/>
    <w:rsid w:val="0066760C"/>
    <w:rsid w:val="0066760D"/>
    <w:rsid w:val="00667AFA"/>
    <w:rsid w:val="00667FFE"/>
    <w:rsid w:val="00670B82"/>
    <w:rsid w:val="00670BA8"/>
    <w:rsid w:val="00671381"/>
    <w:rsid w:val="006716CC"/>
    <w:rsid w:val="006717B9"/>
    <w:rsid w:val="006719CB"/>
    <w:rsid w:val="00673633"/>
    <w:rsid w:val="00673DC2"/>
    <w:rsid w:val="00674077"/>
    <w:rsid w:val="0067480D"/>
    <w:rsid w:val="00674876"/>
    <w:rsid w:val="00674B6A"/>
    <w:rsid w:val="00674C02"/>
    <w:rsid w:val="00674FDA"/>
    <w:rsid w:val="0067596F"/>
    <w:rsid w:val="00675CD2"/>
    <w:rsid w:val="00675FC9"/>
    <w:rsid w:val="0067674D"/>
    <w:rsid w:val="006770DB"/>
    <w:rsid w:val="00677102"/>
    <w:rsid w:val="00677697"/>
    <w:rsid w:val="0067773F"/>
    <w:rsid w:val="006777E1"/>
    <w:rsid w:val="006779EA"/>
    <w:rsid w:val="00677A04"/>
    <w:rsid w:val="00677A6B"/>
    <w:rsid w:val="00677CFB"/>
    <w:rsid w:val="00680327"/>
    <w:rsid w:val="0068045B"/>
    <w:rsid w:val="00680753"/>
    <w:rsid w:val="00680B3F"/>
    <w:rsid w:val="00680D34"/>
    <w:rsid w:val="00680E72"/>
    <w:rsid w:val="00680FB6"/>
    <w:rsid w:val="00680FC6"/>
    <w:rsid w:val="00681465"/>
    <w:rsid w:val="00681861"/>
    <w:rsid w:val="006818BE"/>
    <w:rsid w:val="00681A85"/>
    <w:rsid w:val="00681ACC"/>
    <w:rsid w:val="00681FB3"/>
    <w:rsid w:val="00682278"/>
    <w:rsid w:val="0068245A"/>
    <w:rsid w:val="00682911"/>
    <w:rsid w:val="0068322A"/>
    <w:rsid w:val="006833A8"/>
    <w:rsid w:val="006835A2"/>
    <w:rsid w:val="0068374C"/>
    <w:rsid w:val="00683C20"/>
    <w:rsid w:val="00683FB7"/>
    <w:rsid w:val="00684358"/>
    <w:rsid w:val="006844DB"/>
    <w:rsid w:val="00684D58"/>
    <w:rsid w:val="00684D8E"/>
    <w:rsid w:val="00684DEA"/>
    <w:rsid w:val="00685095"/>
    <w:rsid w:val="00685CF6"/>
    <w:rsid w:val="00685DD4"/>
    <w:rsid w:val="00685EF4"/>
    <w:rsid w:val="00686014"/>
    <w:rsid w:val="00686444"/>
    <w:rsid w:val="00686B62"/>
    <w:rsid w:val="0068722D"/>
    <w:rsid w:val="00687A30"/>
    <w:rsid w:val="00687E2C"/>
    <w:rsid w:val="00687E35"/>
    <w:rsid w:val="006906CB"/>
    <w:rsid w:val="00690AD8"/>
    <w:rsid w:val="0069117E"/>
    <w:rsid w:val="00691260"/>
    <w:rsid w:val="0069134D"/>
    <w:rsid w:val="006913A7"/>
    <w:rsid w:val="006915A3"/>
    <w:rsid w:val="00691A1E"/>
    <w:rsid w:val="00692069"/>
    <w:rsid w:val="0069295C"/>
    <w:rsid w:val="00692F3F"/>
    <w:rsid w:val="0069323E"/>
    <w:rsid w:val="006934E1"/>
    <w:rsid w:val="00693D24"/>
    <w:rsid w:val="006943DB"/>
    <w:rsid w:val="00694D68"/>
    <w:rsid w:val="00695078"/>
    <w:rsid w:val="006955EA"/>
    <w:rsid w:val="006957DF"/>
    <w:rsid w:val="006958B0"/>
    <w:rsid w:val="00695A54"/>
    <w:rsid w:val="00696DC5"/>
    <w:rsid w:val="006970C9"/>
    <w:rsid w:val="006A0D4D"/>
    <w:rsid w:val="006A0F2B"/>
    <w:rsid w:val="006A1186"/>
    <w:rsid w:val="006A174F"/>
    <w:rsid w:val="006A1ACB"/>
    <w:rsid w:val="006A1AE2"/>
    <w:rsid w:val="006A2069"/>
    <w:rsid w:val="006A2C37"/>
    <w:rsid w:val="006A3019"/>
    <w:rsid w:val="006A37B7"/>
    <w:rsid w:val="006A3F31"/>
    <w:rsid w:val="006A422F"/>
    <w:rsid w:val="006A4FB1"/>
    <w:rsid w:val="006A59E4"/>
    <w:rsid w:val="006A5C9E"/>
    <w:rsid w:val="006A5D5E"/>
    <w:rsid w:val="006A649E"/>
    <w:rsid w:val="006A6847"/>
    <w:rsid w:val="006A68AE"/>
    <w:rsid w:val="006A6A20"/>
    <w:rsid w:val="006A6DF5"/>
    <w:rsid w:val="006A6F77"/>
    <w:rsid w:val="006A71AF"/>
    <w:rsid w:val="006A71EF"/>
    <w:rsid w:val="006A771D"/>
    <w:rsid w:val="006A7CA3"/>
    <w:rsid w:val="006A7E15"/>
    <w:rsid w:val="006A7E51"/>
    <w:rsid w:val="006A7E60"/>
    <w:rsid w:val="006B0B32"/>
    <w:rsid w:val="006B0B69"/>
    <w:rsid w:val="006B1225"/>
    <w:rsid w:val="006B1524"/>
    <w:rsid w:val="006B15B3"/>
    <w:rsid w:val="006B19C3"/>
    <w:rsid w:val="006B19C6"/>
    <w:rsid w:val="006B1A47"/>
    <w:rsid w:val="006B1C56"/>
    <w:rsid w:val="006B1CA2"/>
    <w:rsid w:val="006B1CED"/>
    <w:rsid w:val="006B1F22"/>
    <w:rsid w:val="006B2481"/>
    <w:rsid w:val="006B2814"/>
    <w:rsid w:val="006B2A42"/>
    <w:rsid w:val="006B2FF7"/>
    <w:rsid w:val="006B32B0"/>
    <w:rsid w:val="006B32E7"/>
    <w:rsid w:val="006B40F7"/>
    <w:rsid w:val="006B46AD"/>
    <w:rsid w:val="006B46CC"/>
    <w:rsid w:val="006B4A31"/>
    <w:rsid w:val="006B4AD4"/>
    <w:rsid w:val="006B4DB4"/>
    <w:rsid w:val="006B53CF"/>
    <w:rsid w:val="006B5FA4"/>
    <w:rsid w:val="006B6087"/>
    <w:rsid w:val="006B6189"/>
    <w:rsid w:val="006B643B"/>
    <w:rsid w:val="006B64C0"/>
    <w:rsid w:val="006B66F8"/>
    <w:rsid w:val="006B6879"/>
    <w:rsid w:val="006B6898"/>
    <w:rsid w:val="006B6DD1"/>
    <w:rsid w:val="006B6F04"/>
    <w:rsid w:val="006B7147"/>
    <w:rsid w:val="006B75F5"/>
    <w:rsid w:val="006B7820"/>
    <w:rsid w:val="006B7B22"/>
    <w:rsid w:val="006B7FDE"/>
    <w:rsid w:val="006C04FE"/>
    <w:rsid w:val="006C05E8"/>
    <w:rsid w:val="006C084D"/>
    <w:rsid w:val="006C0911"/>
    <w:rsid w:val="006C0A30"/>
    <w:rsid w:val="006C0AB2"/>
    <w:rsid w:val="006C1142"/>
    <w:rsid w:val="006C1168"/>
    <w:rsid w:val="006C16C0"/>
    <w:rsid w:val="006C1E78"/>
    <w:rsid w:val="006C26DF"/>
    <w:rsid w:val="006C2790"/>
    <w:rsid w:val="006C287B"/>
    <w:rsid w:val="006C2952"/>
    <w:rsid w:val="006C2A0C"/>
    <w:rsid w:val="006C2CA9"/>
    <w:rsid w:val="006C34B1"/>
    <w:rsid w:val="006C34BC"/>
    <w:rsid w:val="006C3D9B"/>
    <w:rsid w:val="006C3EBA"/>
    <w:rsid w:val="006C411E"/>
    <w:rsid w:val="006C418C"/>
    <w:rsid w:val="006C4341"/>
    <w:rsid w:val="006C46EB"/>
    <w:rsid w:val="006C4A0C"/>
    <w:rsid w:val="006C5348"/>
    <w:rsid w:val="006C53A6"/>
    <w:rsid w:val="006C54D2"/>
    <w:rsid w:val="006C5627"/>
    <w:rsid w:val="006C574A"/>
    <w:rsid w:val="006C58B4"/>
    <w:rsid w:val="006C6285"/>
    <w:rsid w:val="006C6A30"/>
    <w:rsid w:val="006C6CF5"/>
    <w:rsid w:val="006C7136"/>
    <w:rsid w:val="006C73C4"/>
    <w:rsid w:val="006C740D"/>
    <w:rsid w:val="006C7480"/>
    <w:rsid w:val="006C766F"/>
    <w:rsid w:val="006C7D54"/>
    <w:rsid w:val="006D02B1"/>
    <w:rsid w:val="006D0936"/>
    <w:rsid w:val="006D124D"/>
    <w:rsid w:val="006D1263"/>
    <w:rsid w:val="006D13FF"/>
    <w:rsid w:val="006D1569"/>
    <w:rsid w:val="006D1600"/>
    <w:rsid w:val="006D2309"/>
    <w:rsid w:val="006D230E"/>
    <w:rsid w:val="006D25A2"/>
    <w:rsid w:val="006D2C63"/>
    <w:rsid w:val="006D2D79"/>
    <w:rsid w:val="006D3363"/>
    <w:rsid w:val="006D3D7E"/>
    <w:rsid w:val="006D46FA"/>
    <w:rsid w:val="006D4833"/>
    <w:rsid w:val="006D48C5"/>
    <w:rsid w:val="006D4B39"/>
    <w:rsid w:val="006D501D"/>
    <w:rsid w:val="006D525C"/>
    <w:rsid w:val="006D56BF"/>
    <w:rsid w:val="006D57EA"/>
    <w:rsid w:val="006D585F"/>
    <w:rsid w:val="006D599C"/>
    <w:rsid w:val="006D6057"/>
    <w:rsid w:val="006D65CF"/>
    <w:rsid w:val="006D6624"/>
    <w:rsid w:val="006D67E7"/>
    <w:rsid w:val="006D6B39"/>
    <w:rsid w:val="006D7425"/>
    <w:rsid w:val="006D7638"/>
    <w:rsid w:val="006D7A1F"/>
    <w:rsid w:val="006D7C42"/>
    <w:rsid w:val="006D7D0A"/>
    <w:rsid w:val="006E031D"/>
    <w:rsid w:val="006E0B09"/>
    <w:rsid w:val="006E102D"/>
    <w:rsid w:val="006E1290"/>
    <w:rsid w:val="006E13BE"/>
    <w:rsid w:val="006E1571"/>
    <w:rsid w:val="006E187B"/>
    <w:rsid w:val="006E22C5"/>
    <w:rsid w:val="006E2712"/>
    <w:rsid w:val="006E2B78"/>
    <w:rsid w:val="006E2C9B"/>
    <w:rsid w:val="006E2FD6"/>
    <w:rsid w:val="006E38F6"/>
    <w:rsid w:val="006E3D3D"/>
    <w:rsid w:val="006E4070"/>
    <w:rsid w:val="006E4546"/>
    <w:rsid w:val="006E454C"/>
    <w:rsid w:val="006E521C"/>
    <w:rsid w:val="006E5684"/>
    <w:rsid w:val="006E5A30"/>
    <w:rsid w:val="006E5A3E"/>
    <w:rsid w:val="006E63AE"/>
    <w:rsid w:val="006E65F7"/>
    <w:rsid w:val="006E6737"/>
    <w:rsid w:val="006E6D0B"/>
    <w:rsid w:val="006E7CD7"/>
    <w:rsid w:val="006E7CDD"/>
    <w:rsid w:val="006F05B2"/>
    <w:rsid w:val="006F0990"/>
    <w:rsid w:val="006F0B3D"/>
    <w:rsid w:val="006F0BAD"/>
    <w:rsid w:val="006F13AA"/>
    <w:rsid w:val="006F1804"/>
    <w:rsid w:val="006F1893"/>
    <w:rsid w:val="006F18CC"/>
    <w:rsid w:val="006F1A10"/>
    <w:rsid w:val="006F1C8E"/>
    <w:rsid w:val="006F1E07"/>
    <w:rsid w:val="006F2C80"/>
    <w:rsid w:val="006F3727"/>
    <w:rsid w:val="006F436F"/>
    <w:rsid w:val="006F44DB"/>
    <w:rsid w:val="006F48FF"/>
    <w:rsid w:val="006F4B68"/>
    <w:rsid w:val="006F4B79"/>
    <w:rsid w:val="006F4C2E"/>
    <w:rsid w:val="006F4FA0"/>
    <w:rsid w:val="006F5665"/>
    <w:rsid w:val="006F56B7"/>
    <w:rsid w:val="006F5B51"/>
    <w:rsid w:val="006F5BFB"/>
    <w:rsid w:val="006F5D98"/>
    <w:rsid w:val="006F60D6"/>
    <w:rsid w:val="006F610E"/>
    <w:rsid w:val="006F691E"/>
    <w:rsid w:val="006F6B24"/>
    <w:rsid w:val="006F6C52"/>
    <w:rsid w:val="006F7648"/>
    <w:rsid w:val="006F7908"/>
    <w:rsid w:val="006F7FEE"/>
    <w:rsid w:val="00700418"/>
    <w:rsid w:val="007006EF"/>
    <w:rsid w:val="007008F9"/>
    <w:rsid w:val="007009E0"/>
    <w:rsid w:val="007014AE"/>
    <w:rsid w:val="00701648"/>
    <w:rsid w:val="007018BD"/>
    <w:rsid w:val="00701C0B"/>
    <w:rsid w:val="00701F0C"/>
    <w:rsid w:val="00701FA4"/>
    <w:rsid w:val="007020DD"/>
    <w:rsid w:val="00702358"/>
    <w:rsid w:val="0070307C"/>
    <w:rsid w:val="007033C1"/>
    <w:rsid w:val="007036F4"/>
    <w:rsid w:val="007038BA"/>
    <w:rsid w:val="00703DE5"/>
    <w:rsid w:val="00703EEB"/>
    <w:rsid w:val="0070419B"/>
    <w:rsid w:val="007041A8"/>
    <w:rsid w:val="007044BB"/>
    <w:rsid w:val="007045FB"/>
    <w:rsid w:val="00704979"/>
    <w:rsid w:val="00704E58"/>
    <w:rsid w:val="0070508B"/>
    <w:rsid w:val="00705323"/>
    <w:rsid w:val="007053E3"/>
    <w:rsid w:val="007054DA"/>
    <w:rsid w:val="00705659"/>
    <w:rsid w:val="00705821"/>
    <w:rsid w:val="007058DA"/>
    <w:rsid w:val="00705FEC"/>
    <w:rsid w:val="00706006"/>
    <w:rsid w:val="007062DA"/>
    <w:rsid w:val="00707037"/>
    <w:rsid w:val="007070BD"/>
    <w:rsid w:val="00707122"/>
    <w:rsid w:val="00707355"/>
    <w:rsid w:val="007075BE"/>
    <w:rsid w:val="0070786A"/>
    <w:rsid w:val="0070794B"/>
    <w:rsid w:val="00707979"/>
    <w:rsid w:val="00707C5E"/>
    <w:rsid w:val="00707CBD"/>
    <w:rsid w:val="0071030D"/>
    <w:rsid w:val="007105B3"/>
    <w:rsid w:val="0071099A"/>
    <w:rsid w:val="00711360"/>
    <w:rsid w:val="00711A1E"/>
    <w:rsid w:val="00711A2D"/>
    <w:rsid w:val="00711A42"/>
    <w:rsid w:val="00711D31"/>
    <w:rsid w:val="00712305"/>
    <w:rsid w:val="0071286A"/>
    <w:rsid w:val="00712C00"/>
    <w:rsid w:val="00712C59"/>
    <w:rsid w:val="00712FCD"/>
    <w:rsid w:val="00713147"/>
    <w:rsid w:val="00713197"/>
    <w:rsid w:val="00713381"/>
    <w:rsid w:val="00713AEF"/>
    <w:rsid w:val="00713E54"/>
    <w:rsid w:val="00714133"/>
    <w:rsid w:val="00714459"/>
    <w:rsid w:val="007145B6"/>
    <w:rsid w:val="00714A70"/>
    <w:rsid w:val="00714B86"/>
    <w:rsid w:val="0071516A"/>
    <w:rsid w:val="00715264"/>
    <w:rsid w:val="007153F9"/>
    <w:rsid w:val="007156B1"/>
    <w:rsid w:val="00715821"/>
    <w:rsid w:val="00715A6A"/>
    <w:rsid w:val="00715E81"/>
    <w:rsid w:val="0071632E"/>
    <w:rsid w:val="00716853"/>
    <w:rsid w:val="00716C07"/>
    <w:rsid w:val="00717091"/>
    <w:rsid w:val="007171FB"/>
    <w:rsid w:val="007174E3"/>
    <w:rsid w:val="00717804"/>
    <w:rsid w:val="0072008E"/>
    <w:rsid w:val="00720442"/>
    <w:rsid w:val="00720470"/>
    <w:rsid w:val="007208B0"/>
    <w:rsid w:val="007209EF"/>
    <w:rsid w:val="00720CAD"/>
    <w:rsid w:val="0072119F"/>
    <w:rsid w:val="0072132B"/>
    <w:rsid w:val="007214BC"/>
    <w:rsid w:val="00721C2D"/>
    <w:rsid w:val="00721F96"/>
    <w:rsid w:val="0072200B"/>
    <w:rsid w:val="00722470"/>
    <w:rsid w:val="00722C20"/>
    <w:rsid w:val="00723576"/>
    <w:rsid w:val="00723819"/>
    <w:rsid w:val="007238D9"/>
    <w:rsid w:val="00723A05"/>
    <w:rsid w:val="00723E31"/>
    <w:rsid w:val="00723ED0"/>
    <w:rsid w:val="007240A6"/>
    <w:rsid w:val="00724522"/>
    <w:rsid w:val="0072455F"/>
    <w:rsid w:val="00725C9C"/>
    <w:rsid w:val="00726145"/>
    <w:rsid w:val="007261D2"/>
    <w:rsid w:val="00726383"/>
    <w:rsid w:val="00726859"/>
    <w:rsid w:val="00726DAA"/>
    <w:rsid w:val="00726E6E"/>
    <w:rsid w:val="00726ECA"/>
    <w:rsid w:val="00726FFC"/>
    <w:rsid w:val="0072795A"/>
    <w:rsid w:val="00727BF1"/>
    <w:rsid w:val="00727C78"/>
    <w:rsid w:val="00727CAC"/>
    <w:rsid w:val="00727FAA"/>
    <w:rsid w:val="00730469"/>
    <w:rsid w:val="00730BA3"/>
    <w:rsid w:val="00730F19"/>
    <w:rsid w:val="00731181"/>
    <w:rsid w:val="0073142C"/>
    <w:rsid w:val="00731960"/>
    <w:rsid w:val="0073213C"/>
    <w:rsid w:val="007322B2"/>
    <w:rsid w:val="0073251B"/>
    <w:rsid w:val="00732D07"/>
    <w:rsid w:val="00733486"/>
    <w:rsid w:val="00733CA8"/>
    <w:rsid w:val="00734279"/>
    <w:rsid w:val="007342CB"/>
    <w:rsid w:val="00734376"/>
    <w:rsid w:val="007343CD"/>
    <w:rsid w:val="007344D1"/>
    <w:rsid w:val="00734A16"/>
    <w:rsid w:val="00734BBC"/>
    <w:rsid w:val="00734D9F"/>
    <w:rsid w:val="0073501C"/>
    <w:rsid w:val="00735093"/>
    <w:rsid w:val="00735112"/>
    <w:rsid w:val="0073536D"/>
    <w:rsid w:val="00735513"/>
    <w:rsid w:val="007356D2"/>
    <w:rsid w:val="007359E1"/>
    <w:rsid w:val="00736320"/>
    <w:rsid w:val="007365F1"/>
    <w:rsid w:val="00736661"/>
    <w:rsid w:val="00736B3A"/>
    <w:rsid w:val="00736FC0"/>
    <w:rsid w:val="00737381"/>
    <w:rsid w:val="00737E1F"/>
    <w:rsid w:val="0074001E"/>
    <w:rsid w:val="0074060A"/>
    <w:rsid w:val="00740F00"/>
    <w:rsid w:val="007419EE"/>
    <w:rsid w:val="00741D02"/>
    <w:rsid w:val="0074207C"/>
    <w:rsid w:val="00742B42"/>
    <w:rsid w:val="00743038"/>
    <w:rsid w:val="007432BE"/>
    <w:rsid w:val="007432FB"/>
    <w:rsid w:val="007435F4"/>
    <w:rsid w:val="00743AD9"/>
    <w:rsid w:val="00743E03"/>
    <w:rsid w:val="00743F5E"/>
    <w:rsid w:val="00744301"/>
    <w:rsid w:val="0074458E"/>
    <w:rsid w:val="00744B59"/>
    <w:rsid w:val="0074520D"/>
    <w:rsid w:val="00745B5A"/>
    <w:rsid w:val="00745F8E"/>
    <w:rsid w:val="0074612A"/>
    <w:rsid w:val="00746142"/>
    <w:rsid w:val="007463A7"/>
    <w:rsid w:val="0074670A"/>
    <w:rsid w:val="00746949"/>
    <w:rsid w:val="00746CAD"/>
    <w:rsid w:val="0074729D"/>
    <w:rsid w:val="00747E50"/>
    <w:rsid w:val="007503FA"/>
    <w:rsid w:val="0075069F"/>
    <w:rsid w:val="00750772"/>
    <w:rsid w:val="0075088C"/>
    <w:rsid w:val="007508F1"/>
    <w:rsid w:val="007511F6"/>
    <w:rsid w:val="0075158E"/>
    <w:rsid w:val="00751603"/>
    <w:rsid w:val="00751651"/>
    <w:rsid w:val="00751790"/>
    <w:rsid w:val="00751984"/>
    <w:rsid w:val="00752669"/>
    <w:rsid w:val="00753226"/>
    <w:rsid w:val="0075372F"/>
    <w:rsid w:val="0075395C"/>
    <w:rsid w:val="00753A7D"/>
    <w:rsid w:val="00753CC7"/>
    <w:rsid w:val="00753CF6"/>
    <w:rsid w:val="00754568"/>
    <w:rsid w:val="00754963"/>
    <w:rsid w:val="00754F81"/>
    <w:rsid w:val="00755313"/>
    <w:rsid w:val="007559A0"/>
    <w:rsid w:val="00756103"/>
    <w:rsid w:val="0075624C"/>
    <w:rsid w:val="00756275"/>
    <w:rsid w:val="007570EF"/>
    <w:rsid w:val="00757233"/>
    <w:rsid w:val="007576A5"/>
    <w:rsid w:val="00757A81"/>
    <w:rsid w:val="00757F5B"/>
    <w:rsid w:val="00760234"/>
    <w:rsid w:val="00760B04"/>
    <w:rsid w:val="007611C7"/>
    <w:rsid w:val="007611F5"/>
    <w:rsid w:val="007615DE"/>
    <w:rsid w:val="007618C5"/>
    <w:rsid w:val="00761930"/>
    <w:rsid w:val="00761A7F"/>
    <w:rsid w:val="007626E2"/>
    <w:rsid w:val="007626F3"/>
    <w:rsid w:val="00762743"/>
    <w:rsid w:val="00762D54"/>
    <w:rsid w:val="007631C3"/>
    <w:rsid w:val="007632BA"/>
    <w:rsid w:val="0076352A"/>
    <w:rsid w:val="0076398E"/>
    <w:rsid w:val="00764954"/>
    <w:rsid w:val="00764CF7"/>
    <w:rsid w:val="007650F6"/>
    <w:rsid w:val="0076590D"/>
    <w:rsid w:val="007659F4"/>
    <w:rsid w:val="00765E87"/>
    <w:rsid w:val="00766B5A"/>
    <w:rsid w:val="0076724D"/>
    <w:rsid w:val="007674DC"/>
    <w:rsid w:val="007677AD"/>
    <w:rsid w:val="00767885"/>
    <w:rsid w:val="007678E4"/>
    <w:rsid w:val="00767BB2"/>
    <w:rsid w:val="00767BD6"/>
    <w:rsid w:val="007700FD"/>
    <w:rsid w:val="0077025B"/>
    <w:rsid w:val="00770304"/>
    <w:rsid w:val="007703A8"/>
    <w:rsid w:val="00771D68"/>
    <w:rsid w:val="0077287E"/>
    <w:rsid w:val="00772966"/>
    <w:rsid w:val="00773127"/>
    <w:rsid w:val="00773707"/>
    <w:rsid w:val="00773B57"/>
    <w:rsid w:val="0077539A"/>
    <w:rsid w:val="00776245"/>
    <w:rsid w:val="007764F1"/>
    <w:rsid w:val="007766FA"/>
    <w:rsid w:val="007767C9"/>
    <w:rsid w:val="007767DF"/>
    <w:rsid w:val="00776D3D"/>
    <w:rsid w:val="00776DAD"/>
    <w:rsid w:val="00777483"/>
    <w:rsid w:val="0077752C"/>
    <w:rsid w:val="00777739"/>
    <w:rsid w:val="00777B1F"/>
    <w:rsid w:val="00777B4D"/>
    <w:rsid w:val="00777CA0"/>
    <w:rsid w:val="00777D50"/>
    <w:rsid w:val="007807D7"/>
    <w:rsid w:val="0078092D"/>
    <w:rsid w:val="00780C08"/>
    <w:rsid w:val="007811EA"/>
    <w:rsid w:val="00781542"/>
    <w:rsid w:val="007815F5"/>
    <w:rsid w:val="0078193F"/>
    <w:rsid w:val="00781963"/>
    <w:rsid w:val="00783565"/>
    <w:rsid w:val="007837AE"/>
    <w:rsid w:val="007846B6"/>
    <w:rsid w:val="00784A83"/>
    <w:rsid w:val="0078562E"/>
    <w:rsid w:val="007858A3"/>
    <w:rsid w:val="007859FB"/>
    <w:rsid w:val="00785BE5"/>
    <w:rsid w:val="00785EFE"/>
    <w:rsid w:val="00786721"/>
    <w:rsid w:val="00786906"/>
    <w:rsid w:val="00786E14"/>
    <w:rsid w:val="00787140"/>
    <w:rsid w:val="00787476"/>
    <w:rsid w:val="0078756A"/>
    <w:rsid w:val="00787777"/>
    <w:rsid w:val="0078799C"/>
    <w:rsid w:val="00790937"/>
    <w:rsid w:val="00790E54"/>
    <w:rsid w:val="00790FE6"/>
    <w:rsid w:val="007916F6"/>
    <w:rsid w:val="00791A6A"/>
    <w:rsid w:val="00791F11"/>
    <w:rsid w:val="0079217B"/>
    <w:rsid w:val="007927A2"/>
    <w:rsid w:val="00792819"/>
    <w:rsid w:val="007928D0"/>
    <w:rsid w:val="00792B54"/>
    <w:rsid w:val="007934E4"/>
    <w:rsid w:val="00793948"/>
    <w:rsid w:val="00794996"/>
    <w:rsid w:val="007953DB"/>
    <w:rsid w:val="0079574B"/>
    <w:rsid w:val="0079583D"/>
    <w:rsid w:val="00795B7D"/>
    <w:rsid w:val="00796163"/>
    <w:rsid w:val="00796913"/>
    <w:rsid w:val="00796C54"/>
    <w:rsid w:val="00796FC2"/>
    <w:rsid w:val="00797062"/>
    <w:rsid w:val="007A011E"/>
    <w:rsid w:val="007A0A64"/>
    <w:rsid w:val="007A0C29"/>
    <w:rsid w:val="007A1FD2"/>
    <w:rsid w:val="007A20DD"/>
    <w:rsid w:val="007A21FC"/>
    <w:rsid w:val="007A2618"/>
    <w:rsid w:val="007A273F"/>
    <w:rsid w:val="007A27EE"/>
    <w:rsid w:val="007A2A16"/>
    <w:rsid w:val="007A2A86"/>
    <w:rsid w:val="007A3335"/>
    <w:rsid w:val="007A3670"/>
    <w:rsid w:val="007A416D"/>
    <w:rsid w:val="007A4410"/>
    <w:rsid w:val="007A4547"/>
    <w:rsid w:val="007A5B57"/>
    <w:rsid w:val="007A60D7"/>
    <w:rsid w:val="007A66C3"/>
    <w:rsid w:val="007A681E"/>
    <w:rsid w:val="007A6982"/>
    <w:rsid w:val="007A6DAE"/>
    <w:rsid w:val="007A7436"/>
    <w:rsid w:val="007A7504"/>
    <w:rsid w:val="007A7F9A"/>
    <w:rsid w:val="007B0311"/>
    <w:rsid w:val="007B081C"/>
    <w:rsid w:val="007B0905"/>
    <w:rsid w:val="007B0C53"/>
    <w:rsid w:val="007B0E32"/>
    <w:rsid w:val="007B1306"/>
    <w:rsid w:val="007B182F"/>
    <w:rsid w:val="007B21B4"/>
    <w:rsid w:val="007B29BF"/>
    <w:rsid w:val="007B2E45"/>
    <w:rsid w:val="007B33AC"/>
    <w:rsid w:val="007B39C7"/>
    <w:rsid w:val="007B3A31"/>
    <w:rsid w:val="007B3B95"/>
    <w:rsid w:val="007B40A6"/>
    <w:rsid w:val="007B45BD"/>
    <w:rsid w:val="007B4865"/>
    <w:rsid w:val="007B4907"/>
    <w:rsid w:val="007B4D4C"/>
    <w:rsid w:val="007B598A"/>
    <w:rsid w:val="007B5A11"/>
    <w:rsid w:val="007B5AEC"/>
    <w:rsid w:val="007B5B9A"/>
    <w:rsid w:val="007B5F3E"/>
    <w:rsid w:val="007B61A8"/>
    <w:rsid w:val="007B6986"/>
    <w:rsid w:val="007B6C72"/>
    <w:rsid w:val="007B7058"/>
    <w:rsid w:val="007B70D5"/>
    <w:rsid w:val="007B7401"/>
    <w:rsid w:val="007B7EBD"/>
    <w:rsid w:val="007C020D"/>
    <w:rsid w:val="007C0C79"/>
    <w:rsid w:val="007C0F0F"/>
    <w:rsid w:val="007C1404"/>
    <w:rsid w:val="007C1CFD"/>
    <w:rsid w:val="007C1DB4"/>
    <w:rsid w:val="007C1DF1"/>
    <w:rsid w:val="007C230E"/>
    <w:rsid w:val="007C28C7"/>
    <w:rsid w:val="007C2CF7"/>
    <w:rsid w:val="007C2D64"/>
    <w:rsid w:val="007C2DD2"/>
    <w:rsid w:val="007C30C2"/>
    <w:rsid w:val="007C373A"/>
    <w:rsid w:val="007C384C"/>
    <w:rsid w:val="007C42B7"/>
    <w:rsid w:val="007C4412"/>
    <w:rsid w:val="007C47FC"/>
    <w:rsid w:val="007C5248"/>
    <w:rsid w:val="007C5309"/>
    <w:rsid w:val="007C5351"/>
    <w:rsid w:val="007C5439"/>
    <w:rsid w:val="007C54DF"/>
    <w:rsid w:val="007C59BA"/>
    <w:rsid w:val="007C642E"/>
    <w:rsid w:val="007C6C83"/>
    <w:rsid w:val="007C6DB9"/>
    <w:rsid w:val="007C718D"/>
    <w:rsid w:val="007C75CF"/>
    <w:rsid w:val="007C7693"/>
    <w:rsid w:val="007C777B"/>
    <w:rsid w:val="007C7A22"/>
    <w:rsid w:val="007C7D5A"/>
    <w:rsid w:val="007C7DE8"/>
    <w:rsid w:val="007C7EBA"/>
    <w:rsid w:val="007C7EF6"/>
    <w:rsid w:val="007D02A8"/>
    <w:rsid w:val="007D0349"/>
    <w:rsid w:val="007D0C78"/>
    <w:rsid w:val="007D0DB3"/>
    <w:rsid w:val="007D0F22"/>
    <w:rsid w:val="007D0F65"/>
    <w:rsid w:val="007D1486"/>
    <w:rsid w:val="007D1DDE"/>
    <w:rsid w:val="007D20D8"/>
    <w:rsid w:val="007D29FA"/>
    <w:rsid w:val="007D2D50"/>
    <w:rsid w:val="007D3912"/>
    <w:rsid w:val="007D3976"/>
    <w:rsid w:val="007D3B74"/>
    <w:rsid w:val="007D3FD5"/>
    <w:rsid w:val="007D3FD7"/>
    <w:rsid w:val="007D4837"/>
    <w:rsid w:val="007D4D74"/>
    <w:rsid w:val="007D507D"/>
    <w:rsid w:val="007D5533"/>
    <w:rsid w:val="007D5AB3"/>
    <w:rsid w:val="007D5E25"/>
    <w:rsid w:val="007D5E6E"/>
    <w:rsid w:val="007D5F40"/>
    <w:rsid w:val="007D5FE3"/>
    <w:rsid w:val="007D6058"/>
    <w:rsid w:val="007D67D6"/>
    <w:rsid w:val="007D6930"/>
    <w:rsid w:val="007D6C25"/>
    <w:rsid w:val="007D7108"/>
    <w:rsid w:val="007D7615"/>
    <w:rsid w:val="007D7870"/>
    <w:rsid w:val="007E0260"/>
    <w:rsid w:val="007E04ED"/>
    <w:rsid w:val="007E0BC7"/>
    <w:rsid w:val="007E107E"/>
    <w:rsid w:val="007E11D5"/>
    <w:rsid w:val="007E145C"/>
    <w:rsid w:val="007E147E"/>
    <w:rsid w:val="007E16E1"/>
    <w:rsid w:val="007E17D8"/>
    <w:rsid w:val="007E196E"/>
    <w:rsid w:val="007E1C23"/>
    <w:rsid w:val="007E1D64"/>
    <w:rsid w:val="007E2547"/>
    <w:rsid w:val="007E2FE9"/>
    <w:rsid w:val="007E343C"/>
    <w:rsid w:val="007E351C"/>
    <w:rsid w:val="007E3596"/>
    <w:rsid w:val="007E360D"/>
    <w:rsid w:val="007E36A0"/>
    <w:rsid w:val="007E38B5"/>
    <w:rsid w:val="007E3A22"/>
    <w:rsid w:val="007E3B6C"/>
    <w:rsid w:val="007E3F99"/>
    <w:rsid w:val="007E4169"/>
    <w:rsid w:val="007E4898"/>
    <w:rsid w:val="007E4B7B"/>
    <w:rsid w:val="007E5E52"/>
    <w:rsid w:val="007E6780"/>
    <w:rsid w:val="007E6B56"/>
    <w:rsid w:val="007E6EE7"/>
    <w:rsid w:val="007E7210"/>
    <w:rsid w:val="007E73EF"/>
    <w:rsid w:val="007E7493"/>
    <w:rsid w:val="007E7929"/>
    <w:rsid w:val="007E7A72"/>
    <w:rsid w:val="007E7CC9"/>
    <w:rsid w:val="007F0335"/>
    <w:rsid w:val="007F05CE"/>
    <w:rsid w:val="007F096A"/>
    <w:rsid w:val="007F0E2D"/>
    <w:rsid w:val="007F1372"/>
    <w:rsid w:val="007F13E4"/>
    <w:rsid w:val="007F150A"/>
    <w:rsid w:val="007F1759"/>
    <w:rsid w:val="007F1A31"/>
    <w:rsid w:val="007F23EC"/>
    <w:rsid w:val="007F2434"/>
    <w:rsid w:val="007F2733"/>
    <w:rsid w:val="007F2A63"/>
    <w:rsid w:val="007F2CEF"/>
    <w:rsid w:val="007F2F37"/>
    <w:rsid w:val="007F4027"/>
    <w:rsid w:val="007F4514"/>
    <w:rsid w:val="007F5528"/>
    <w:rsid w:val="007F592C"/>
    <w:rsid w:val="007F5F08"/>
    <w:rsid w:val="007F5F12"/>
    <w:rsid w:val="007F6317"/>
    <w:rsid w:val="007F650E"/>
    <w:rsid w:val="007F6598"/>
    <w:rsid w:val="007F66D8"/>
    <w:rsid w:val="007F66F5"/>
    <w:rsid w:val="007F7132"/>
    <w:rsid w:val="007F7803"/>
    <w:rsid w:val="007F7DB5"/>
    <w:rsid w:val="0080009A"/>
    <w:rsid w:val="00800684"/>
    <w:rsid w:val="008009B3"/>
    <w:rsid w:val="00800BA2"/>
    <w:rsid w:val="00800D03"/>
    <w:rsid w:val="008015E7"/>
    <w:rsid w:val="00801A27"/>
    <w:rsid w:val="00801B98"/>
    <w:rsid w:val="008021C4"/>
    <w:rsid w:val="00802327"/>
    <w:rsid w:val="00802B57"/>
    <w:rsid w:val="008035C5"/>
    <w:rsid w:val="008036A6"/>
    <w:rsid w:val="008036CC"/>
    <w:rsid w:val="00803718"/>
    <w:rsid w:val="00803D92"/>
    <w:rsid w:val="008040AB"/>
    <w:rsid w:val="008044BA"/>
    <w:rsid w:val="008047F2"/>
    <w:rsid w:val="00804CD1"/>
    <w:rsid w:val="00804DE1"/>
    <w:rsid w:val="0080556A"/>
    <w:rsid w:val="00805A91"/>
    <w:rsid w:val="0080605A"/>
    <w:rsid w:val="00806157"/>
    <w:rsid w:val="0080647A"/>
    <w:rsid w:val="00806746"/>
    <w:rsid w:val="00806BF5"/>
    <w:rsid w:val="00806CBE"/>
    <w:rsid w:val="00806D0E"/>
    <w:rsid w:val="0080718E"/>
    <w:rsid w:val="008074B6"/>
    <w:rsid w:val="0080751E"/>
    <w:rsid w:val="00807A08"/>
    <w:rsid w:val="00807E00"/>
    <w:rsid w:val="00810274"/>
    <w:rsid w:val="008102BB"/>
    <w:rsid w:val="008107A8"/>
    <w:rsid w:val="008113E2"/>
    <w:rsid w:val="008114F0"/>
    <w:rsid w:val="00811F2F"/>
    <w:rsid w:val="008121E5"/>
    <w:rsid w:val="00812AC0"/>
    <w:rsid w:val="00812E21"/>
    <w:rsid w:val="00814BAB"/>
    <w:rsid w:val="00815008"/>
    <w:rsid w:val="008151B1"/>
    <w:rsid w:val="00815A58"/>
    <w:rsid w:val="00815ACB"/>
    <w:rsid w:val="008165EA"/>
    <w:rsid w:val="008166E0"/>
    <w:rsid w:val="00816932"/>
    <w:rsid w:val="008170C7"/>
    <w:rsid w:val="0081769E"/>
    <w:rsid w:val="00820319"/>
    <w:rsid w:val="008206E7"/>
    <w:rsid w:val="008207F0"/>
    <w:rsid w:val="008209B9"/>
    <w:rsid w:val="0082170A"/>
    <w:rsid w:val="00821B35"/>
    <w:rsid w:val="008221BA"/>
    <w:rsid w:val="00822B3D"/>
    <w:rsid w:val="00822ECC"/>
    <w:rsid w:val="00822EF6"/>
    <w:rsid w:val="00822F7C"/>
    <w:rsid w:val="0082309B"/>
    <w:rsid w:val="00823256"/>
    <w:rsid w:val="008235B3"/>
    <w:rsid w:val="008236ED"/>
    <w:rsid w:val="008238D9"/>
    <w:rsid w:val="00823A56"/>
    <w:rsid w:val="00823E33"/>
    <w:rsid w:val="00824095"/>
    <w:rsid w:val="00824392"/>
    <w:rsid w:val="0082455A"/>
    <w:rsid w:val="008245FA"/>
    <w:rsid w:val="00824A20"/>
    <w:rsid w:val="00824CB0"/>
    <w:rsid w:val="00824FC7"/>
    <w:rsid w:val="00825EEE"/>
    <w:rsid w:val="0082684F"/>
    <w:rsid w:val="0082722D"/>
    <w:rsid w:val="008278E1"/>
    <w:rsid w:val="00827D01"/>
    <w:rsid w:val="00827E93"/>
    <w:rsid w:val="00830A57"/>
    <w:rsid w:val="00830B38"/>
    <w:rsid w:val="00830E6F"/>
    <w:rsid w:val="00830F89"/>
    <w:rsid w:val="008314A7"/>
    <w:rsid w:val="00831895"/>
    <w:rsid w:val="00831D0C"/>
    <w:rsid w:val="00831D72"/>
    <w:rsid w:val="008327E7"/>
    <w:rsid w:val="00832D1E"/>
    <w:rsid w:val="00832EE9"/>
    <w:rsid w:val="0083322E"/>
    <w:rsid w:val="008333A2"/>
    <w:rsid w:val="0083363D"/>
    <w:rsid w:val="008337B8"/>
    <w:rsid w:val="008339C5"/>
    <w:rsid w:val="008339DA"/>
    <w:rsid w:val="0083423F"/>
    <w:rsid w:val="008343C9"/>
    <w:rsid w:val="008345BA"/>
    <w:rsid w:val="0083495B"/>
    <w:rsid w:val="0083498D"/>
    <w:rsid w:val="00834CC6"/>
    <w:rsid w:val="008359E3"/>
    <w:rsid w:val="0083605E"/>
    <w:rsid w:val="00836343"/>
    <w:rsid w:val="00836515"/>
    <w:rsid w:val="00836B21"/>
    <w:rsid w:val="00837357"/>
    <w:rsid w:val="008376D8"/>
    <w:rsid w:val="00837860"/>
    <w:rsid w:val="00837912"/>
    <w:rsid w:val="00837B58"/>
    <w:rsid w:val="00837B87"/>
    <w:rsid w:val="00837D6F"/>
    <w:rsid w:val="008410EE"/>
    <w:rsid w:val="00841145"/>
    <w:rsid w:val="008414D0"/>
    <w:rsid w:val="0084151A"/>
    <w:rsid w:val="00841603"/>
    <w:rsid w:val="00841C59"/>
    <w:rsid w:val="00841D4F"/>
    <w:rsid w:val="0084279C"/>
    <w:rsid w:val="008427CD"/>
    <w:rsid w:val="00842BDA"/>
    <w:rsid w:val="00842F23"/>
    <w:rsid w:val="0084339D"/>
    <w:rsid w:val="0084374B"/>
    <w:rsid w:val="0084390B"/>
    <w:rsid w:val="008440ED"/>
    <w:rsid w:val="008446FD"/>
    <w:rsid w:val="00844980"/>
    <w:rsid w:val="00844E91"/>
    <w:rsid w:val="008456B4"/>
    <w:rsid w:val="00845842"/>
    <w:rsid w:val="008458F1"/>
    <w:rsid w:val="008465A4"/>
    <w:rsid w:val="00846758"/>
    <w:rsid w:val="00846783"/>
    <w:rsid w:val="00846C09"/>
    <w:rsid w:val="00847323"/>
    <w:rsid w:val="00847918"/>
    <w:rsid w:val="00847B5E"/>
    <w:rsid w:val="0085008F"/>
    <w:rsid w:val="00850265"/>
    <w:rsid w:val="00850DAE"/>
    <w:rsid w:val="008513A7"/>
    <w:rsid w:val="00851718"/>
    <w:rsid w:val="0085173B"/>
    <w:rsid w:val="008519D2"/>
    <w:rsid w:val="00851A79"/>
    <w:rsid w:val="00851C60"/>
    <w:rsid w:val="00852466"/>
    <w:rsid w:val="00852B37"/>
    <w:rsid w:val="00852E6F"/>
    <w:rsid w:val="0085307A"/>
    <w:rsid w:val="00853366"/>
    <w:rsid w:val="008541E8"/>
    <w:rsid w:val="00855091"/>
    <w:rsid w:val="00855134"/>
    <w:rsid w:val="00855B21"/>
    <w:rsid w:val="00856380"/>
    <w:rsid w:val="00856CE1"/>
    <w:rsid w:val="0085717D"/>
    <w:rsid w:val="0085743F"/>
    <w:rsid w:val="00857585"/>
    <w:rsid w:val="0085784A"/>
    <w:rsid w:val="00857BD4"/>
    <w:rsid w:val="00857D89"/>
    <w:rsid w:val="008607EB"/>
    <w:rsid w:val="00860B29"/>
    <w:rsid w:val="00860E55"/>
    <w:rsid w:val="00861038"/>
    <w:rsid w:val="008616C2"/>
    <w:rsid w:val="00861889"/>
    <w:rsid w:val="00861D37"/>
    <w:rsid w:val="00862084"/>
    <w:rsid w:val="00862419"/>
    <w:rsid w:val="00862496"/>
    <w:rsid w:val="0086252C"/>
    <w:rsid w:val="00862DE4"/>
    <w:rsid w:val="00862E0E"/>
    <w:rsid w:val="00862F8B"/>
    <w:rsid w:val="008641B8"/>
    <w:rsid w:val="008641F9"/>
    <w:rsid w:val="0086422E"/>
    <w:rsid w:val="0086449C"/>
    <w:rsid w:val="008648DF"/>
    <w:rsid w:val="0086494C"/>
    <w:rsid w:val="00864F84"/>
    <w:rsid w:val="00865671"/>
    <w:rsid w:val="0086570F"/>
    <w:rsid w:val="0086573A"/>
    <w:rsid w:val="00865F7D"/>
    <w:rsid w:val="00866250"/>
    <w:rsid w:val="008664D6"/>
    <w:rsid w:val="008667C7"/>
    <w:rsid w:val="00866C0A"/>
    <w:rsid w:val="0086719B"/>
    <w:rsid w:val="008672FB"/>
    <w:rsid w:val="00867B25"/>
    <w:rsid w:val="008701C8"/>
    <w:rsid w:val="00870656"/>
    <w:rsid w:val="00870772"/>
    <w:rsid w:val="0087081B"/>
    <w:rsid w:val="00870C95"/>
    <w:rsid w:val="00871088"/>
    <w:rsid w:val="00871E99"/>
    <w:rsid w:val="00871ECD"/>
    <w:rsid w:val="00871EE2"/>
    <w:rsid w:val="00872FC8"/>
    <w:rsid w:val="00872FED"/>
    <w:rsid w:val="00873119"/>
    <w:rsid w:val="00873424"/>
    <w:rsid w:val="00873456"/>
    <w:rsid w:val="00873783"/>
    <w:rsid w:val="00873AFD"/>
    <w:rsid w:val="00873EEB"/>
    <w:rsid w:val="00873FEC"/>
    <w:rsid w:val="008740E2"/>
    <w:rsid w:val="00874242"/>
    <w:rsid w:val="0087436C"/>
    <w:rsid w:val="00874777"/>
    <w:rsid w:val="00874CAD"/>
    <w:rsid w:val="00874D71"/>
    <w:rsid w:val="00874F1A"/>
    <w:rsid w:val="00874F6E"/>
    <w:rsid w:val="0087515E"/>
    <w:rsid w:val="00875539"/>
    <w:rsid w:val="008761CE"/>
    <w:rsid w:val="00876315"/>
    <w:rsid w:val="00876468"/>
    <w:rsid w:val="008765C6"/>
    <w:rsid w:val="00876772"/>
    <w:rsid w:val="008767F4"/>
    <w:rsid w:val="00876A6E"/>
    <w:rsid w:val="00876CB7"/>
    <w:rsid w:val="00876EE4"/>
    <w:rsid w:val="008770EA"/>
    <w:rsid w:val="008772A0"/>
    <w:rsid w:val="0088037D"/>
    <w:rsid w:val="0088081C"/>
    <w:rsid w:val="00880C0D"/>
    <w:rsid w:val="00880C81"/>
    <w:rsid w:val="00880D04"/>
    <w:rsid w:val="00880D51"/>
    <w:rsid w:val="00880F12"/>
    <w:rsid w:val="00881206"/>
    <w:rsid w:val="00881C19"/>
    <w:rsid w:val="00882470"/>
    <w:rsid w:val="00882901"/>
    <w:rsid w:val="00882982"/>
    <w:rsid w:val="008829D1"/>
    <w:rsid w:val="00882B5D"/>
    <w:rsid w:val="00882C95"/>
    <w:rsid w:val="00882D90"/>
    <w:rsid w:val="00882DF6"/>
    <w:rsid w:val="00882E35"/>
    <w:rsid w:val="00883313"/>
    <w:rsid w:val="0088379D"/>
    <w:rsid w:val="00884587"/>
    <w:rsid w:val="00884AD9"/>
    <w:rsid w:val="00884B22"/>
    <w:rsid w:val="00885643"/>
    <w:rsid w:val="00885ECC"/>
    <w:rsid w:val="00886063"/>
    <w:rsid w:val="008861E2"/>
    <w:rsid w:val="008873E9"/>
    <w:rsid w:val="008875E3"/>
    <w:rsid w:val="00887777"/>
    <w:rsid w:val="008877D5"/>
    <w:rsid w:val="0088791F"/>
    <w:rsid w:val="00887CEF"/>
    <w:rsid w:val="00890400"/>
    <w:rsid w:val="0089099C"/>
    <w:rsid w:val="00890CC6"/>
    <w:rsid w:val="00890DDD"/>
    <w:rsid w:val="00890E1D"/>
    <w:rsid w:val="00891962"/>
    <w:rsid w:val="0089196B"/>
    <w:rsid w:val="008919FB"/>
    <w:rsid w:val="00892877"/>
    <w:rsid w:val="00892A97"/>
    <w:rsid w:val="00892FEC"/>
    <w:rsid w:val="0089353E"/>
    <w:rsid w:val="00893B00"/>
    <w:rsid w:val="00893F4D"/>
    <w:rsid w:val="0089440E"/>
    <w:rsid w:val="00894B05"/>
    <w:rsid w:val="00894FA9"/>
    <w:rsid w:val="00895C6C"/>
    <w:rsid w:val="0089693D"/>
    <w:rsid w:val="00896C24"/>
    <w:rsid w:val="00896EA8"/>
    <w:rsid w:val="008971A8"/>
    <w:rsid w:val="0089741A"/>
    <w:rsid w:val="00897476"/>
    <w:rsid w:val="00897D0F"/>
    <w:rsid w:val="00897DFC"/>
    <w:rsid w:val="008A005E"/>
    <w:rsid w:val="008A09ED"/>
    <w:rsid w:val="008A10B1"/>
    <w:rsid w:val="008A1835"/>
    <w:rsid w:val="008A1933"/>
    <w:rsid w:val="008A1A83"/>
    <w:rsid w:val="008A1D3A"/>
    <w:rsid w:val="008A1E85"/>
    <w:rsid w:val="008A20E0"/>
    <w:rsid w:val="008A2749"/>
    <w:rsid w:val="008A2885"/>
    <w:rsid w:val="008A2902"/>
    <w:rsid w:val="008A31C0"/>
    <w:rsid w:val="008A31CB"/>
    <w:rsid w:val="008A33A7"/>
    <w:rsid w:val="008A397A"/>
    <w:rsid w:val="008A3D11"/>
    <w:rsid w:val="008A3FEA"/>
    <w:rsid w:val="008A4779"/>
    <w:rsid w:val="008A4BDA"/>
    <w:rsid w:val="008A4C65"/>
    <w:rsid w:val="008A520B"/>
    <w:rsid w:val="008A52A4"/>
    <w:rsid w:val="008A571C"/>
    <w:rsid w:val="008A576E"/>
    <w:rsid w:val="008A57EB"/>
    <w:rsid w:val="008A676E"/>
    <w:rsid w:val="008A683A"/>
    <w:rsid w:val="008A6BB4"/>
    <w:rsid w:val="008A7022"/>
    <w:rsid w:val="008A73D6"/>
    <w:rsid w:val="008A744A"/>
    <w:rsid w:val="008A7642"/>
    <w:rsid w:val="008A7755"/>
    <w:rsid w:val="008A7D81"/>
    <w:rsid w:val="008B038B"/>
    <w:rsid w:val="008B0850"/>
    <w:rsid w:val="008B0D34"/>
    <w:rsid w:val="008B0F9D"/>
    <w:rsid w:val="008B10EC"/>
    <w:rsid w:val="008B1395"/>
    <w:rsid w:val="008B18B6"/>
    <w:rsid w:val="008B1D81"/>
    <w:rsid w:val="008B1E2D"/>
    <w:rsid w:val="008B1F86"/>
    <w:rsid w:val="008B2017"/>
    <w:rsid w:val="008B2444"/>
    <w:rsid w:val="008B3746"/>
    <w:rsid w:val="008B39A2"/>
    <w:rsid w:val="008B3AB6"/>
    <w:rsid w:val="008B3C6E"/>
    <w:rsid w:val="008B3CAA"/>
    <w:rsid w:val="008B4A19"/>
    <w:rsid w:val="008B4FCB"/>
    <w:rsid w:val="008B51D9"/>
    <w:rsid w:val="008B54B7"/>
    <w:rsid w:val="008B5515"/>
    <w:rsid w:val="008B582F"/>
    <w:rsid w:val="008B62BA"/>
    <w:rsid w:val="008B6367"/>
    <w:rsid w:val="008B6412"/>
    <w:rsid w:val="008B6738"/>
    <w:rsid w:val="008B6D41"/>
    <w:rsid w:val="008B7161"/>
    <w:rsid w:val="008B77C6"/>
    <w:rsid w:val="008C06AC"/>
    <w:rsid w:val="008C0EC5"/>
    <w:rsid w:val="008C1088"/>
    <w:rsid w:val="008C1190"/>
    <w:rsid w:val="008C1648"/>
    <w:rsid w:val="008C1A6E"/>
    <w:rsid w:val="008C2778"/>
    <w:rsid w:val="008C356D"/>
    <w:rsid w:val="008C3598"/>
    <w:rsid w:val="008C35AC"/>
    <w:rsid w:val="008C3949"/>
    <w:rsid w:val="008C3A39"/>
    <w:rsid w:val="008C3E13"/>
    <w:rsid w:val="008C40A3"/>
    <w:rsid w:val="008C41A2"/>
    <w:rsid w:val="008C431A"/>
    <w:rsid w:val="008C4628"/>
    <w:rsid w:val="008C46FC"/>
    <w:rsid w:val="008C4BA3"/>
    <w:rsid w:val="008C4BCD"/>
    <w:rsid w:val="008C5051"/>
    <w:rsid w:val="008C5285"/>
    <w:rsid w:val="008C5396"/>
    <w:rsid w:val="008C5859"/>
    <w:rsid w:val="008C5BF1"/>
    <w:rsid w:val="008C5C6C"/>
    <w:rsid w:val="008C60D8"/>
    <w:rsid w:val="008C646E"/>
    <w:rsid w:val="008C6816"/>
    <w:rsid w:val="008C6B79"/>
    <w:rsid w:val="008C6D6E"/>
    <w:rsid w:val="008C79B7"/>
    <w:rsid w:val="008D00B3"/>
    <w:rsid w:val="008D0321"/>
    <w:rsid w:val="008D09A3"/>
    <w:rsid w:val="008D09D4"/>
    <w:rsid w:val="008D171E"/>
    <w:rsid w:val="008D231F"/>
    <w:rsid w:val="008D24E0"/>
    <w:rsid w:val="008D2964"/>
    <w:rsid w:val="008D3680"/>
    <w:rsid w:val="008D37C2"/>
    <w:rsid w:val="008D389C"/>
    <w:rsid w:val="008D3A64"/>
    <w:rsid w:val="008D3AAA"/>
    <w:rsid w:val="008D3BCD"/>
    <w:rsid w:val="008D3CFB"/>
    <w:rsid w:val="008D4211"/>
    <w:rsid w:val="008D44F2"/>
    <w:rsid w:val="008D4D2E"/>
    <w:rsid w:val="008D4DD2"/>
    <w:rsid w:val="008D4FFE"/>
    <w:rsid w:val="008D50A5"/>
    <w:rsid w:val="008D567C"/>
    <w:rsid w:val="008D5721"/>
    <w:rsid w:val="008D58D0"/>
    <w:rsid w:val="008D593F"/>
    <w:rsid w:val="008D59BE"/>
    <w:rsid w:val="008D5E63"/>
    <w:rsid w:val="008D61FB"/>
    <w:rsid w:val="008D63FE"/>
    <w:rsid w:val="008D64AD"/>
    <w:rsid w:val="008D6578"/>
    <w:rsid w:val="008D689C"/>
    <w:rsid w:val="008D6D50"/>
    <w:rsid w:val="008D72B1"/>
    <w:rsid w:val="008D734A"/>
    <w:rsid w:val="008D74C1"/>
    <w:rsid w:val="008D77C8"/>
    <w:rsid w:val="008D7B9C"/>
    <w:rsid w:val="008D7F39"/>
    <w:rsid w:val="008E0099"/>
    <w:rsid w:val="008E0565"/>
    <w:rsid w:val="008E07F1"/>
    <w:rsid w:val="008E0AEE"/>
    <w:rsid w:val="008E0BFB"/>
    <w:rsid w:val="008E17B4"/>
    <w:rsid w:val="008E18AE"/>
    <w:rsid w:val="008E1A7F"/>
    <w:rsid w:val="008E1D74"/>
    <w:rsid w:val="008E1FB7"/>
    <w:rsid w:val="008E2662"/>
    <w:rsid w:val="008E2E97"/>
    <w:rsid w:val="008E3169"/>
    <w:rsid w:val="008E343E"/>
    <w:rsid w:val="008E35F9"/>
    <w:rsid w:val="008E3815"/>
    <w:rsid w:val="008E389C"/>
    <w:rsid w:val="008E3953"/>
    <w:rsid w:val="008E3A74"/>
    <w:rsid w:val="008E3CDB"/>
    <w:rsid w:val="008E4476"/>
    <w:rsid w:val="008E4542"/>
    <w:rsid w:val="008E48CD"/>
    <w:rsid w:val="008E5219"/>
    <w:rsid w:val="008E532F"/>
    <w:rsid w:val="008E567F"/>
    <w:rsid w:val="008E5FEF"/>
    <w:rsid w:val="008E64CF"/>
    <w:rsid w:val="008E667D"/>
    <w:rsid w:val="008E6AE8"/>
    <w:rsid w:val="008E6E70"/>
    <w:rsid w:val="008E7040"/>
    <w:rsid w:val="008E7115"/>
    <w:rsid w:val="008E7156"/>
    <w:rsid w:val="008E7362"/>
    <w:rsid w:val="008E74B1"/>
    <w:rsid w:val="008E7990"/>
    <w:rsid w:val="008F05D4"/>
    <w:rsid w:val="008F0B48"/>
    <w:rsid w:val="008F0B8E"/>
    <w:rsid w:val="008F0D00"/>
    <w:rsid w:val="008F19C2"/>
    <w:rsid w:val="008F1AD6"/>
    <w:rsid w:val="008F231F"/>
    <w:rsid w:val="008F251C"/>
    <w:rsid w:val="008F25CC"/>
    <w:rsid w:val="008F336A"/>
    <w:rsid w:val="008F44AC"/>
    <w:rsid w:val="008F4611"/>
    <w:rsid w:val="008F478C"/>
    <w:rsid w:val="008F4B6E"/>
    <w:rsid w:val="008F4E37"/>
    <w:rsid w:val="008F4FD4"/>
    <w:rsid w:val="008F4FFE"/>
    <w:rsid w:val="008F5929"/>
    <w:rsid w:val="008F680F"/>
    <w:rsid w:val="008F6936"/>
    <w:rsid w:val="008F69E8"/>
    <w:rsid w:val="008F6AD4"/>
    <w:rsid w:val="008F6B4A"/>
    <w:rsid w:val="008F6B81"/>
    <w:rsid w:val="008F6CB5"/>
    <w:rsid w:val="008F6E97"/>
    <w:rsid w:val="008F7117"/>
    <w:rsid w:val="008F734E"/>
    <w:rsid w:val="008F7B1A"/>
    <w:rsid w:val="008F7FB7"/>
    <w:rsid w:val="009000F5"/>
    <w:rsid w:val="009007BD"/>
    <w:rsid w:val="00900E52"/>
    <w:rsid w:val="009010E2"/>
    <w:rsid w:val="00901CC2"/>
    <w:rsid w:val="00901E7D"/>
    <w:rsid w:val="00901E98"/>
    <w:rsid w:val="00902001"/>
    <w:rsid w:val="0090214B"/>
    <w:rsid w:val="00902917"/>
    <w:rsid w:val="00902943"/>
    <w:rsid w:val="00902ADF"/>
    <w:rsid w:val="00903021"/>
    <w:rsid w:val="00903277"/>
    <w:rsid w:val="0090359B"/>
    <w:rsid w:val="00903E1E"/>
    <w:rsid w:val="009041CA"/>
    <w:rsid w:val="00904224"/>
    <w:rsid w:val="0090433A"/>
    <w:rsid w:val="009043F7"/>
    <w:rsid w:val="00904428"/>
    <w:rsid w:val="009048EE"/>
    <w:rsid w:val="009050C5"/>
    <w:rsid w:val="00905563"/>
    <w:rsid w:val="00905D0C"/>
    <w:rsid w:val="0090642D"/>
    <w:rsid w:val="00906565"/>
    <w:rsid w:val="009067A0"/>
    <w:rsid w:val="00906FE7"/>
    <w:rsid w:val="009071CE"/>
    <w:rsid w:val="00907584"/>
    <w:rsid w:val="009076A9"/>
    <w:rsid w:val="00907A31"/>
    <w:rsid w:val="00907AAA"/>
    <w:rsid w:val="00907E34"/>
    <w:rsid w:val="00910081"/>
    <w:rsid w:val="009103B4"/>
    <w:rsid w:val="00910498"/>
    <w:rsid w:val="009109CF"/>
    <w:rsid w:val="00910A27"/>
    <w:rsid w:val="00910A91"/>
    <w:rsid w:val="00910E26"/>
    <w:rsid w:val="00910E30"/>
    <w:rsid w:val="0091134D"/>
    <w:rsid w:val="0091147C"/>
    <w:rsid w:val="00911A25"/>
    <w:rsid w:val="00911A57"/>
    <w:rsid w:val="00911D8C"/>
    <w:rsid w:val="00911DEE"/>
    <w:rsid w:val="00912127"/>
    <w:rsid w:val="00912787"/>
    <w:rsid w:val="00912866"/>
    <w:rsid w:val="00912926"/>
    <w:rsid w:val="00912A1B"/>
    <w:rsid w:val="00912E39"/>
    <w:rsid w:val="0091328A"/>
    <w:rsid w:val="009138F2"/>
    <w:rsid w:val="00913A7E"/>
    <w:rsid w:val="00913D64"/>
    <w:rsid w:val="0091419C"/>
    <w:rsid w:val="009141A3"/>
    <w:rsid w:val="00914343"/>
    <w:rsid w:val="009148C9"/>
    <w:rsid w:val="009154E0"/>
    <w:rsid w:val="00915847"/>
    <w:rsid w:val="00915D15"/>
    <w:rsid w:val="00915E32"/>
    <w:rsid w:val="00915EE2"/>
    <w:rsid w:val="00916441"/>
    <w:rsid w:val="00916899"/>
    <w:rsid w:val="00916C54"/>
    <w:rsid w:val="00916CA1"/>
    <w:rsid w:val="00916D7E"/>
    <w:rsid w:val="00916FA2"/>
    <w:rsid w:val="0091700D"/>
    <w:rsid w:val="009175AC"/>
    <w:rsid w:val="00917921"/>
    <w:rsid w:val="00917E7D"/>
    <w:rsid w:val="0092030C"/>
    <w:rsid w:val="00920450"/>
    <w:rsid w:val="009205DC"/>
    <w:rsid w:val="00921459"/>
    <w:rsid w:val="0092190E"/>
    <w:rsid w:val="00921B1E"/>
    <w:rsid w:val="00922112"/>
    <w:rsid w:val="009225D5"/>
    <w:rsid w:val="00922C5E"/>
    <w:rsid w:val="00922E6F"/>
    <w:rsid w:val="00923386"/>
    <w:rsid w:val="00923759"/>
    <w:rsid w:val="0092381C"/>
    <w:rsid w:val="00923BFB"/>
    <w:rsid w:val="0092416F"/>
    <w:rsid w:val="009243C5"/>
    <w:rsid w:val="0092474C"/>
    <w:rsid w:val="00924E40"/>
    <w:rsid w:val="00924FFF"/>
    <w:rsid w:val="00925151"/>
    <w:rsid w:val="0092534C"/>
    <w:rsid w:val="00925532"/>
    <w:rsid w:val="0092580F"/>
    <w:rsid w:val="009258B7"/>
    <w:rsid w:val="00925A22"/>
    <w:rsid w:val="00925AB1"/>
    <w:rsid w:val="00925C1D"/>
    <w:rsid w:val="00925E49"/>
    <w:rsid w:val="00926131"/>
    <w:rsid w:val="009262CE"/>
    <w:rsid w:val="00926602"/>
    <w:rsid w:val="0092670F"/>
    <w:rsid w:val="00926F90"/>
    <w:rsid w:val="009272B2"/>
    <w:rsid w:val="009275CA"/>
    <w:rsid w:val="00927A61"/>
    <w:rsid w:val="00927FD4"/>
    <w:rsid w:val="009300D5"/>
    <w:rsid w:val="009303F7"/>
    <w:rsid w:val="00930BF5"/>
    <w:rsid w:val="00930C4B"/>
    <w:rsid w:val="00931522"/>
    <w:rsid w:val="00931587"/>
    <w:rsid w:val="00932317"/>
    <w:rsid w:val="00932D24"/>
    <w:rsid w:val="00932D53"/>
    <w:rsid w:val="00932DE6"/>
    <w:rsid w:val="00932F1A"/>
    <w:rsid w:val="009330DE"/>
    <w:rsid w:val="00933487"/>
    <w:rsid w:val="0093364B"/>
    <w:rsid w:val="00933AB5"/>
    <w:rsid w:val="00933ABA"/>
    <w:rsid w:val="00933B15"/>
    <w:rsid w:val="00933DEF"/>
    <w:rsid w:val="00933F9F"/>
    <w:rsid w:val="009341BF"/>
    <w:rsid w:val="009342DB"/>
    <w:rsid w:val="0093463E"/>
    <w:rsid w:val="00934785"/>
    <w:rsid w:val="00934954"/>
    <w:rsid w:val="00934DA4"/>
    <w:rsid w:val="00935229"/>
    <w:rsid w:val="00935C08"/>
    <w:rsid w:val="00935C8A"/>
    <w:rsid w:val="00936691"/>
    <w:rsid w:val="00936D17"/>
    <w:rsid w:val="00936D91"/>
    <w:rsid w:val="00936E86"/>
    <w:rsid w:val="00937192"/>
    <w:rsid w:val="00937BC5"/>
    <w:rsid w:val="00937DDE"/>
    <w:rsid w:val="0094012F"/>
    <w:rsid w:val="009409A0"/>
    <w:rsid w:val="00940B6E"/>
    <w:rsid w:val="00940C4F"/>
    <w:rsid w:val="00940EC1"/>
    <w:rsid w:val="00940F2F"/>
    <w:rsid w:val="00941333"/>
    <w:rsid w:val="0094143E"/>
    <w:rsid w:val="009414C5"/>
    <w:rsid w:val="00941682"/>
    <w:rsid w:val="00941E03"/>
    <w:rsid w:val="009425CF"/>
    <w:rsid w:val="0094279A"/>
    <w:rsid w:val="00942937"/>
    <w:rsid w:val="00942F64"/>
    <w:rsid w:val="00943030"/>
    <w:rsid w:val="009434DA"/>
    <w:rsid w:val="009436BC"/>
    <w:rsid w:val="00943A73"/>
    <w:rsid w:val="00943AAC"/>
    <w:rsid w:val="00943F69"/>
    <w:rsid w:val="00944057"/>
    <w:rsid w:val="009440C6"/>
    <w:rsid w:val="009441AB"/>
    <w:rsid w:val="009449EE"/>
    <w:rsid w:val="00945070"/>
    <w:rsid w:val="00945769"/>
    <w:rsid w:val="00945A97"/>
    <w:rsid w:val="009460EA"/>
    <w:rsid w:val="00946BD6"/>
    <w:rsid w:val="00946D10"/>
    <w:rsid w:val="00946D32"/>
    <w:rsid w:val="00947551"/>
    <w:rsid w:val="0094760F"/>
    <w:rsid w:val="00947826"/>
    <w:rsid w:val="00947997"/>
    <w:rsid w:val="00947DD5"/>
    <w:rsid w:val="00947E22"/>
    <w:rsid w:val="00950259"/>
    <w:rsid w:val="00950756"/>
    <w:rsid w:val="00950D0C"/>
    <w:rsid w:val="00950DB3"/>
    <w:rsid w:val="00950E4A"/>
    <w:rsid w:val="00950F86"/>
    <w:rsid w:val="00951223"/>
    <w:rsid w:val="00951476"/>
    <w:rsid w:val="00951533"/>
    <w:rsid w:val="0095172C"/>
    <w:rsid w:val="00952855"/>
    <w:rsid w:val="00952ECC"/>
    <w:rsid w:val="00953752"/>
    <w:rsid w:val="00953ED0"/>
    <w:rsid w:val="00953EF6"/>
    <w:rsid w:val="00953F4E"/>
    <w:rsid w:val="009544AC"/>
    <w:rsid w:val="00954CD9"/>
    <w:rsid w:val="00954EA7"/>
    <w:rsid w:val="00955764"/>
    <w:rsid w:val="00955C72"/>
    <w:rsid w:val="00956146"/>
    <w:rsid w:val="00956319"/>
    <w:rsid w:val="00956B10"/>
    <w:rsid w:val="00956D68"/>
    <w:rsid w:val="00956DB1"/>
    <w:rsid w:val="00956E10"/>
    <w:rsid w:val="00956EB7"/>
    <w:rsid w:val="009573AB"/>
    <w:rsid w:val="009577D5"/>
    <w:rsid w:val="00957AFD"/>
    <w:rsid w:val="0096010B"/>
    <w:rsid w:val="0096043C"/>
    <w:rsid w:val="009605FA"/>
    <w:rsid w:val="0096087C"/>
    <w:rsid w:val="009608EB"/>
    <w:rsid w:val="00960A01"/>
    <w:rsid w:val="0096115A"/>
    <w:rsid w:val="0096168A"/>
    <w:rsid w:val="00961A15"/>
    <w:rsid w:val="00961A54"/>
    <w:rsid w:val="0096201E"/>
    <w:rsid w:val="00962F97"/>
    <w:rsid w:val="0096344D"/>
    <w:rsid w:val="00963534"/>
    <w:rsid w:val="009638E3"/>
    <w:rsid w:val="009645C8"/>
    <w:rsid w:val="0096464F"/>
    <w:rsid w:val="00964960"/>
    <w:rsid w:val="009649B4"/>
    <w:rsid w:val="00964DD0"/>
    <w:rsid w:val="00964E00"/>
    <w:rsid w:val="0096504C"/>
    <w:rsid w:val="00965321"/>
    <w:rsid w:val="00965368"/>
    <w:rsid w:val="009654C1"/>
    <w:rsid w:val="00965CCC"/>
    <w:rsid w:val="0096643C"/>
    <w:rsid w:val="00966630"/>
    <w:rsid w:val="0096668B"/>
    <w:rsid w:val="009667E8"/>
    <w:rsid w:val="00966823"/>
    <w:rsid w:val="00966F8C"/>
    <w:rsid w:val="0096701E"/>
    <w:rsid w:val="00967320"/>
    <w:rsid w:val="00967A6B"/>
    <w:rsid w:val="00967CF5"/>
    <w:rsid w:val="00970193"/>
    <w:rsid w:val="00970704"/>
    <w:rsid w:val="0097071D"/>
    <w:rsid w:val="00970E40"/>
    <w:rsid w:val="00970F24"/>
    <w:rsid w:val="00971377"/>
    <w:rsid w:val="009715BD"/>
    <w:rsid w:val="00971614"/>
    <w:rsid w:val="00971C07"/>
    <w:rsid w:val="00971D5D"/>
    <w:rsid w:val="009733B6"/>
    <w:rsid w:val="009733EA"/>
    <w:rsid w:val="00973470"/>
    <w:rsid w:val="00973811"/>
    <w:rsid w:val="00973949"/>
    <w:rsid w:val="00973DDB"/>
    <w:rsid w:val="00973E66"/>
    <w:rsid w:val="00974241"/>
    <w:rsid w:val="0097432B"/>
    <w:rsid w:val="00974564"/>
    <w:rsid w:val="009749B4"/>
    <w:rsid w:val="00974B73"/>
    <w:rsid w:val="0097541C"/>
    <w:rsid w:val="00975738"/>
    <w:rsid w:val="0097585D"/>
    <w:rsid w:val="00975B1D"/>
    <w:rsid w:val="00975F39"/>
    <w:rsid w:val="009761E2"/>
    <w:rsid w:val="00976299"/>
    <w:rsid w:val="009762EB"/>
    <w:rsid w:val="009769D0"/>
    <w:rsid w:val="00976BDB"/>
    <w:rsid w:val="00977520"/>
    <w:rsid w:val="0097784D"/>
    <w:rsid w:val="00980BAF"/>
    <w:rsid w:val="00980C32"/>
    <w:rsid w:val="00980E50"/>
    <w:rsid w:val="00981424"/>
    <w:rsid w:val="00981809"/>
    <w:rsid w:val="0098193B"/>
    <w:rsid w:val="00981C6B"/>
    <w:rsid w:val="009823CD"/>
    <w:rsid w:val="00982474"/>
    <w:rsid w:val="00982529"/>
    <w:rsid w:val="009832E5"/>
    <w:rsid w:val="009835DD"/>
    <w:rsid w:val="009838C1"/>
    <w:rsid w:val="00983EFD"/>
    <w:rsid w:val="0098414F"/>
    <w:rsid w:val="00984560"/>
    <w:rsid w:val="00984718"/>
    <w:rsid w:val="00984818"/>
    <w:rsid w:val="009852FD"/>
    <w:rsid w:val="00985717"/>
    <w:rsid w:val="00985C2F"/>
    <w:rsid w:val="00985C6D"/>
    <w:rsid w:val="00985CDC"/>
    <w:rsid w:val="00985D23"/>
    <w:rsid w:val="00986547"/>
    <w:rsid w:val="009870FD"/>
    <w:rsid w:val="00987307"/>
    <w:rsid w:val="00987503"/>
    <w:rsid w:val="009902A1"/>
    <w:rsid w:val="00990432"/>
    <w:rsid w:val="009905E6"/>
    <w:rsid w:val="00990D6D"/>
    <w:rsid w:val="0099164D"/>
    <w:rsid w:val="009917D1"/>
    <w:rsid w:val="00991D82"/>
    <w:rsid w:val="0099233B"/>
    <w:rsid w:val="009924EA"/>
    <w:rsid w:val="00992887"/>
    <w:rsid w:val="009937EE"/>
    <w:rsid w:val="0099387A"/>
    <w:rsid w:val="00993974"/>
    <w:rsid w:val="00994358"/>
    <w:rsid w:val="00994ABD"/>
    <w:rsid w:val="00994CF4"/>
    <w:rsid w:val="00995371"/>
    <w:rsid w:val="00995439"/>
    <w:rsid w:val="009957E5"/>
    <w:rsid w:val="009958D8"/>
    <w:rsid w:val="009958EA"/>
    <w:rsid w:val="009960F6"/>
    <w:rsid w:val="009962C1"/>
    <w:rsid w:val="00996788"/>
    <w:rsid w:val="00996B66"/>
    <w:rsid w:val="00996EE8"/>
    <w:rsid w:val="009974AA"/>
    <w:rsid w:val="00997537"/>
    <w:rsid w:val="00997B8A"/>
    <w:rsid w:val="009A010A"/>
    <w:rsid w:val="009A0173"/>
    <w:rsid w:val="009A05A9"/>
    <w:rsid w:val="009A068B"/>
    <w:rsid w:val="009A0A63"/>
    <w:rsid w:val="009A0E81"/>
    <w:rsid w:val="009A0ED9"/>
    <w:rsid w:val="009A1595"/>
    <w:rsid w:val="009A1668"/>
    <w:rsid w:val="009A1D29"/>
    <w:rsid w:val="009A2657"/>
    <w:rsid w:val="009A265E"/>
    <w:rsid w:val="009A29E8"/>
    <w:rsid w:val="009A2A9D"/>
    <w:rsid w:val="009A2C11"/>
    <w:rsid w:val="009A2C2A"/>
    <w:rsid w:val="009A31EF"/>
    <w:rsid w:val="009A3583"/>
    <w:rsid w:val="009A35B8"/>
    <w:rsid w:val="009A35FA"/>
    <w:rsid w:val="009A3691"/>
    <w:rsid w:val="009A3925"/>
    <w:rsid w:val="009A3F0D"/>
    <w:rsid w:val="009A448F"/>
    <w:rsid w:val="009A49B1"/>
    <w:rsid w:val="009A5157"/>
    <w:rsid w:val="009A51D5"/>
    <w:rsid w:val="009A623A"/>
    <w:rsid w:val="009A62C8"/>
    <w:rsid w:val="009A6480"/>
    <w:rsid w:val="009A6570"/>
    <w:rsid w:val="009A6691"/>
    <w:rsid w:val="009A68D1"/>
    <w:rsid w:val="009A6C83"/>
    <w:rsid w:val="009A6F85"/>
    <w:rsid w:val="009A7106"/>
    <w:rsid w:val="009A7C22"/>
    <w:rsid w:val="009A7D04"/>
    <w:rsid w:val="009A7EB2"/>
    <w:rsid w:val="009B04F5"/>
    <w:rsid w:val="009B066E"/>
    <w:rsid w:val="009B0896"/>
    <w:rsid w:val="009B0AB4"/>
    <w:rsid w:val="009B1042"/>
    <w:rsid w:val="009B11C3"/>
    <w:rsid w:val="009B131E"/>
    <w:rsid w:val="009B1720"/>
    <w:rsid w:val="009B17AB"/>
    <w:rsid w:val="009B1B9C"/>
    <w:rsid w:val="009B218B"/>
    <w:rsid w:val="009B251D"/>
    <w:rsid w:val="009B2747"/>
    <w:rsid w:val="009B2C70"/>
    <w:rsid w:val="009B344E"/>
    <w:rsid w:val="009B34AE"/>
    <w:rsid w:val="009B3B7F"/>
    <w:rsid w:val="009B3E7E"/>
    <w:rsid w:val="009B3F1F"/>
    <w:rsid w:val="009B47EA"/>
    <w:rsid w:val="009B4A6B"/>
    <w:rsid w:val="009B4B31"/>
    <w:rsid w:val="009B4E10"/>
    <w:rsid w:val="009B4E1B"/>
    <w:rsid w:val="009B5109"/>
    <w:rsid w:val="009B5273"/>
    <w:rsid w:val="009B5550"/>
    <w:rsid w:val="009B61BB"/>
    <w:rsid w:val="009B695D"/>
    <w:rsid w:val="009B736B"/>
    <w:rsid w:val="009B73BD"/>
    <w:rsid w:val="009B78BE"/>
    <w:rsid w:val="009B7FF9"/>
    <w:rsid w:val="009C0078"/>
    <w:rsid w:val="009C0098"/>
    <w:rsid w:val="009C0169"/>
    <w:rsid w:val="009C03A1"/>
    <w:rsid w:val="009C0D3E"/>
    <w:rsid w:val="009C101E"/>
    <w:rsid w:val="009C14CF"/>
    <w:rsid w:val="009C18A7"/>
    <w:rsid w:val="009C1B12"/>
    <w:rsid w:val="009C1DED"/>
    <w:rsid w:val="009C1F8E"/>
    <w:rsid w:val="009C224D"/>
    <w:rsid w:val="009C26D1"/>
    <w:rsid w:val="009C26F6"/>
    <w:rsid w:val="009C2CB6"/>
    <w:rsid w:val="009C305D"/>
    <w:rsid w:val="009C3878"/>
    <w:rsid w:val="009C43B0"/>
    <w:rsid w:val="009C4443"/>
    <w:rsid w:val="009C4B56"/>
    <w:rsid w:val="009C4E2B"/>
    <w:rsid w:val="009C5362"/>
    <w:rsid w:val="009C549E"/>
    <w:rsid w:val="009C5878"/>
    <w:rsid w:val="009C5ADD"/>
    <w:rsid w:val="009C5CE2"/>
    <w:rsid w:val="009C5DAE"/>
    <w:rsid w:val="009C5F3F"/>
    <w:rsid w:val="009C6376"/>
    <w:rsid w:val="009C63A0"/>
    <w:rsid w:val="009C682B"/>
    <w:rsid w:val="009C6866"/>
    <w:rsid w:val="009C6900"/>
    <w:rsid w:val="009C6E82"/>
    <w:rsid w:val="009C7BE7"/>
    <w:rsid w:val="009D0102"/>
    <w:rsid w:val="009D0185"/>
    <w:rsid w:val="009D0BB8"/>
    <w:rsid w:val="009D1367"/>
    <w:rsid w:val="009D22A7"/>
    <w:rsid w:val="009D2857"/>
    <w:rsid w:val="009D31FF"/>
    <w:rsid w:val="009D40A9"/>
    <w:rsid w:val="009D4330"/>
    <w:rsid w:val="009D491F"/>
    <w:rsid w:val="009D4934"/>
    <w:rsid w:val="009D4AC3"/>
    <w:rsid w:val="009D507E"/>
    <w:rsid w:val="009D51E3"/>
    <w:rsid w:val="009D55BA"/>
    <w:rsid w:val="009D5AE5"/>
    <w:rsid w:val="009D5BBA"/>
    <w:rsid w:val="009D5E86"/>
    <w:rsid w:val="009D63FD"/>
    <w:rsid w:val="009D6434"/>
    <w:rsid w:val="009D7221"/>
    <w:rsid w:val="009D7A8C"/>
    <w:rsid w:val="009D7B0E"/>
    <w:rsid w:val="009E01A2"/>
    <w:rsid w:val="009E0218"/>
    <w:rsid w:val="009E0347"/>
    <w:rsid w:val="009E04CD"/>
    <w:rsid w:val="009E06B7"/>
    <w:rsid w:val="009E0716"/>
    <w:rsid w:val="009E0979"/>
    <w:rsid w:val="009E0ED5"/>
    <w:rsid w:val="009E10A4"/>
    <w:rsid w:val="009E13FC"/>
    <w:rsid w:val="009E1929"/>
    <w:rsid w:val="009E1955"/>
    <w:rsid w:val="009E1E26"/>
    <w:rsid w:val="009E2089"/>
    <w:rsid w:val="009E25EF"/>
    <w:rsid w:val="009E287F"/>
    <w:rsid w:val="009E2C78"/>
    <w:rsid w:val="009E2DE6"/>
    <w:rsid w:val="009E2E2D"/>
    <w:rsid w:val="009E31F9"/>
    <w:rsid w:val="009E3205"/>
    <w:rsid w:val="009E32BA"/>
    <w:rsid w:val="009E32D4"/>
    <w:rsid w:val="009E355F"/>
    <w:rsid w:val="009E3770"/>
    <w:rsid w:val="009E396D"/>
    <w:rsid w:val="009E3A93"/>
    <w:rsid w:val="009E3F1B"/>
    <w:rsid w:val="009E3FA1"/>
    <w:rsid w:val="009E4CD7"/>
    <w:rsid w:val="009E4DC7"/>
    <w:rsid w:val="009E4FB1"/>
    <w:rsid w:val="009E51BC"/>
    <w:rsid w:val="009E58D3"/>
    <w:rsid w:val="009E5C24"/>
    <w:rsid w:val="009E5EC1"/>
    <w:rsid w:val="009E62C9"/>
    <w:rsid w:val="009E631C"/>
    <w:rsid w:val="009E6575"/>
    <w:rsid w:val="009E6922"/>
    <w:rsid w:val="009E6975"/>
    <w:rsid w:val="009E6A74"/>
    <w:rsid w:val="009E6C05"/>
    <w:rsid w:val="009E6FD9"/>
    <w:rsid w:val="009E706D"/>
    <w:rsid w:val="009E7513"/>
    <w:rsid w:val="009E7848"/>
    <w:rsid w:val="009E7903"/>
    <w:rsid w:val="009E7B47"/>
    <w:rsid w:val="009E7CA8"/>
    <w:rsid w:val="009F0225"/>
    <w:rsid w:val="009F0599"/>
    <w:rsid w:val="009F0650"/>
    <w:rsid w:val="009F097E"/>
    <w:rsid w:val="009F0F13"/>
    <w:rsid w:val="009F10E7"/>
    <w:rsid w:val="009F1265"/>
    <w:rsid w:val="009F368E"/>
    <w:rsid w:val="009F36D4"/>
    <w:rsid w:val="009F3CA4"/>
    <w:rsid w:val="009F42B8"/>
    <w:rsid w:val="009F4368"/>
    <w:rsid w:val="009F4451"/>
    <w:rsid w:val="009F4473"/>
    <w:rsid w:val="009F45A0"/>
    <w:rsid w:val="009F45AA"/>
    <w:rsid w:val="009F495A"/>
    <w:rsid w:val="009F4C3B"/>
    <w:rsid w:val="009F540B"/>
    <w:rsid w:val="009F5745"/>
    <w:rsid w:val="009F5832"/>
    <w:rsid w:val="009F5C3C"/>
    <w:rsid w:val="009F658D"/>
    <w:rsid w:val="009F6626"/>
    <w:rsid w:val="009F68F4"/>
    <w:rsid w:val="009F7145"/>
    <w:rsid w:val="009F7D99"/>
    <w:rsid w:val="00A00186"/>
    <w:rsid w:val="00A001E0"/>
    <w:rsid w:val="00A0045D"/>
    <w:rsid w:val="00A0059A"/>
    <w:rsid w:val="00A00D63"/>
    <w:rsid w:val="00A00FCC"/>
    <w:rsid w:val="00A0115D"/>
    <w:rsid w:val="00A016FF"/>
    <w:rsid w:val="00A01AB5"/>
    <w:rsid w:val="00A0230F"/>
    <w:rsid w:val="00A025FF"/>
    <w:rsid w:val="00A02897"/>
    <w:rsid w:val="00A03072"/>
    <w:rsid w:val="00A03333"/>
    <w:rsid w:val="00A03488"/>
    <w:rsid w:val="00A03B36"/>
    <w:rsid w:val="00A03B68"/>
    <w:rsid w:val="00A03D4E"/>
    <w:rsid w:val="00A03EC3"/>
    <w:rsid w:val="00A0412B"/>
    <w:rsid w:val="00A047B6"/>
    <w:rsid w:val="00A04E98"/>
    <w:rsid w:val="00A05C2A"/>
    <w:rsid w:val="00A0656A"/>
    <w:rsid w:val="00A065EF"/>
    <w:rsid w:val="00A06643"/>
    <w:rsid w:val="00A0664E"/>
    <w:rsid w:val="00A0668A"/>
    <w:rsid w:val="00A07465"/>
    <w:rsid w:val="00A079D8"/>
    <w:rsid w:val="00A07ABB"/>
    <w:rsid w:val="00A07C07"/>
    <w:rsid w:val="00A105B2"/>
    <w:rsid w:val="00A1068E"/>
    <w:rsid w:val="00A10730"/>
    <w:rsid w:val="00A1080A"/>
    <w:rsid w:val="00A10DF8"/>
    <w:rsid w:val="00A110A2"/>
    <w:rsid w:val="00A1161A"/>
    <w:rsid w:val="00A11EDC"/>
    <w:rsid w:val="00A1206C"/>
    <w:rsid w:val="00A12D9A"/>
    <w:rsid w:val="00A134D5"/>
    <w:rsid w:val="00A1387B"/>
    <w:rsid w:val="00A13ABD"/>
    <w:rsid w:val="00A13BE7"/>
    <w:rsid w:val="00A13CD9"/>
    <w:rsid w:val="00A13DD1"/>
    <w:rsid w:val="00A14EB5"/>
    <w:rsid w:val="00A157C6"/>
    <w:rsid w:val="00A158F9"/>
    <w:rsid w:val="00A15C02"/>
    <w:rsid w:val="00A15C83"/>
    <w:rsid w:val="00A15D81"/>
    <w:rsid w:val="00A15FB1"/>
    <w:rsid w:val="00A165EE"/>
    <w:rsid w:val="00A1686F"/>
    <w:rsid w:val="00A16C37"/>
    <w:rsid w:val="00A17157"/>
    <w:rsid w:val="00A17241"/>
    <w:rsid w:val="00A17499"/>
    <w:rsid w:val="00A203A0"/>
    <w:rsid w:val="00A203CA"/>
    <w:rsid w:val="00A20513"/>
    <w:rsid w:val="00A21447"/>
    <w:rsid w:val="00A216A1"/>
    <w:rsid w:val="00A21E1E"/>
    <w:rsid w:val="00A2270D"/>
    <w:rsid w:val="00A22FA9"/>
    <w:rsid w:val="00A235AD"/>
    <w:rsid w:val="00A236BF"/>
    <w:rsid w:val="00A23AA3"/>
    <w:rsid w:val="00A244BD"/>
    <w:rsid w:val="00A24667"/>
    <w:rsid w:val="00A24B28"/>
    <w:rsid w:val="00A25361"/>
    <w:rsid w:val="00A258BF"/>
    <w:rsid w:val="00A25997"/>
    <w:rsid w:val="00A25D44"/>
    <w:rsid w:val="00A25DEB"/>
    <w:rsid w:val="00A26744"/>
    <w:rsid w:val="00A268E0"/>
    <w:rsid w:val="00A2692B"/>
    <w:rsid w:val="00A26E06"/>
    <w:rsid w:val="00A27449"/>
    <w:rsid w:val="00A27BD7"/>
    <w:rsid w:val="00A30466"/>
    <w:rsid w:val="00A308DA"/>
    <w:rsid w:val="00A30CC5"/>
    <w:rsid w:val="00A30FEA"/>
    <w:rsid w:val="00A3150B"/>
    <w:rsid w:val="00A316C5"/>
    <w:rsid w:val="00A31725"/>
    <w:rsid w:val="00A317C7"/>
    <w:rsid w:val="00A318DF"/>
    <w:rsid w:val="00A31B7C"/>
    <w:rsid w:val="00A31D45"/>
    <w:rsid w:val="00A31EF3"/>
    <w:rsid w:val="00A3206C"/>
    <w:rsid w:val="00A32D7B"/>
    <w:rsid w:val="00A335BD"/>
    <w:rsid w:val="00A33795"/>
    <w:rsid w:val="00A33BD3"/>
    <w:rsid w:val="00A33CE4"/>
    <w:rsid w:val="00A34160"/>
    <w:rsid w:val="00A34313"/>
    <w:rsid w:val="00A345EB"/>
    <w:rsid w:val="00A348BB"/>
    <w:rsid w:val="00A34C40"/>
    <w:rsid w:val="00A34D7A"/>
    <w:rsid w:val="00A34E93"/>
    <w:rsid w:val="00A354CF"/>
    <w:rsid w:val="00A35686"/>
    <w:rsid w:val="00A356B5"/>
    <w:rsid w:val="00A3575E"/>
    <w:rsid w:val="00A35859"/>
    <w:rsid w:val="00A35C4B"/>
    <w:rsid w:val="00A35F40"/>
    <w:rsid w:val="00A35F66"/>
    <w:rsid w:val="00A36EBD"/>
    <w:rsid w:val="00A36F86"/>
    <w:rsid w:val="00A375B8"/>
    <w:rsid w:val="00A377B1"/>
    <w:rsid w:val="00A378E6"/>
    <w:rsid w:val="00A37E1F"/>
    <w:rsid w:val="00A408A4"/>
    <w:rsid w:val="00A40E42"/>
    <w:rsid w:val="00A41043"/>
    <w:rsid w:val="00A4120E"/>
    <w:rsid w:val="00A4133F"/>
    <w:rsid w:val="00A4161D"/>
    <w:rsid w:val="00A41705"/>
    <w:rsid w:val="00A41739"/>
    <w:rsid w:val="00A41A3B"/>
    <w:rsid w:val="00A41ADE"/>
    <w:rsid w:val="00A420EA"/>
    <w:rsid w:val="00A428A3"/>
    <w:rsid w:val="00A428B5"/>
    <w:rsid w:val="00A42AEA"/>
    <w:rsid w:val="00A42AF9"/>
    <w:rsid w:val="00A430CB"/>
    <w:rsid w:val="00A43601"/>
    <w:rsid w:val="00A43650"/>
    <w:rsid w:val="00A43C75"/>
    <w:rsid w:val="00A449E0"/>
    <w:rsid w:val="00A44BDF"/>
    <w:rsid w:val="00A44E58"/>
    <w:rsid w:val="00A45144"/>
    <w:rsid w:val="00A4537A"/>
    <w:rsid w:val="00A45470"/>
    <w:rsid w:val="00A45524"/>
    <w:rsid w:val="00A45606"/>
    <w:rsid w:val="00A463FF"/>
    <w:rsid w:val="00A465D2"/>
    <w:rsid w:val="00A46612"/>
    <w:rsid w:val="00A46986"/>
    <w:rsid w:val="00A46F79"/>
    <w:rsid w:val="00A478D1"/>
    <w:rsid w:val="00A47C4F"/>
    <w:rsid w:val="00A50500"/>
    <w:rsid w:val="00A50AE3"/>
    <w:rsid w:val="00A50F44"/>
    <w:rsid w:val="00A51142"/>
    <w:rsid w:val="00A511E8"/>
    <w:rsid w:val="00A51695"/>
    <w:rsid w:val="00A52048"/>
    <w:rsid w:val="00A52569"/>
    <w:rsid w:val="00A528BA"/>
    <w:rsid w:val="00A528DD"/>
    <w:rsid w:val="00A52C37"/>
    <w:rsid w:val="00A53B50"/>
    <w:rsid w:val="00A53CCB"/>
    <w:rsid w:val="00A53EB8"/>
    <w:rsid w:val="00A544DF"/>
    <w:rsid w:val="00A54C56"/>
    <w:rsid w:val="00A54EF2"/>
    <w:rsid w:val="00A550FE"/>
    <w:rsid w:val="00A5580A"/>
    <w:rsid w:val="00A56B71"/>
    <w:rsid w:val="00A56C16"/>
    <w:rsid w:val="00A56CF9"/>
    <w:rsid w:val="00A57196"/>
    <w:rsid w:val="00A57886"/>
    <w:rsid w:val="00A57CA7"/>
    <w:rsid w:val="00A57CDB"/>
    <w:rsid w:val="00A57D2C"/>
    <w:rsid w:val="00A60307"/>
    <w:rsid w:val="00A60818"/>
    <w:rsid w:val="00A609C9"/>
    <w:rsid w:val="00A60B3B"/>
    <w:rsid w:val="00A60CA8"/>
    <w:rsid w:val="00A61201"/>
    <w:rsid w:val="00A61236"/>
    <w:rsid w:val="00A61356"/>
    <w:rsid w:val="00A613D7"/>
    <w:rsid w:val="00A6170B"/>
    <w:rsid w:val="00A61958"/>
    <w:rsid w:val="00A626FD"/>
    <w:rsid w:val="00A627EA"/>
    <w:rsid w:val="00A62A32"/>
    <w:rsid w:val="00A63508"/>
    <w:rsid w:val="00A6385D"/>
    <w:rsid w:val="00A6471F"/>
    <w:rsid w:val="00A64A80"/>
    <w:rsid w:val="00A64D49"/>
    <w:rsid w:val="00A650E6"/>
    <w:rsid w:val="00A65185"/>
    <w:rsid w:val="00A651FB"/>
    <w:rsid w:val="00A65731"/>
    <w:rsid w:val="00A659C8"/>
    <w:rsid w:val="00A65B2F"/>
    <w:rsid w:val="00A65E06"/>
    <w:rsid w:val="00A65EFD"/>
    <w:rsid w:val="00A6626F"/>
    <w:rsid w:val="00A669A3"/>
    <w:rsid w:val="00A66A33"/>
    <w:rsid w:val="00A66E69"/>
    <w:rsid w:val="00A67207"/>
    <w:rsid w:val="00A67269"/>
    <w:rsid w:val="00A707DE"/>
    <w:rsid w:val="00A71230"/>
    <w:rsid w:val="00A71250"/>
    <w:rsid w:val="00A7156C"/>
    <w:rsid w:val="00A715FC"/>
    <w:rsid w:val="00A71FCE"/>
    <w:rsid w:val="00A7231B"/>
    <w:rsid w:val="00A7256A"/>
    <w:rsid w:val="00A72B73"/>
    <w:rsid w:val="00A72EC3"/>
    <w:rsid w:val="00A72F5A"/>
    <w:rsid w:val="00A73672"/>
    <w:rsid w:val="00A73A9F"/>
    <w:rsid w:val="00A748EE"/>
    <w:rsid w:val="00A74CF9"/>
    <w:rsid w:val="00A75433"/>
    <w:rsid w:val="00A7579B"/>
    <w:rsid w:val="00A7620D"/>
    <w:rsid w:val="00A77688"/>
    <w:rsid w:val="00A77BC4"/>
    <w:rsid w:val="00A77E91"/>
    <w:rsid w:val="00A77F59"/>
    <w:rsid w:val="00A80632"/>
    <w:rsid w:val="00A807E3"/>
    <w:rsid w:val="00A80A78"/>
    <w:rsid w:val="00A80BAF"/>
    <w:rsid w:val="00A811F9"/>
    <w:rsid w:val="00A812A3"/>
    <w:rsid w:val="00A81861"/>
    <w:rsid w:val="00A818BE"/>
    <w:rsid w:val="00A81EB3"/>
    <w:rsid w:val="00A81F1F"/>
    <w:rsid w:val="00A81FA6"/>
    <w:rsid w:val="00A82D17"/>
    <w:rsid w:val="00A83839"/>
    <w:rsid w:val="00A8417F"/>
    <w:rsid w:val="00A842DD"/>
    <w:rsid w:val="00A8436A"/>
    <w:rsid w:val="00A843BA"/>
    <w:rsid w:val="00A843C1"/>
    <w:rsid w:val="00A8466E"/>
    <w:rsid w:val="00A847EB"/>
    <w:rsid w:val="00A84AE7"/>
    <w:rsid w:val="00A84E08"/>
    <w:rsid w:val="00A852A8"/>
    <w:rsid w:val="00A85472"/>
    <w:rsid w:val="00A864D7"/>
    <w:rsid w:val="00A86734"/>
    <w:rsid w:val="00A86A72"/>
    <w:rsid w:val="00A86AA5"/>
    <w:rsid w:val="00A86EEB"/>
    <w:rsid w:val="00A8717B"/>
    <w:rsid w:val="00A8719C"/>
    <w:rsid w:val="00A9098C"/>
    <w:rsid w:val="00A9102A"/>
    <w:rsid w:val="00A9139F"/>
    <w:rsid w:val="00A91D1D"/>
    <w:rsid w:val="00A920D4"/>
    <w:rsid w:val="00A92395"/>
    <w:rsid w:val="00A92421"/>
    <w:rsid w:val="00A9243D"/>
    <w:rsid w:val="00A925C1"/>
    <w:rsid w:val="00A9263F"/>
    <w:rsid w:val="00A92697"/>
    <w:rsid w:val="00A9295D"/>
    <w:rsid w:val="00A932B2"/>
    <w:rsid w:val="00A93E4F"/>
    <w:rsid w:val="00A93E72"/>
    <w:rsid w:val="00A94598"/>
    <w:rsid w:val="00A945C5"/>
    <w:rsid w:val="00A9464A"/>
    <w:rsid w:val="00A948EE"/>
    <w:rsid w:val="00A958AE"/>
    <w:rsid w:val="00A9691A"/>
    <w:rsid w:val="00A96C58"/>
    <w:rsid w:val="00A96F33"/>
    <w:rsid w:val="00AA0505"/>
    <w:rsid w:val="00AA0707"/>
    <w:rsid w:val="00AA0C62"/>
    <w:rsid w:val="00AA0D25"/>
    <w:rsid w:val="00AA0E14"/>
    <w:rsid w:val="00AA116E"/>
    <w:rsid w:val="00AA17F4"/>
    <w:rsid w:val="00AA1DF2"/>
    <w:rsid w:val="00AA20CD"/>
    <w:rsid w:val="00AA2796"/>
    <w:rsid w:val="00AA2B4E"/>
    <w:rsid w:val="00AA3191"/>
    <w:rsid w:val="00AA31CC"/>
    <w:rsid w:val="00AA37D5"/>
    <w:rsid w:val="00AA37E6"/>
    <w:rsid w:val="00AA3888"/>
    <w:rsid w:val="00AA3999"/>
    <w:rsid w:val="00AA3B2A"/>
    <w:rsid w:val="00AA4131"/>
    <w:rsid w:val="00AA42BA"/>
    <w:rsid w:val="00AA448E"/>
    <w:rsid w:val="00AA4913"/>
    <w:rsid w:val="00AA4A04"/>
    <w:rsid w:val="00AA4E93"/>
    <w:rsid w:val="00AA50B9"/>
    <w:rsid w:val="00AA586E"/>
    <w:rsid w:val="00AA586F"/>
    <w:rsid w:val="00AA59EB"/>
    <w:rsid w:val="00AA638B"/>
    <w:rsid w:val="00AA63FB"/>
    <w:rsid w:val="00AA66D3"/>
    <w:rsid w:val="00AA736F"/>
    <w:rsid w:val="00AA74AC"/>
    <w:rsid w:val="00AA74D4"/>
    <w:rsid w:val="00AA7779"/>
    <w:rsid w:val="00AA78A3"/>
    <w:rsid w:val="00AA7C59"/>
    <w:rsid w:val="00AA7CFA"/>
    <w:rsid w:val="00AA7F87"/>
    <w:rsid w:val="00AB01B4"/>
    <w:rsid w:val="00AB063F"/>
    <w:rsid w:val="00AB16A5"/>
    <w:rsid w:val="00AB1E1D"/>
    <w:rsid w:val="00AB1E9D"/>
    <w:rsid w:val="00AB219F"/>
    <w:rsid w:val="00AB2612"/>
    <w:rsid w:val="00AB3155"/>
    <w:rsid w:val="00AB33C0"/>
    <w:rsid w:val="00AB397C"/>
    <w:rsid w:val="00AB3AC1"/>
    <w:rsid w:val="00AB42AA"/>
    <w:rsid w:val="00AB4372"/>
    <w:rsid w:val="00AB43E7"/>
    <w:rsid w:val="00AB4567"/>
    <w:rsid w:val="00AB466A"/>
    <w:rsid w:val="00AB4828"/>
    <w:rsid w:val="00AB4E8C"/>
    <w:rsid w:val="00AB53BE"/>
    <w:rsid w:val="00AB5686"/>
    <w:rsid w:val="00AB5B8E"/>
    <w:rsid w:val="00AB5DDA"/>
    <w:rsid w:val="00AB62C8"/>
    <w:rsid w:val="00AB7017"/>
    <w:rsid w:val="00AB7087"/>
    <w:rsid w:val="00AB72B7"/>
    <w:rsid w:val="00AB789F"/>
    <w:rsid w:val="00AB79F1"/>
    <w:rsid w:val="00AB7B2C"/>
    <w:rsid w:val="00AB7D00"/>
    <w:rsid w:val="00AB7D3E"/>
    <w:rsid w:val="00AC002C"/>
    <w:rsid w:val="00AC09EB"/>
    <w:rsid w:val="00AC0BA6"/>
    <w:rsid w:val="00AC0E60"/>
    <w:rsid w:val="00AC17B1"/>
    <w:rsid w:val="00AC1EB3"/>
    <w:rsid w:val="00AC21BC"/>
    <w:rsid w:val="00AC24FB"/>
    <w:rsid w:val="00AC2540"/>
    <w:rsid w:val="00AC2B7E"/>
    <w:rsid w:val="00AC303A"/>
    <w:rsid w:val="00AC3327"/>
    <w:rsid w:val="00AC3917"/>
    <w:rsid w:val="00AC3A12"/>
    <w:rsid w:val="00AC3E7B"/>
    <w:rsid w:val="00AC4216"/>
    <w:rsid w:val="00AC4237"/>
    <w:rsid w:val="00AC445F"/>
    <w:rsid w:val="00AC4B1E"/>
    <w:rsid w:val="00AC4D24"/>
    <w:rsid w:val="00AC4FF4"/>
    <w:rsid w:val="00AC5720"/>
    <w:rsid w:val="00AC5B30"/>
    <w:rsid w:val="00AC6011"/>
    <w:rsid w:val="00AC644B"/>
    <w:rsid w:val="00AC6776"/>
    <w:rsid w:val="00AC780B"/>
    <w:rsid w:val="00AC7F94"/>
    <w:rsid w:val="00AD03E3"/>
    <w:rsid w:val="00AD0D97"/>
    <w:rsid w:val="00AD0E30"/>
    <w:rsid w:val="00AD1029"/>
    <w:rsid w:val="00AD1CA4"/>
    <w:rsid w:val="00AD2888"/>
    <w:rsid w:val="00AD2BAA"/>
    <w:rsid w:val="00AD2D95"/>
    <w:rsid w:val="00AD3034"/>
    <w:rsid w:val="00AD372A"/>
    <w:rsid w:val="00AD3826"/>
    <w:rsid w:val="00AD3BFB"/>
    <w:rsid w:val="00AD3E8C"/>
    <w:rsid w:val="00AD4030"/>
    <w:rsid w:val="00AD429D"/>
    <w:rsid w:val="00AD4383"/>
    <w:rsid w:val="00AD4764"/>
    <w:rsid w:val="00AD54D6"/>
    <w:rsid w:val="00AD5A7E"/>
    <w:rsid w:val="00AD643D"/>
    <w:rsid w:val="00AD656A"/>
    <w:rsid w:val="00AD69F0"/>
    <w:rsid w:val="00AD6A84"/>
    <w:rsid w:val="00AD6B5F"/>
    <w:rsid w:val="00AD6C9A"/>
    <w:rsid w:val="00AD7014"/>
    <w:rsid w:val="00AD72C1"/>
    <w:rsid w:val="00AD7394"/>
    <w:rsid w:val="00AD7464"/>
    <w:rsid w:val="00AD7598"/>
    <w:rsid w:val="00AD7B6F"/>
    <w:rsid w:val="00AE0CC9"/>
    <w:rsid w:val="00AE0E01"/>
    <w:rsid w:val="00AE1180"/>
    <w:rsid w:val="00AE11F9"/>
    <w:rsid w:val="00AE1446"/>
    <w:rsid w:val="00AE1BCD"/>
    <w:rsid w:val="00AE1D7A"/>
    <w:rsid w:val="00AE2710"/>
    <w:rsid w:val="00AE2987"/>
    <w:rsid w:val="00AE2B53"/>
    <w:rsid w:val="00AE2B9A"/>
    <w:rsid w:val="00AE346F"/>
    <w:rsid w:val="00AE362E"/>
    <w:rsid w:val="00AE364C"/>
    <w:rsid w:val="00AE38E3"/>
    <w:rsid w:val="00AE3F08"/>
    <w:rsid w:val="00AE5081"/>
    <w:rsid w:val="00AE50AB"/>
    <w:rsid w:val="00AE558B"/>
    <w:rsid w:val="00AE57A7"/>
    <w:rsid w:val="00AE5DDC"/>
    <w:rsid w:val="00AE5F1C"/>
    <w:rsid w:val="00AE64C5"/>
    <w:rsid w:val="00AE65EA"/>
    <w:rsid w:val="00AE68CC"/>
    <w:rsid w:val="00AE6BB4"/>
    <w:rsid w:val="00AE7CDE"/>
    <w:rsid w:val="00AE7EBD"/>
    <w:rsid w:val="00AF045F"/>
    <w:rsid w:val="00AF075D"/>
    <w:rsid w:val="00AF07F1"/>
    <w:rsid w:val="00AF084B"/>
    <w:rsid w:val="00AF0D9E"/>
    <w:rsid w:val="00AF0DD8"/>
    <w:rsid w:val="00AF108A"/>
    <w:rsid w:val="00AF1319"/>
    <w:rsid w:val="00AF13BC"/>
    <w:rsid w:val="00AF197B"/>
    <w:rsid w:val="00AF1A94"/>
    <w:rsid w:val="00AF1EBC"/>
    <w:rsid w:val="00AF26A9"/>
    <w:rsid w:val="00AF2D04"/>
    <w:rsid w:val="00AF2D06"/>
    <w:rsid w:val="00AF2D37"/>
    <w:rsid w:val="00AF2D56"/>
    <w:rsid w:val="00AF2EA9"/>
    <w:rsid w:val="00AF34B2"/>
    <w:rsid w:val="00AF3F04"/>
    <w:rsid w:val="00AF4223"/>
    <w:rsid w:val="00AF47A1"/>
    <w:rsid w:val="00AF4844"/>
    <w:rsid w:val="00AF4D58"/>
    <w:rsid w:val="00AF5381"/>
    <w:rsid w:val="00AF5520"/>
    <w:rsid w:val="00AF5A2E"/>
    <w:rsid w:val="00AF61F6"/>
    <w:rsid w:val="00AF67F7"/>
    <w:rsid w:val="00AF692C"/>
    <w:rsid w:val="00AF6B35"/>
    <w:rsid w:val="00AF6C5C"/>
    <w:rsid w:val="00AF72EB"/>
    <w:rsid w:val="00AF734E"/>
    <w:rsid w:val="00AF7372"/>
    <w:rsid w:val="00AF74BE"/>
    <w:rsid w:val="00AF795B"/>
    <w:rsid w:val="00AF7FD2"/>
    <w:rsid w:val="00AF7FE4"/>
    <w:rsid w:val="00B0022E"/>
    <w:rsid w:val="00B00A53"/>
    <w:rsid w:val="00B00C0E"/>
    <w:rsid w:val="00B00C55"/>
    <w:rsid w:val="00B016F9"/>
    <w:rsid w:val="00B01C72"/>
    <w:rsid w:val="00B0234D"/>
    <w:rsid w:val="00B0236A"/>
    <w:rsid w:val="00B028CC"/>
    <w:rsid w:val="00B02A58"/>
    <w:rsid w:val="00B03062"/>
    <w:rsid w:val="00B04040"/>
    <w:rsid w:val="00B044C0"/>
    <w:rsid w:val="00B04571"/>
    <w:rsid w:val="00B04B2C"/>
    <w:rsid w:val="00B04DE2"/>
    <w:rsid w:val="00B04EC8"/>
    <w:rsid w:val="00B0548C"/>
    <w:rsid w:val="00B059FD"/>
    <w:rsid w:val="00B060BD"/>
    <w:rsid w:val="00B06705"/>
    <w:rsid w:val="00B06801"/>
    <w:rsid w:val="00B06D21"/>
    <w:rsid w:val="00B0706B"/>
    <w:rsid w:val="00B071FE"/>
    <w:rsid w:val="00B07394"/>
    <w:rsid w:val="00B076F6"/>
    <w:rsid w:val="00B07AC3"/>
    <w:rsid w:val="00B101AC"/>
    <w:rsid w:val="00B10362"/>
    <w:rsid w:val="00B10757"/>
    <w:rsid w:val="00B10D31"/>
    <w:rsid w:val="00B110DB"/>
    <w:rsid w:val="00B119FA"/>
    <w:rsid w:val="00B11B03"/>
    <w:rsid w:val="00B11B58"/>
    <w:rsid w:val="00B11BC6"/>
    <w:rsid w:val="00B11E88"/>
    <w:rsid w:val="00B11F2F"/>
    <w:rsid w:val="00B12012"/>
    <w:rsid w:val="00B12839"/>
    <w:rsid w:val="00B12C18"/>
    <w:rsid w:val="00B1325B"/>
    <w:rsid w:val="00B13500"/>
    <w:rsid w:val="00B13529"/>
    <w:rsid w:val="00B1360A"/>
    <w:rsid w:val="00B139DD"/>
    <w:rsid w:val="00B13BE0"/>
    <w:rsid w:val="00B13DFD"/>
    <w:rsid w:val="00B13EFF"/>
    <w:rsid w:val="00B14162"/>
    <w:rsid w:val="00B148D1"/>
    <w:rsid w:val="00B14BB3"/>
    <w:rsid w:val="00B14E69"/>
    <w:rsid w:val="00B15E10"/>
    <w:rsid w:val="00B16508"/>
    <w:rsid w:val="00B16541"/>
    <w:rsid w:val="00B169B9"/>
    <w:rsid w:val="00B16C72"/>
    <w:rsid w:val="00B170F8"/>
    <w:rsid w:val="00B17127"/>
    <w:rsid w:val="00B178C3"/>
    <w:rsid w:val="00B2003B"/>
    <w:rsid w:val="00B20395"/>
    <w:rsid w:val="00B20606"/>
    <w:rsid w:val="00B20662"/>
    <w:rsid w:val="00B206E1"/>
    <w:rsid w:val="00B20AD0"/>
    <w:rsid w:val="00B20AE6"/>
    <w:rsid w:val="00B20B13"/>
    <w:rsid w:val="00B20F18"/>
    <w:rsid w:val="00B2119F"/>
    <w:rsid w:val="00B212DE"/>
    <w:rsid w:val="00B21AD1"/>
    <w:rsid w:val="00B21B0B"/>
    <w:rsid w:val="00B22102"/>
    <w:rsid w:val="00B226F1"/>
    <w:rsid w:val="00B229F1"/>
    <w:rsid w:val="00B2324A"/>
    <w:rsid w:val="00B2345D"/>
    <w:rsid w:val="00B23538"/>
    <w:rsid w:val="00B236A6"/>
    <w:rsid w:val="00B237D1"/>
    <w:rsid w:val="00B23A61"/>
    <w:rsid w:val="00B248A0"/>
    <w:rsid w:val="00B24A74"/>
    <w:rsid w:val="00B259C8"/>
    <w:rsid w:val="00B25C26"/>
    <w:rsid w:val="00B25C51"/>
    <w:rsid w:val="00B25E5E"/>
    <w:rsid w:val="00B26045"/>
    <w:rsid w:val="00B2671E"/>
    <w:rsid w:val="00B26A68"/>
    <w:rsid w:val="00B26B1E"/>
    <w:rsid w:val="00B26B97"/>
    <w:rsid w:val="00B273C3"/>
    <w:rsid w:val="00B274B8"/>
    <w:rsid w:val="00B2780F"/>
    <w:rsid w:val="00B27848"/>
    <w:rsid w:val="00B3021C"/>
    <w:rsid w:val="00B30348"/>
    <w:rsid w:val="00B30E55"/>
    <w:rsid w:val="00B31253"/>
    <w:rsid w:val="00B3147B"/>
    <w:rsid w:val="00B31E72"/>
    <w:rsid w:val="00B31ED9"/>
    <w:rsid w:val="00B32543"/>
    <w:rsid w:val="00B326AD"/>
    <w:rsid w:val="00B32D19"/>
    <w:rsid w:val="00B32D26"/>
    <w:rsid w:val="00B32D84"/>
    <w:rsid w:val="00B33904"/>
    <w:rsid w:val="00B339B1"/>
    <w:rsid w:val="00B34262"/>
    <w:rsid w:val="00B34681"/>
    <w:rsid w:val="00B34D3A"/>
    <w:rsid w:val="00B34F28"/>
    <w:rsid w:val="00B35343"/>
    <w:rsid w:val="00B353BB"/>
    <w:rsid w:val="00B355F4"/>
    <w:rsid w:val="00B35B23"/>
    <w:rsid w:val="00B35BAA"/>
    <w:rsid w:val="00B35C34"/>
    <w:rsid w:val="00B35F2C"/>
    <w:rsid w:val="00B36690"/>
    <w:rsid w:val="00B366B7"/>
    <w:rsid w:val="00B36BF1"/>
    <w:rsid w:val="00B36F6E"/>
    <w:rsid w:val="00B375A2"/>
    <w:rsid w:val="00B37818"/>
    <w:rsid w:val="00B37F0F"/>
    <w:rsid w:val="00B4008B"/>
    <w:rsid w:val="00B40337"/>
    <w:rsid w:val="00B406C0"/>
    <w:rsid w:val="00B408E3"/>
    <w:rsid w:val="00B40DA9"/>
    <w:rsid w:val="00B4146C"/>
    <w:rsid w:val="00B414F5"/>
    <w:rsid w:val="00B4196C"/>
    <w:rsid w:val="00B41DAD"/>
    <w:rsid w:val="00B42B70"/>
    <w:rsid w:val="00B4316E"/>
    <w:rsid w:val="00B436B9"/>
    <w:rsid w:val="00B43A2A"/>
    <w:rsid w:val="00B43AC4"/>
    <w:rsid w:val="00B43C3F"/>
    <w:rsid w:val="00B449B0"/>
    <w:rsid w:val="00B44D7F"/>
    <w:rsid w:val="00B44E04"/>
    <w:rsid w:val="00B44F4A"/>
    <w:rsid w:val="00B45459"/>
    <w:rsid w:val="00B458D6"/>
    <w:rsid w:val="00B45A61"/>
    <w:rsid w:val="00B473DC"/>
    <w:rsid w:val="00B4780A"/>
    <w:rsid w:val="00B47820"/>
    <w:rsid w:val="00B479D8"/>
    <w:rsid w:val="00B47F82"/>
    <w:rsid w:val="00B47FCA"/>
    <w:rsid w:val="00B502F9"/>
    <w:rsid w:val="00B50929"/>
    <w:rsid w:val="00B52377"/>
    <w:rsid w:val="00B5237D"/>
    <w:rsid w:val="00B5254B"/>
    <w:rsid w:val="00B52A7E"/>
    <w:rsid w:val="00B52C91"/>
    <w:rsid w:val="00B52E10"/>
    <w:rsid w:val="00B52F66"/>
    <w:rsid w:val="00B52FD8"/>
    <w:rsid w:val="00B5317E"/>
    <w:rsid w:val="00B53B56"/>
    <w:rsid w:val="00B53EAC"/>
    <w:rsid w:val="00B53FEE"/>
    <w:rsid w:val="00B54512"/>
    <w:rsid w:val="00B55521"/>
    <w:rsid w:val="00B55A63"/>
    <w:rsid w:val="00B55DAB"/>
    <w:rsid w:val="00B55F3C"/>
    <w:rsid w:val="00B55FD4"/>
    <w:rsid w:val="00B56BA6"/>
    <w:rsid w:val="00B56BF9"/>
    <w:rsid w:val="00B57162"/>
    <w:rsid w:val="00B574D7"/>
    <w:rsid w:val="00B576E0"/>
    <w:rsid w:val="00B57916"/>
    <w:rsid w:val="00B600AC"/>
    <w:rsid w:val="00B607F0"/>
    <w:rsid w:val="00B60869"/>
    <w:rsid w:val="00B611C0"/>
    <w:rsid w:val="00B611D3"/>
    <w:rsid w:val="00B616F5"/>
    <w:rsid w:val="00B6186E"/>
    <w:rsid w:val="00B61A30"/>
    <w:rsid w:val="00B61B86"/>
    <w:rsid w:val="00B620B6"/>
    <w:rsid w:val="00B62188"/>
    <w:rsid w:val="00B6218E"/>
    <w:rsid w:val="00B62446"/>
    <w:rsid w:val="00B62856"/>
    <w:rsid w:val="00B62BA5"/>
    <w:rsid w:val="00B62DAE"/>
    <w:rsid w:val="00B62E49"/>
    <w:rsid w:val="00B63002"/>
    <w:rsid w:val="00B6307B"/>
    <w:rsid w:val="00B63508"/>
    <w:rsid w:val="00B6380F"/>
    <w:rsid w:val="00B63884"/>
    <w:rsid w:val="00B64455"/>
    <w:rsid w:val="00B64458"/>
    <w:rsid w:val="00B64677"/>
    <w:rsid w:val="00B64B34"/>
    <w:rsid w:val="00B64BAD"/>
    <w:rsid w:val="00B64D76"/>
    <w:rsid w:val="00B64F15"/>
    <w:rsid w:val="00B65301"/>
    <w:rsid w:val="00B65459"/>
    <w:rsid w:val="00B6593C"/>
    <w:rsid w:val="00B65A0A"/>
    <w:rsid w:val="00B65ED0"/>
    <w:rsid w:val="00B6630D"/>
    <w:rsid w:val="00B66486"/>
    <w:rsid w:val="00B66A5F"/>
    <w:rsid w:val="00B66F1B"/>
    <w:rsid w:val="00B67622"/>
    <w:rsid w:val="00B7020A"/>
    <w:rsid w:val="00B703BA"/>
    <w:rsid w:val="00B70DDE"/>
    <w:rsid w:val="00B70EBD"/>
    <w:rsid w:val="00B715ED"/>
    <w:rsid w:val="00B7185B"/>
    <w:rsid w:val="00B72948"/>
    <w:rsid w:val="00B72A9E"/>
    <w:rsid w:val="00B72DDA"/>
    <w:rsid w:val="00B72F76"/>
    <w:rsid w:val="00B73088"/>
    <w:rsid w:val="00B7317D"/>
    <w:rsid w:val="00B738F9"/>
    <w:rsid w:val="00B73CB0"/>
    <w:rsid w:val="00B73DB3"/>
    <w:rsid w:val="00B73FC3"/>
    <w:rsid w:val="00B7415F"/>
    <w:rsid w:val="00B74998"/>
    <w:rsid w:val="00B74EE0"/>
    <w:rsid w:val="00B74EFF"/>
    <w:rsid w:val="00B74F65"/>
    <w:rsid w:val="00B75651"/>
    <w:rsid w:val="00B75A55"/>
    <w:rsid w:val="00B75F57"/>
    <w:rsid w:val="00B76056"/>
    <w:rsid w:val="00B7642D"/>
    <w:rsid w:val="00B7652D"/>
    <w:rsid w:val="00B76A36"/>
    <w:rsid w:val="00B76AF1"/>
    <w:rsid w:val="00B76B51"/>
    <w:rsid w:val="00B76D59"/>
    <w:rsid w:val="00B76DBE"/>
    <w:rsid w:val="00B77854"/>
    <w:rsid w:val="00B8012E"/>
    <w:rsid w:val="00B8056C"/>
    <w:rsid w:val="00B8069B"/>
    <w:rsid w:val="00B80B27"/>
    <w:rsid w:val="00B80C42"/>
    <w:rsid w:val="00B81173"/>
    <w:rsid w:val="00B8138A"/>
    <w:rsid w:val="00B8171A"/>
    <w:rsid w:val="00B820EF"/>
    <w:rsid w:val="00B822E2"/>
    <w:rsid w:val="00B829C3"/>
    <w:rsid w:val="00B82BE2"/>
    <w:rsid w:val="00B82C41"/>
    <w:rsid w:val="00B83132"/>
    <w:rsid w:val="00B833F8"/>
    <w:rsid w:val="00B835CA"/>
    <w:rsid w:val="00B83BCC"/>
    <w:rsid w:val="00B83D16"/>
    <w:rsid w:val="00B83EB0"/>
    <w:rsid w:val="00B83FDD"/>
    <w:rsid w:val="00B8409A"/>
    <w:rsid w:val="00B84193"/>
    <w:rsid w:val="00B84288"/>
    <w:rsid w:val="00B85048"/>
    <w:rsid w:val="00B85162"/>
    <w:rsid w:val="00B851DD"/>
    <w:rsid w:val="00B851F1"/>
    <w:rsid w:val="00B85504"/>
    <w:rsid w:val="00B85B16"/>
    <w:rsid w:val="00B85C44"/>
    <w:rsid w:val="00B85CC6"/>
    <w:rsid w:val="00B85F15"/>
    <w:rsid w:val="00B85FDA"/>
    <w:rsid w:val="00B864F3"/>
    <w:rsid w:val="00B86F35"/>
    <w:rsid w:val="00B8733A"/>
    <w:rsid w:val="00B87A78"/>
    <w:rsid w:val="00B87CE4"/>
    <w:rsid w:val="00B87DA0"/>
    <w:rsid w:val="00B90316"/>
    <w:rsid w:val="00B90804"/>
    <w:rsid w:val="00B90E4F"/>
    <w:rsid w:val="00B91312"/>
    <w:rsid w:val="00B91925"/>
    <w:rsid w:val="00B919C6"/>
    <w:rsid w:val="00B919EB"/>
    <w:rsid w:val="00B91E28"/>
    <w:rsid w:val="00B91F02"/>
    <w:rsid w:val="00B9229A"/>
    <w:rsid w:val="00B92458"/>
    <w:rsid w:val="00B92BAD"/>
    <w:rsid w:val="00B93371"/>
    <w:rsid w:val="00B93DD4"/>
    <w:rsid w:val="00B93E45"/>
    <w:rsid w:val="00B94D40"/>
    <w:rsid w:val="00B95870"/>
    <w:rsid w:val="00B963D9"/>
    <w:rsid w:val="00B964C7"/>
    <w:rsid w:val="00B96B30"/>
    <w:rsid w:val="00B97445"/>
    <w:rsid w:val="00B9775C"/>
    <w:rsid w:val="00B97877"/>
    <w:rsid w:val="00BA023D"/>
    <w:rsid w:val="00BA0632"/>
    <w:rsid w:val="00BA06C2"/>
    <w:rsid w:val="00BA0C0D"/>
    <w:rsid w:val="00BA1054"/>
    <w:rsid w:val="00BA177B"/>
    <w:rsid w:val="00BA1E57"/>
    <w:rsid w:val="00BA232B"/>
    <w:rsid w:val="00BA250D"/>
    <w:rsid w:val="00BA260B"/>
    <w:rsid w:val="00BA261B"/>
    <w:rsid w:val="00BA2EB4"/>
    <w:rsid w:val="00BA3019"/>
    <w:rsid w:val="00BA3218"/>
    <w:rsid w:val="00BA34D7"/>
    <w:rsid w:val="00BA35BC"/>
    <w:rsid w:val="00BA37BD"/>
    <w:rsid w:val="00BA3F4A"/>
    <w:rsid w:val="00BA4076"/>
    <w:rsid w:val="00BA41EA"/>
    <w:rsid w:val="00BA453D"/>
    <w:rsid w:val="00BA4B94"/>
    <w:rsid w:val="00BA4D38"/>
    <w:rsid w:val="00BA4EE1"/>
    <w:rsid w:val="00BA5147"/>
    <w:rsid w:val="00BA58C1"/>
    <w:rsid w:val="00BA61E5"/>
    <w:rsid w:val="00BA6414"/>
    <w:rsid w:val="00BA69BD"/>
    <w:rsid w:val="00BA6F1A"/>
    <w:rsid w:val="00BA6F32"/>
    <w:rsid w:val="00BA704E"/>
    <w:rsid w:val="00BA73D7"/>
    <w:rsid w:val="00BA74CD"/>
    <w:rsid w:val="00BA74E8"/>
    <w:rsid w:val="00BA75DC"/>
    <w:rsid w:val="00BA780E"/>
    <w:rsid w:val="00BA786B"/>
    <w:rsid w:val="00BA7B20"/>
    <w:rsid w:val="00BB00DD"/>
    <w:rsid w:val="00BB0558"/>
    <w:rsid w:val="00BB06AA"/>
    <w:rsid w:val="00BB0D35"/>
    <w:rsid w:val="00BB12EE"/>
    <w:rsid w:val="00BB1545"/>
    <w:rsid w:val="00BB1667"/>
    <w:rsid w:val="00BB185B"/>
    <w:rsid w:val="00BB1998"/>
    <w:rsid w:val="00BB1B30"/>
    <w:rsid w:val="00BB1F31"/>
    <w:rsid w:val="00BB1F35"/>
    <w:rsid w:val="00BB1FD0"/>
    <w:rsid w:val="00BB20D4"/>
    <w:rsid w:val="00BB3215"/>
    <w:rsid w:val="00BB34AF"/>
    <w:rsid w:val="00BB35A7"/>
    <w:rsid w:val="00BB37D8"/>
    <w:rsid w:val="00BB4961"/>
    <w:rsid w:val="00BB4D17"/>
    <w:rsid w:val="00BB54B3"/>
    <w:rsid w:val="00BB562B"/>
    <w:rsid w:val="00BB5703"/>
    <w:rsid w:val="00BB57B4"/>
    <w:rsid w:val="00BB5AAE"/>
    <w:rsid w:val="00BB5D50"/>
    <w:rsid w:val="00BB5E84"/>
    <w:rsid w:val="00BB6740"/>
    <w:rsid w:val="00BB7443"/>
    <w:rsid w:val="00BB7979"/>
    <w:rsid w:val="00BC0B71"/>
    <w:rsid w:val="00BC0E89"/>
    <w:rsid w:val="00BC1541"/>
    <w:rsid w:val="00BC17C2"/>
    <w:rsid w:val="00BC19D8"/>
    <w:rsid w:val="00BC1A70"/>
    <w:rsid w:val="00BC1DE8"/>
    <w:rsid w:val="00BC2455"/>
    <w:rsid w:val="00BC2EAE"/>
    <w:rsid w:val="00BC2F80"/>
    <w:rsid w:val="00BC3829"/>
    <w:rsid w:val="00BC3B27"/>
    <w:rsid w:val="00BC3CDB"/>
    <w:rsid w:val="00BC3D22"/>
    <w:rsid w:val="00BC4A60"/>
    <w:rsid w:val="00BC4E88"/>
    <w:rsid w:val="00BC5109"/>
    <w:rsid w:val="00BC52B9"/>
    <w:rsid w:val="00BC595D"/>
    <w:rsid w:val="00BC59A1"/>
    <w:rsid w:val="00BC6528"/>
    <w:rsid w:val="00BC6548"/>
    <w:rsid w:val="00BC6594"/>
    <w:rsid w:val="00BC6D41"/>
    <w:rsid w:val="00BC7B1D"/>
    <w:rsid w:val="00BD02CC"/>
    <w:rsid w:val="00BD04C6"/>
    <w:rsid w:val="00BD081F"/>
    <w:rsid w:val="00BD08F6"/>
    <w:rsid w:val="00BD09E1"/>
    <w:rsid w:val="00BD0B85"/>
    <w:rsid w:val="00BD1457"/>
    <w:rsid w:val="00BD194C"/>
    <w:rsid w:val="00BD1993"/>
    <w:rsid w:val="00BD1ACC"/>
    <w:rsid w:val="00BD1FA1"/>
    <w:rsid w:val="00BD2124"/>
    <w:rsid w:val="00BD286E"/>
    <w:rsid w:val="00BD28D2"/>
    <w:rsid w:val="00BD2B05"/>
    <w:rsid w:val="00BD33F0"/>
    <w:rsid w:val="00BD3416"/>
    <w:rsid w:val="00BD34E7"/>
    <w:rsid w:val="00BD3B0D"/>
    <w:rsid w:val="00BD42C2"/>
    <w:rsid w:val="00BD446C"/>
    <w:rsid w:val="00BD4533"/>
    <w:rsid w:val="00BD4820"/>
    <w:rsid w:val="00BD5610"/>
    <w:rsid w:val="00BD622F"/>
    <w:rsid w:val="00BD6888"/>
    <w:rsid w:val="00BD68F8"/>
    <w:rsid w:val="00BD6A0B"/>
    <w:rsid w:val="00BD6B9D"/>
    <w:rsid w:val="00BD6CE9"/>
    <w:rsid w:val="00BD7470"/>
    <w:rsid w:val="00BD777E"/>
    <w:rsid w:val="00BE08DF"/>
    <w:rsid w:val="00BE0BCB"/>
    <w:rsid w:val="00BE0D5A"/>
    <w:rsid w:val="00BE101B"/>
    <w:rsid w:val="00BE1C23"/>
    <w:rsid w:val="00BE1D2F"/>
    <w:rsid w:val="00BE21F5"/>
    <w:rsid w:val="00BE23B5"/>
    <w:rsid w:val="00BE2433"/>
    <w:rsid w:val="00BE2434"/>
    <w:rsid w:val="00BE26B4"/>
    <w:rsid w:val="00BE27AD"/>
    <w:rsid w:val="00BE2A87"/>
    <w:rsid w:val="00BE2C0D"/>
    <w:rsid w:val="00BE329E"/>
    <w:rsid w:val="00BE3652"/>
    <w:rsid w:val="00BE3C5F"/>
    <w:rsid w:val="00BE3F46"/>
    <w:rsid w:val="00BE4179"/>
    <w:rsid w:val="00BE45B9"/>
    <w:rsid w:val="00BE4611"/>
    <w:rsid w:val="00BE49F7"/>
    <w:rsid w:val="00BE526B"/>
    <w:rsid w:val="00BE5409"/>
    <w:rsid w:val="00BE5A23"/>
    <w:rsid w:val="00BE5AFC"/>
    <w:rsid w:val="00BE64A5"/>
    <w:rsid w:val="00BE675D"/>
    <w:rsid w:val="00BE6B32"/>
    <w:rsid w:val="00BE79AD"/>
    <w:rsid w:val="00BE7E66"/>
    <w:rsid w:val="00BE7FF0"/>
    <w:rsid w:val="00BF024E"/>
    <w:rsid w:val="00BF02D6"/>
    <w:rsid w:val="00BF08BF"/>
    <w:rsid w:val="00BF0D99"/>
    <w:rsid w:val="00BF1D69"/>
    <w:rsid w:val="00BF2276"/>
    <w:rsid w:val="00BF2602"/>
    <w:rsid w:val="00BF2DEB"/>
    <w:rsid w:val="00BF31A8"/>
    <w:rsid w:val="00BF3579"/>
    <w:rsid w:val="00BF380A"/>
    <w:rsid w:val="00BF387A"/>
    <w:rsid w:val="00BF3C3A"/>
    <w:rsid w:val="00BF560C"/>
    <w:rsid w:val="00BF5736"/>
    <w:rsid w:val="00BF5F03"/>
    <w:rsid w:val="00BF68AB"/>
    <w:rsid w:val="00BF6A03"/>
    <w:rsid w:val="00BF7299"/>
    <w:rsid w:val="00BF730C"/>
    <w:rsid w:val="00BF73BA"/>
    <w:rsid w:val="00BF7B0B"/>
    <w:rsid w:val="00BF7ECB"/>
    <w:rsid w:val="00BF7F40"/>
    <w:rsid w:val="00C003B1"/>
    <w:rsid w:val="00C0051B"/>
    <w:rsid w:val="00C012AC"/>
    <w:rsid w:val="00C01457"/>
    <w:rsid w:val="00C01533"/>
    <w:rsid w:val="00C016B4"/>
    <w:rsid w:val="00C01959"/>
    <w:rsid w:val="00C01F47"/>
    <w:rsid w:val="00C02552"/>
    <w:rsid w:val="00C02889"/>
    <w:rsid w:val="00C02A17"/>
    <w:rsid w:val="00C03200"/>
    <w:rsid w:val="00C0338A"/>
    <w:rsid w:val="00C03A5C"/>
    <w:rsid w:val="00C03B9E"/>
    <w:rsid w:val="00C03D59"/>
    <w:rsid w:val="00C03F72"/>
    <w:rsid w:val="00C040F4"/>
    <w:rsid w:val="00C04685"/>
    <w:rsid w:val="00C04A7D"/>
    <w:rsid w:val="00C04E84"/>
    <w:rsid w:val="00C05183"/>
    <w:rsid w:val="00C05243"/>
    <w:rsid w:val="00C0561A"/>
    <w:rsid w:val="00C059F4"/>
    <w:rsid w:val="00C05B92"/>
    <w:rsid w:val="00C06AD4"/>
    <w:rsid w:val="00C06AE9"/>
    <w:rsid w:val="00C06B08"/>
    <w:rsid w:val="00C06E42"/>
    <w:rsid w:val="00C077DC"/>
    <w:rsid w:val="00C10284"/>
    <w:rsid w:val="00C1031E"/>
    <w:rsid w:val="00C1057B"/>
    <w:rsid w:val="00C10805"/>
    <w:rsid w:val="00C109D3"/>
    <w:rsid w:val="00C10CC1"/>
    <w:rsid w:val="00C10EA5"/>
    <w:rsid w:val="00C11602"/>
    <w:rsid w:val="00C11810"/>
    <w:rsid w:val="00C1253F"/>
    <w:rsid w:val="00C12593"/>
    <w:rsid w:val="00C12BDC"/>
    <w:rsid w:val="00C12F33"/>
    <w:rsid w:val="00C1306B"/>
    <w:rsid w:val="00C13210"/>
    <w:rsid w:val="00C13C80"/>
    <w:rsid w:val="00C13D50"/>
    <w:rsid w:val="00C14366"/>
    <w:rsid w:val="00C143DF"/>
    <w:rsid w:val="00C15A84"/>
    <w:rsid w:val="00C16276"/>
    <w:rsid w:val="00C1634C"/>
    <w:rsid w:val="00C1709E"/>
    <w:rsid w:val="00C174AA"/>
    <w:rsid w:val="00C1771C"/>
    <w:rsid w:val="00C179EA"/>
    <w:rsid w:val="00C17AB4"/>
    <w:rsid w:val="00C20198"/>
    <w:rsid w:val="00C202A2"/>
    <w:rsid w:val="00C2084D"/>
    <w:rsid w:val="00C20993"/>
    <w:rsid w:val="00C20BAF"/>
    <w:rsid w:val="00C20D23"/>
    <w:rsid w:val="00C20F75"/>
    <w:rsid w:val="00C21039"/>
    <w:rsid w:val="00C210AE"/>
    <w:rsid w:val="00C2137C"/>
    <w:rsid w:val="00C219AD"/>
    <w:rsid w:val="00C21FC9"/>
    <w:rsid w:val="00C22070"/>
    <w:rsid w:val="00C222CF"/>
    <w:rsid w:val="00C22670"/>
    <w:rsid w:val="00C226F0"/>
    <w:rsid w:val="00C22839"/>
    <w:rsid w:val="00C22ACA"/>
    <w:rsid w:val="00C22CFF"/>
    <w:rsid w:val="00C22FE0"/>
    <w:rsid w:val="00C234E0"/>
    <w:rsid w:val="00C239E2"/>
    <w:rsid w:val="00C243F6"/>
    <w:rsid w:val="00C246D7"/>
    <w:rsid w:val="00C249EA"/>
    <w:rsid w:val="00C24B7E"/>
    <w:rsid w:val="00C24EB4"/>
    <w:rsid w:val="00C255B2"/>
    <w:rsid w:val="00C2574E"/>
    <w:rsid w:val="00C25901"/>
    <w:rsid w:val="00C25CA4"/>
    <w:rsid w:val="00C26367"/>
    <w:rsid w:val="00C26688"/>
    <w:rsid w:val="00C26A9F"/>
    <w:rsid w:val="00C26AA2"/>
    <w:rsid w:val="00C26C71"/>
    <w:rsid w:val="00C2733F"/>
    <w:rsid w:val="00C27710"/>
    <w:rsid w:val="00C278CF"/>
    <w:rsid w:val="00C27D3D"/>
    <w:rsid w:val="00C302AD"/>
    <w:rsid w:val="00C302F4"/>
    <w:rsid w:val="00C308AC"/>
    <w:rsid w:val="00C30F32"/>
    <w:rsid w:val="00C3140C"/>
    <w:rsid w:val="00C31CF4"/>
    <w:rsid w:val="00C31E87"/>
    <w:rsid w:val="00C321BB"/>
    <w:rsid w:val="00C32206"/>
    <w:rsid w:val="00C325BD"/>
    <w:rsid w:val="00C325E2"/>
    <w:rsid w:val="00C32A83"/>
    <w:rsid w:val="00C33262"/>
    <w:rsid w:val="00C338FA"/>
    <w:rsid w:val="00C33EEE"/>
    <w:rsid w:val="00C33F59"/>
    <w:rsid w:val="00C34056"/>
    <w:rsid w:val="00C348C7"/>
    <w:rsid w:val="00C34E0A"/>
    <w:rsid w:val="00C351AD"/>
    <w:rsid w:val="00C35AF5"/>
    <w:rsid w:val="00C35D5E"/>
    <w:rsid w:val="00C35F9E"/>
    <w:rsid w:val="00C36226"/>
    <w:rsid w:val="00C36B87"/>
    <w:rsid w:val="00C36ED5"/>
    <w:rsid w:val="00C37025"/>
    <w:rsid w:val="00C373C4"/>
    <w:rsid w:val="00C373CD"/>
    <w:rsid w:val="00C37FE1"/>
    <w:rsid w:val="00C4042F"/>
    <w:rsid w:val="00C407F1"/>
    <w:rsid w:val="00C40C7F"/>
    <w:rsid w:val="00C411D5"/>
    <w:rsid w:val="00C416B3"/>
    <w:rsid w:val="00C41D3C"/>
    <w:rsid w:val="00C41E5F"/>
    <w:rsid w:val="00C421F5"/>
    <w:rsid w:val="00C424F6"/>
    <w:rsid w:val="00C425AF"/>
    <w:rsid w:val="00C42E4B"/>
    <w:rsid w:val="00C43366"/>
    <w:rsid w:val="00C434A0"/>
    <w:rsid w:val="00C43CE4"/>
    <w:rsid w:val="00C43E6E"/>
    <w:rsid w:val="00C44041"/>
    <w:rsid w:val="00C44254"/>
    <w:rsid w:val="00C44FE1"/>
    <w:rsid w:val="00C4532B"/>
    <w:rsid w:val="00C45AC5"/>
    <w:rsid w:val="00C46010"/>
    <w:rsid w:val="00C46039"/>
    <w:rsid w:val="00C46554"/>
    <w:rsid w:val="00C4694C"/>
    <w:rsid w:val="00C46CCA"/>
    <w:rsid w:val="00C46FED"/>
    <w:rsid w:val="00C470C0"/>
    <w:rsid w:val="00C4712D"/>
    <w:rsid w:val="00C47544"/>
    <w:rsid w:val="00C476DD"/>
    <w:rsid w:val="00C479C4"/>
    <w:rsid w:val="00C47F88"/>
    <w:rsid w:val="00C50294"/>
    <w:rsid w:val="00C50370"/>
    <w:rsid w:val="00C50568"/>
    <w:rsid w:val="00C5056D"/>
    <w:rsid w:val="00C50950"/>
    <w:rsid w:val="00C509E4"/>
    <w:rsid w:val="00C50B2F"/>
    <w:rsid w:val="00C50DC3"/>
    <w:rsid w:val="00C515A3"/>
    <w:rsid w:val="00C517A4"/>
    <w:rsid w:val="00C5189F"/>
    <w:rsid w:val="00C519FC"/>
    <w:rsid w:val="00C51A5E"/>
    <w:rsid w:val="00C51B02"/>
    <w:rsid w:val="00C5219E"/>
    <w:rsid w:val="00C52481"/>
    <w:rsid w:val="00C52FEC"/>
    <w:rsid w:val="00C53789"/>
    <w:rsid w:val="00C537E6"/>
    <w:rsid w:val="00C53A0F"/>
    <w:rsid w:val="00C53C40"/>
    <w:rsid w:val="00C54734"/>
    <w:rsid w:val="00C54F68"/>
    <w:rsid w:val="00C55105"/>
    <w:rsid w:val="00C55225"/>
    <w:rsid w:val="00C554B9"/>
    <w:rsid w:val="00C55710"/>
    <w:rsid w:val="00C55831"/>
    <w:rsid w:val="00C5597F"/>
    <w:rsid w:val="00C55AE4"/>
    <w:rsid w:val="00C55BA6"/>
    <w:rsid w:val="00C55BAC"/>
    <w:rsid w:val="00C562CC"/>
    <w:rsid w:val="00C56592"/>
    <w:rsid w:val="00C565A3"/>
    <w:rsid w:val="00C56724"/>
    <w:rsid w:val="00C56B15"/>
    <w:rsid w:val="00C56B1D"/>
    <w:rsid w:val="00C56E99"/>
    <w:rsid w:val="00C56EBF"/>
    <w:rsid w:val="00C570A6"/>
    <w:rsid w:val="00C5788B"/>
    <w:rsid w:val="00C57A0D"/>
    <w:rsid w:val="00C57F30"/>
    <w:rsid w:val="00C600CC"/>
    <w:rsid w:val="00C603D9"/>
    <w:rsid w:val="00C60589"/>
    <w:rsid w:val="00C60A9C"/>
    <w:rsid w:val="00C60D77"/>
    <w:rsid w:val="00C60F62"/>
    <w:rsid w:val="00C61886"/>
    <w:rsid w:val="00C61A30"/>
    <w:rsid w:val="00C61BCD"/>
    <w:rsid w:val="00C61C9B"/>
    <w:rsid w:val="00C628F7"/>
    <w:rsid w:val="00C62C65"/>
    <w:rsid w:val="00C6317D"/>
    <w:rsid w:val="00C63780"/>
    <w:rsid w:val="00C63859"/>
    <w:rsid w:val="00C63C8A"/>
    <w:rsid w:val="00C63CAF"/>
    <w:rsid w:val="00C64305"/>
    <w:rsid w:val="00C643FC"/>
    <w:rsid w:val="00C64665"/>
    <w:rsid w:val="00C64671"/>
    <w:rsid w:val="00C647EF"/>
    <w:rsid w:val="00C64D1C"/>
    <w:rsid w:val="00C65214"/>
    <w:rsid w:val="00C655F3"/>
    <w:rsid w:val="00C66CD9"/>
    <w:rsid w:val="00C67437"/>
    <w:rsid w:val="00C674B9"/>
    <w:rsid w:val="00C675A1"/>
    <w:rsid w:val="00C675EC"/>
    <w:rsid w:val="00C6782D"/>
    <w:rsid w:val="00C67F9C"/>
    <w:rsid w:val="00C704E7"/>
    <w:rsid w:val="00C704EC"/>
    <w:rsid w:val="00C70AE6"/>
    <w:rsid w:val="00C70B80"/>
    <w:rsid w:val="00C70D5E"/>
    <w:rsid w:val="00C711ED"/>
    <w:rsid w:val="00C71268"/>
    <w:rsid w:val="00C71B7B"/>
    <w:rsid w:val="00C71F0A"/>
    <w:rsid w:val="00C7268E"/>
    <w:rsid w:val="00C7293C"/>
    <w:rsid w:val="00C72B00"/>
    <w:rsid w:val="00C72BE5"/>
    <w:rsid w:val="00C72C12"/>
    <w:rsid w:val="00C72C35"/>
    <w:rsid w:val="00C7358F"/>
    <w:rsid w:val="00C735D5"/>
    <w:rsid w:val="00C739EE"/>
    <w:rsid w:val="00C73C43"/>
    <w:rsid w:val="00C74668"/>
    <w:rsid w:val="00C747B0"/>
    <w:rsid w:val="00C74D63"/>
    <w:rsid w:val="00C74DF3"/>
    <w:rsid w:val="00C7552A"/>
    <w:rsid w:val="00C757A3"/>
    <w:rsid w:val="00C75E67"/>
    <w:rsid w:val="00C7620C"/>
    <w:rsid w:val="00C76232"/>
    <w:rsid w:val="00C762EE"/>
    <w:rsid w:val="00C76732"/>
    <w:rsid w:val="00C76BC4"/>
    <w:rsid w:val="00C76CFA"/>
    <w:rsid w:val="00C77419"/>
    <w:rsid w:val="00C77EF6"/>
    <w:rsid w:val="00C801EE"/>
    <w:rsid w:val="00C8042E"/>
    <w:rsid w:val="00C807C0"/>
    <w:rsid w:val="00C80D82"/>
    <w:rsid w:val="00C80DA5"/>
    <w:rsid w:val="00C810A1"/>
    <w:rsid w:val="00C812EE"/>
    <w:rsid w:val="00C81BC3"/>
    <w:rsid w:val="00C81BC9"/>
    <w:rsid w:val="00C825F1"/>
    <w:rsid w:val="00C826E5"/>
    <w:rsid w:val="00C82725"/>
    <w:rsid w:val="00C82E3C"/>
    <w:rsid w:val="00C830A7"/>
    <w:rsid w:val="00C834EB"/>
    <w:rsid w:val="00C835D4"/>
    <w:rsid w:val="00C835F8"/>
    <w:rsid w:val="00C836AD"/>
    <w:rsid w:val="00C83821"/>
    <w:rsid w:val="00C83D40"/>
    <w:rsid w:val="00C83DC0"/>
    <w:rsid w:val="00C84150"/>
    <w:rsid w:val="00C84AD1"/>
    <w:rsid w:val="00C84C00"/>
    <w:rsid w:val="00C8550B"/>
    <w:rsid w:val="00C85619"/>
    <w:rsid w:val="00C85A91"/>
    <w:rsid w:val="00C85F1D"/>
    <w:rsid w:val="00C860EE"/>
    <w:rsid w:val="00C8621B"/>
    <w:rsid w:val="00C86548"/>
    <w:rsid w:val="00C865F6"/>
    <w:rsid w:val="00C86627"/>
    <w:rsid w:val="00C866CB"/>
    <w:rsid w:val="00C8696C"/>
    <w:rsid w:val="00C86AEC"/>
    <w:rsid w:val="00C86D4C"/>
    <w:rsid w:val="00C86E40"/>
    <w:rsid w:val="00C87733"/>
    <w:rsid w:val="00C9010A"/>
    <w:rsid w:val="00C901EF"/>
    <w:rsid w:val="00C9071C"/>
    <w:rsid w:val="00C90757"/>
    <w:rsid w:val="00C907A5"/>
    <w:rsid w:val="00C908EA"/>
    <w:rsid w:val="00C910BA"/>
    <w:rsid w:val="00C913EB"/>
    <w:rsid w:val="00C915A6"/>
    <w:rsid w:val="00C9184C"/>
    <w:rsid w:val="00C9263A"/>
    <w:rsid w:val="00C930E9"/>
    <w:rsid w:val="00C9311B"/>
    <w:rsid w:val="00C9317A"/>
    <w:rsid w:val="00C93786"/>
    <w:rsid w:val="00C93913"/>
    <w:rsid w:val="00C93BB7"/>
    <w:rsid w:val="00C93F09"/>
    <w:rsid w:val="00C94001"/>
    <w:rsid w:val="00C94597"/>
    <w:rsid w:val="00C94B45"/>
    <w:rsid w:val="00C95648"/>
    <w:rsid w:val="00C95D75"/>
    <w:rsid w:val="00C95E82"/>
    <w:rsid w:val="00C95FE5"/>
    <w:rsid w:val="00C968F4"/>
    <w:rsid w:val="00C96B48"/>
    <w:rsid w:val="00C96C36"/>
    <w:rsid w:val="00C97019"/>
    <w:rsid w:val="00C9759D"/>
    <w:rsid w:val="00C97608"/>
    <w:rsid w:val="00C97723"/>
    <w:rsid w:val="00C97DFF"/>
    <w:rsid w:val="00C97EBF"/>
    <w:rsid w:val="00CA007E"/>
    <w:rsid w:val="00CA04DB"/>
    <w:rsid w:val="00CA0660"/>
    <w:rsid w:val="00CA08F8"/>
    <w:rsid w:val="00CA12EE"/>
    <w:rsid w:val="00CA185B"/>
    <w:rsid w:val="00CA18EF"/>
    <w:rsid w:val="00CA1CEE"/>
    <w:rsid w:val="00CA231F"/>
    <w:rsid w:val="00CA24ED"/>
    <w:rsid w:val="00CA2B7F"/>
    <w:rsid w:val="00CA2E63"/>
    <w:rsid w:val="00CA346E"/>
    <w:rsid w:val="00CA40EE"/>
    <w:rsid w:val="00CA4545"/>
    <w:rsid w:val="00CA4C6A"/>
    <w:rsid w:val="00CA4DCA"/>
    <w:rsid w:val="00CA5340"/>
    <w:rsid w:val="00CA5674"/>
    <w:rsid w:val="00CA5698"/>
    <w:rsid w:val="00CA57DC"/>
    <w:rsid w:val="00CA58C6"/>
    <w:rsid w:val="00CA597B"/>
    <w:rsid w:val="00CA616E"/>
    <w:rsid w:val="00CA641E"/>
    <w:rsid w:val="00CA6489"/>
    <w:rsid w:val="00CA6541"/>
    <w:rsid w:val="00CB06DD"/>
    <w:rsid w:val="00CB0A3C"/>
    <w:rsid w:val="00CB0AF1"/>
    <w:rsid w:val="00CB1174"/>
    <w:rsid w:val="00CB125D"/>
    <w:rsid w:val="00CB1751"/>
    <w:rsid w:val="00CB201C"/>
    <w:rsid w:val="00CB21C0"/>
    <w:rsid w:val="00CB23F8"/>
    <w:rsid w:val="00CB2595"/>
    <w:rsid w:val="00CB2A69"/>
    <w:rsid w:val="00CB2AA5"/>
    <w:rsid w:val="00CB2ACE"/>
    <w:rsid w:val="00CB2BA8"/>
    <w:rsid w:val="00CB31B1"/>
    <w:rsid w:val="00CB325A"/>
    <w:rsid w:val="00CB4021"/>
    <w:rsid w:val="00CB450F"/>
    <w:rsid w:val="00CB4A46"/>
    <w:rsid w:val="00CB4A6E"/>
    <w:rsid w:val="00CB4C26"/>
    <w:rsid w:val="00CB4CD7"/>
    <w:rsid w:val="00CB4EF3"/>
    <w:rsid w:val="00CB521E"/>
    <w:rsid w:val="00CB52C3"/>
    <w:rsid w:val="00CB5533"/>
    <w:rsid w:val="00CB5634"/>
    <w:rsid w:val="00CB56C6"/>
    <w:rsid w:val="00CB56F7"/>
    <w:rsid w:val="00CB5816"/>
    <w:rsid w:val="00CB5B62"/>
    <w:rsid w:val="00CB5D44"/>
    <w:rsid w:val="00CB5E0B"/>
    <w:rsid w:val="00CB63A5"/>
    <w:rsid w:val="00CB661A"/>
    <w:rsid w:val="00CB6F4D"/>
    <w:rsid w:val="00CB72E9"/>
    <w:rsid w:val="00CB7309"/>
    <w:rsid w:val="00CB7402"/>
    <w:rsid w:val="00CB78AB"/>
    <w:rsid w:val="00CC0449"/>
    <w:rsid w:val="00CC04F1"/>
    <w:rsid w:val="00CC0AED"/>
    <w:rsid w:val="00CC0F9D"/>
    <w:rsid w:val="00CC11E8"/>
    <w:rsid w:val="00CC1282"/>
    <w:rsid w:val="00CC12D2"/>
    <w:rsid w:val="00CC1688"/>
    <w:rsid w:val="00CC190B"/>
    <w:rsid w:val="00CC2176"/>
    <w:rsid w:val="00CC218A"/>
    <w:rsid w:val="00CC25F1"/>
    <w:rsid w:val="00CC2736"/>
    <w:rsid w:val="00CC27EE"/>
    <w:rsid w:val="00CC28CD"/>
    <w:rsid w:val="00CC2D5E"/>
    <w:rsid w:val="00CC2D63"/>
    <w:rsid w:val="00CC2DB8"/>
    <w:rsid w:val="00CC2DE2"/>
    <w:rsid w:val="00CC2DEB"/>
    <w:rsid w:val="00CC3256"/>
    <w:rsid w:val="00CC37B5"/>
    <w:rsid w:val="00CC3DFC"/>
    <w:rsid w:val="00CC3F33"/>
    <w:rsid w:val="00CC4552"/>
    <w:rsid w:val="00CC4BC9"/>
    <w:rsid w:val="00CC4BD0"/>
    <w:rsid w:val="00CC4CE0"/>
    <w:rsid w:val="00CC5241"/>
    <w:rsid w:val="00CC5CB0"/>
    <w:rsid w:val="00CC64CB"/>
    <w:rsid w:val="00CC6D75"/>
    <w:rsid w:val="00CC79F2"/>
    <w:rsid w:val="00CC7DBF"/>
    <w:rsid w:val="00CD05EE"/>
    <w:rsid w:val="00CD0D2D"/>
    <w:rsid w:val="00CD147E"/>
    <w:rsid w:val="00CD15E6"/>
    <w:rsid w:val="00CD187F"/>
    <w:rsid w:val="00CD1A59"/>
    <w:rsid w:val="00CD243E"/>
    <w:rsid w:val="00CD24BB"/>
    <w:rsid w:val="00CD2761"/>
    <w:rsid w:val="00CD2A4D"/>
    <w:rsid w:val="00CD33CB"/>
    <w:rsid w:val="00CD3C37"/>
    <w:rsid w:val="00CD3E07"/>
    <w:rsid w:val="00CD3F4E"/>
    <w:rsid w:val="00CD4357"/>
    <w:rsid w:val="00CD43DF"/>
    <w:rsid w:val="00CD4D2A"/>
    <w:rsid w:val="00CD4E1B"/>
    <w:rsid w:val="00CD5246"/>
    <w:rsid w:val="00CD5751"/>
    <w:rsid w:val="00CD5753"/>
    <w:rsid w:val="00CD5FF8"/>
    <w:rsid w:val="00CD6041"/>
    <w:rsid w:val="00CD6207"/>
    <w:rsid w:val="00CD6252"/>
    <w:rsid w:val="00CD650B"/>
    <w:rsid w:val="00CD6724"/>
    <w:rsid w:val="00CD7441"/>
    <w:rsid w:val="00CD7C60"/>
    <w:rsid w:val="00CD7E0E"/>
    <w:rsid w:val="00CE0364"/>
    <w:rsid w:val="00CE073D"/>
    <w:rsid w:val="00CE11D4"/>
    <w:rsid w:val="00CE1302"/>
    <w:rsid w:val="00CE1D64"/>
    <w:rsid w:val="00CE1EA4"/>
    <w:rsid w:val="00CE1F87"/>
    <w:rsid w:val="00CE2342"/>
    <w:rsid w:val="00CE251D"/>
    <w:rsid w:val="00CE26B7"/>
    <w:rsid w:val="00CE295E"/>
    <w:rsid w:val="00CE2CEE"/>
    <w:rsid w:val="00CE34FE"/>
    <w:rsid w:val="00CE35A3"/>
    <w:rsid w:val="00CE3AE3"/>
    <w:rsid w:val="00CE407C"/>
    <w:rsid w:val="00CE4315"/>
    <w:rsid w:val="00CE4478"/>
    <w:rsid w:val="00CE4677"/>
    <w:rsid w:val="00CE47AB"/>
    <w:rsid w:val="00CE5900"/>
    <w:rsid w:val="00CE59A2"/>
    <w:rsid w:val="00CE5DAE"/>
    <w:rsid w:val="00CE60E1"/>
    <w:rsid w:val="00CE6253"/>
    <w:rsid w:val="00CE638F"/>
    <w:rsid w:val="00CE69BC"/>
    <w:rsid w:val="00CE69DE"/>
    <w:rsid w:val="00CE6BCB"/>
    <w:rsid w:val="00CE6D2D"/>
    <w:rsid w:val="00CE6FB5"/>
    <w:rsid w:val="00CE7347"/>
    <w:rsid w:val="00CE7410"/>
    <w:rsid w:val="00CE7841"/>
    <w:rsid w:val="00CE7C0B"/>
    <w:rsid w:val="00CF016D"/>
    <w:rsid w:val="00CF02B6"/>
    <w:rsid w:val="00CF03B1"/>
    <w:rsid w:val="00CF0488"/>
    <w:rsid w:val="00CF05B8"/>
    <w:rsid w:val="00CF1424"/>
    <w:rsid w:val="00CF179A"/>
    <w:rsid w:val="00CF1CDD"/>
    <w:rsid w:val="00CF1F06"/>
    <w:rsid w:val="00CF254E"/>
    <w:rsid w:val="00CF2602"/>
    <w:rsid w:val="00CF2816"/>
    <w:rsid w:val="00CF28BA"/>
    <w:rsid w:val="00CF2B06"/>
    <w:rsid w:val="00CF2DA3"/>
    <w:rsid w:val="00CF36E0"/>
    <w:rsid w:val="00CF3705"/>
    <w:rsid w:val="00CF37A7"/>
    <w:rsid w:val="00CF37B3"/>
    <w:rsid w:val="00CF3CC8"/>
    <w:rsid w:val="00CF3FDC"/>
    <w:rsid w:val="00CF4145"/>
    <w:rsid w:val="00CF4393"/>
    <w:rsid w:val="00CF44A5"/>
    <w:rsid w:val="00CF44C9"/>
    <w:rsid w:val="00CF47D8"/>
    <w:rsid w:val="00CF4CC1"/>
    <w:rsid w:val="00CF4EF4"/>
    <w:rsid w:val="00CF5266"/>
    <w:rsid w:val="00CF559B"/>
    <w:rsid w:val="00CF5675"/>
    <w:rsid w:val="00CF5DEB"/>
    <w:rsid w:val="00CF5E74"/>
    <w:rsid w:val="00CF5EDF"/>
    <w:rsid w:val="00CF61A5"/>
    <w:rsid w:val="00CF6853"/>
    <w:rsid w:val="00CF727C"/>
    <w:rsid w:val="00CF72DD"/>
    <w:rsid w:val="00CF73C8"/>
    <w:rsid w:val="00CF76C1"/>
    <w:rsid w:val="00CF7E09"/>
    <w:rsid w:val="00D0026E"/>
    <w:rsid w:val="00D008B5"/>
    <w:rsid w:val="00D009DA"/>
    <w:rsid w:val="00D0158E"/>
    <w:rsid w:val="00D016F7"/>
    <w:rsid w:val="00D01735"/>
    <w:rsid w:val="00D017E0"/>
    <w:rsid w:val="00D01839"/>
    <w:rsid w:val="00D02393"/>
    <w:rsid w:val="00D02586"/>
    <w:rsid w:val="00D02629"/>
    <w:rsid w:val="00D029BB"/>
    <w:rsid w:val="00D02EBA"/>
    <w:rsid w:val="00D035CE"/>
    <w:rsid w:val="00D0382A"/>
    <w:rsid w:val="00D038A9"/>
    <w:rsid w:val="00D03A3C"/>
    <w:rsid w:val="00D03A43"/>
    <w:rsid w:val="00D04E71"/>
    <w:rsid w:val="00D04FB6"/>
    <w:rsid w:val="00D0520C"/>
    <w:rsid w:val="00D055B7"/>
    <w:rsid w:val="00D0587C"/>
    <w:rsid w:val="00D05914"/>
    <w:rsid w:val="00D05BEB"/>
    <w:rsid w:val="00D05E4B"/>
    <w:rsid w:val="00D06217"/>
    <w:rsid w:val="00D063E4"/>
    <w:rsid w:val="00D064A0"/>
    <w:rsid w:val="00D06553"/>
    <w:rsid w:val="00D067B9"/>
    <w:rsid w:val="00D06806"/>
    <w:rsid w:val="00D068CF"/>
    <w:rsid w:val="00D0711D"/>
    <w:rsid w:val="00D072ED"/>
    <w:rsid w:val="00D07627"/>
    <w:rsid w:val="00D076B9"/>
    <w:rsid w:val="00D10079"/>
    <w:rsid w:val="00D10545"/>
    <w:rsid w:val="00D106A7"/>
    <w:rsid w:val="00D113DB"/>
    <w:rsid w:val="00D1197F"/>
    <w:rsid w:val="00D121F7"/>
    <w:rsid w:val="00D124C3"/>
    <w:rsid w:val="00D1252E"/>
    <w:rsid w:val="00D12ACB"/>
    <w:rsid w:val="00D12B61"/>
    <w:rsid w:val="00D12B87"/>
    <w:rsid w:val="00D12E40"/>
    <w:rsid w:val="00D13011"/>
    <w:rsid w:val="00D13900"/>
    <w:rsid w:val="00D139C8"/>
    <w:rsid w:val="00D13A3C"/>
    <w:rsid w:val="00D14492"/>
    <w:rsid w:val="00D154F5"/>
    <w:rsid w:val="00D1587B"/>
    <w:rsid w:val="00D15B09"/>
    <w:rsid w:val="00D15DC7"/>
    <w:rsid w:val="00D163CC"/>
    <w:rsid w:val="00D164B1"/>
    <w:rsid w:val="00D16531"/>
    <w:rsid w:val="00D1666A"/>
    <w:rsid w:val="00D1730E"/>
    <w:rsid w:val="00D17457"/>
    <w:rsid w:val="00D17FE4"/>
    <w:rsid w:val="00D205A8"/>
    <w:rsid w:val="00D2069F"/>
    <w:rsid w:val="00D20CE4"/>
    <w:rsid w:val="00D2131C"/>
    <w:rsid w:val="00D214D9"/>
    <w:rsid w:val="00D21AB3"/>
    <w:rsid w:val="00D21B9A"/>
    <w:rsid w:val="00D2229A"/>
    <w:rsid w:val="00D22327"/>
    <w:rsid w:val="00D22383"/>
    <w:rsid w:val="00D227B2"/>
    <w:rsid w:val="00D22C9F"/>
    <w:rsid w:val="00D22E9F"/>
    <w:rsid w:val="00D231D3"/>
    <w:rsid w:val="00D237B1"/>
    <w:rsid w:val="00D24269"/>
    <w:rsid w:val="00D24610"/>
    <w:rsid w:val="00D24724"/>
    <w:rsid w:val="00D2494E"/>
    <w:rsid w:val="00D2498E"/>
    <w:rsid w:val="00D249B2"/>
    <w:rsid w:val="00D253BE"/>
    <w:rsid w:val="00D25793"/>
    <w:rsid w:val="00D25902"/>
    <w:rsid w:val="00D25A86"/>
    <w:rsid w:val="00D261C9"/>
    <w:rsid w:val="00D261F8"/>
    <w:rsid w:val="00D26340"/>
    <w:rsid w:val="00D263FC"/>
    <w:rsid w:val="00D26516"/>
    <w:rsid w:val="00D2676D"/>
    <w:rsid w:val="00D26DB3"/>
    <w:rsid w:val="00D26F26"/>
    <w:rsid w:val="00D26FAB"/>
    <w:rsid w:val="00D27140"/>
    <w:rsid w:val="00D3092A"/>
    <w:rsid w:val="00D31024"/>
    <w:rsid w:val="00D312F1"/>
    <w:rsid w:val="00D317EC"/>
    <w:rsid w:val="00D32179"/>
    <w:rsid w:val="00D3218F"/>
    <w:rsid w:val="00D3230E"/>
    <w:rsid w:val="00D33070"/>
    <w:rsid w:val="00D3333C"/>
    <w:rsid w:val="00D34285"/>
    <w:rsid w:val="00D34441"/>
    <w:rsid w:val="00D34551"/>
    <w:rsid w:val="00D34949"/>
    <w:rsid w:val="00D34A78"/>
    <w:rsid w:val="00D34CCA"/>
    <w:rsid w:val="00D34E4F"/>
    <w:rsid w:val="00D352B0"/>
    <w:rsid w:val="00D3533F"/>
    <w:rsid w:val="00D35576"/>
    <w:rsid w:val="00D35AB8"/>
    <w:rsid w:val="00D35BC0"/>
    <w:rsid w:val="00D35EA4"/>
    <w:rsid w:val="00D36AF7"/>
    <w:rsid w:val="00D37501"/>
    <w:rsid w:val="00D375D1"/>
    <w:rsid w:val="00D37ABB"/>
    <w:rsid w:val="00D37D62"/>
    <w:rsid w:val="00D37EA5"/>
    <w:rsid w:val="00D37F5F"/>
    <w:rsid w:val="00D37F6E"/>
    <w:rsid w:val="00D40F04"/>
    <w:rsid w:val="00D41225"/>
    <w:rsid w:val="00D4160C"/>
    <w:rsid w:val="00D41953"/>
    <w:rsid w:val="00D421B2"/>
    <w:rsid w:val="00D42516"/>
    <w:rsid w:val="00D428E2"/>
    <w:rsid w:val="00D42A9E"/>
    <w:rsid w:val="00D42F14"/>
    <w:rsid w:val="00D430C0"/>
    <w:rsid w:val="00D43229"/>
    <w:rsid w:val="00D4343A"/>
    <w:rsid w:val="00D43708"/>
    <w:rsid w:val="00D43878"/>
    <w:rsid w:val="00D43917"/>
    <w:rsid w:val="00D445B9"/>
    <w:rsid w:val="00D4523B"/>
    <w:rsid w:val="00D4543C"/>
    <w:rsid w:val="00D457E3"/>
    <w:rsid w:val="00D45A19"/>
    <w:rsid w:val="00D45AE0"/>
    <w:rsid w:val="00D45B7D"/>
    <w:rsid w:val="00D46B22"/>
    <w:rsid w:val="00D46BBF"/>
    <w:rsid w:val="00D46D17"/>
    <w:rsid w:val="00D46DF4"/>
    <w:rsid w:val="00D47764"/>
    <w:rsid w:val="00D47A1C"/>
    <w:rsid w:val="00D47C03"/>
    <w:rsid w:val="00D47F1A"/>
    <w:rsid w:val="00D50152"/>
    <w:rsid w:val="00D50573"/>
    <w:rsid w:val="00D50A7E"/>
    <w:rsid w:val="00D50B61"/>
    <w:rsid w:val="00D50C13"/>
    <w:rsid w:val="00D511FE"/>
    <w:rsid w:val="00D513A9"/>
    <w:rsid w:val="00D5198A"/>
    <w:rsid w:val="00D519FC"/>
    <w:rsid w:val="00D51CD8"/>
    <w:rsid w:val="00D51DE6"/>
    <w:rsid w:val="00D51E1E"/>
    <w:rsid w:val="00D52382"/>
    <w:rsid w:val="00D530E2"/>
    <w:rsid w:val="00D5323D"/>
    <w:rsid w:val="00D53489"/>
    <w:rsid w:val="00D53CF7"/>
    <w:rsid w:val="00D540DE"/>
    <w:rsid w:val="00D541D3"/>
    <w:rsid w:val="00D541F3"/>
    <w:rsid w:val="00D54447"/>
    <w:rsid w:val="00D54691"/>
    <w:rsid w:val="00D54DC7"/>
    <w:rsid w:val="00D55639"/>
    <w:rsid w:val="00D56B33"/>
    <w:rsid w:val="00D56B96"/>
    <w:rsid w:val="00D57262"/>
    <w:rsid w:val="00D576A7"/>
    <w:rsid w:val="00D57787"/>
    <w:rsid w:val="00D57F3D"/>
    <w:rsid w:val="00D57FDB"/>
    <w:rsid w:val="00D6032F"/>
    <w:rsid w:val="00D60375"/>
    <w:rsid w:val="00D6067E"/>
    <w:rsid w:val="00D607E4"/>
    <w:rsid w:val="00D607F5"/>
    <w:rsid w:val="00D60C5C"/>
    <w:rsid w:val="00D60FE6"/>
    <w:rsid w:val="00D61056"/>
    <w:rsid w:val="00D6124B"/>
    <w:rsid w:val="00D61694"/>
    <w:rsid w:val="00D61A7C"/>
    <w:rsid w:val="00D61AB9"/>
    <w:rsid w:val="00D61D1A"/>
    <w:rsid w:val="00D628B9"/>
    <w:rsid w:val="00D62C0D"/>
    <w:rsid w:val="00D63224"/>
    <w:rsid w:val="00D63749"/>
    <w:rsid w:val="00D639B9"/>
    <w:rsid w:val="00D63B35"/>
    <w:rsid w:val="00D64045"/>
    <w:rsid w:val="00D645BD"/>
    <w:rsid w:val="00D65288"/>
    <w:rsid w:val="00D6538F"/>
    <w:rsid w:val="00D6553B"/>
    <w:rsid w:val="00D660CD"/>
    <w:rsid w:val="00D66922"/>
    <w:rsid w:val="00D67715"/>
    <w:rsid w:val="00D67861"/>
    <w:rsid w:val="00D7029C"/>
    <w:rsid w:val="00D7068E"/>
    <w:rsid w:val="00D707E6"/>
    <w:rsid w:val="00D70B8F"/>
    <w:rsid w:val="00D70D49"/>
    <w:rsid w:val="00D70D58"/>
    <w:rsid w:val="00D70F4B"/>
    <w:rsid w:val="00D720F1"/>
    <w:rsid w:val="00D72318"/>
    <w:rsid w:val="00D723D6"/>
    <w:rsid w:val="00D7247C"/>
    <w:rsid w:val="00D72701"/>
    <w:rsid w:val="00D72A3A"/>
    <w:rsid w:val="00D72C65"/>
    <w:rsid w:val="00D72E9A"/>
    <w:rsid w:val="00D732AF"/>
    <w:rsid w:val="00D7350A"/>
    <w:rsid w:val="00D73D3E"/>
    <w:rsid w:val="00D73DB7"/>
    <w:rsid w:val="00D740D9"/>
    <w:rsid w:val="00D747B8"/>
    <w:rsid w:val="00D74828"/>
    <w:rsid w:val="00D74DF5"/>
    <w:rsid w:val="00D74EBE"/>
    <w:rsid w:val="00D74FCE"/>
    <w:rsid w:val="00D75283"/>
    <w:rsid w:val="00D758F7"/>
    <w:rsid w:val="00D75B68"/>
    <w:rsid w:val="00D75B91"/>
    <w:rsid w:val="00D75C35"/>
    <w:rsid w:val="00D75D11"/>
    <w:rsid w:val="00D76051"/>
    <w:rsid w:val="00D7709B"/>
    <w:rsid w:val="00D772DA"/>
    <w:rsid w:val="00D773F5"/>
    <w:rsid w:val="00D776B5"/>
    <w:rsid w:val="00D77E0E"/>
    <w:rsid w:val="00D77E89"/>
    <w:rsid w:val="00D77F90"/>
    <w:rsid w:val="00D804E6"/>
    <w:rsid w:val="00D80850"/>
    <w:rsid w:val="00D80E19"/>
    <w:rsid w:val="00D80E44"/>
    <w:rsid w:val="00D8134D"/>
    <w:rsid w:val="00D817CC"/>
    <w:rsid w:val="00D81924"/>
    <w:rsid w:val="00D81B69"/>
    <w:rsid w:val="00D81CEA"/>
    <w:rsid w:val="00D8204C"/>
    <w:rsid w:val="00D822BB"/>
    <w:rsid w:val="00D82B48"/>
    <w:rsid w:val="00D83490"/>
    <w:rsid w:val="00D836FC"/>
    <w:rsid w:val="00D83C56"/>
    <w:rsid w:val="00D840EC"/>
    <w:rsid w:val="00D8534C"/>
    <w:rsid w:val="00D85395"/>
    <w:rsid w:val="00D85581"/>
    <w:rsid w:val="00D855EC"/>
    <w:rsid w:val="00D8623A"/>
    <w:rsid w:val="00D862C4"/>
    <w:rsid w:val="00D8669C"/>
    <w:rsid w:val="00D86960"/>
    <w:rsid w:val="00D86A7D"/>
    <w:rsid w:val="00D86B25"/>
    <w:rsid w:val="00D8708A"/>
    <w:rsid w:val="00D873E0"/>
    <w:rsid w:val="00D875A0"/>
    <w:rsid w:val="00D875E5"/>
    <w:rsid w:val="00D876AD"/>
    <w:rsid w:val="00D877AB"/>
    <w:rsid w:val="00D879E7"/>
    <w:rsid w:val="00D87FB7"/>
    <w:rsid w:val="00D90014"/>
    <w:rsid w:val="00D90164"/>
    <w:rsid w:val="00D909AB"/>
    <w:rsid w:val="00D90EA1"/>
    <w:rsid w:val="00D9101A"/>
    <w:rsid w:val="00D910F0"/>
    <w:rsid w:val="00D91289"/>
    <w:rsid w:val="00D9172E"/>
    <w:rsid w:val="00D91A51"/>
    <w:rsid w:val="00D91AA4"/>
    <w:rsid w:val="00D91BBB"/>
    <w:rsid w:val="00D924D2"/>
    <w:rsid w:val="00D928B7"/>
    <w:rsid w:val="00D92A31"/>
    <w:rsid w:val="00D92C2E"/>
    <w:rsid w:val="00D92DA7"/>
    <w:rsid w:val="00D92F0D"/>
    <w:rsid w:val="00D93529"/>
    <w:rsid w:val="00D93543"/>
    <w:rsid w:val="00D93C47"/>
    <w:rsid w:val="00D9503E"/>
    <w:rsid w:val="00D95134"/>
    <w:rsid w:val="00D954B7"/>
    <w:rsid w:val="00D95878"/>
    <w:rsid w:val="00D95B89"/>
    <w:rsid w:val="00D95F4F"/>
    <w:rsid w:val="00D960CD"/>
    <w:rsid w:val="00D96242"/>
    <w:rsid w:val="00D962D8"/>
    <w:rsid w:val="00D968B5"/>
    <w:rsid w:val="00D97167"/>
    <w:rsid w:val="00D974B2"/>
    <w:rsid w:val="00D97E98"/>
    <w:rsid w:val="00DA027B"/>
    <w:rsid w:val="00DA0BA1"/>
    <w:rsid w:val="00DA0CDA"/>
    <w:rsid w:val="00DA1336"/>
    <w:rsid w:val="00DA2776"/>
    <w:rsid w:val="00DA3197"/>
    <w:rsid w:val="00DA35D2"/>
    <w:rsid w:val="00DA3647"/>
    <w:rsid w:val="00DA39F2"/>
    <w:rsid w:val="00DA3C38"/>
    <w:rsid w:val="00DA3D54"/>
    <w:rsid w:val="00DA3F1B"/>
    <w:rsid w:val="00DA40F1"/>
    <w:rsid w:val="00DA45E1"/>
    <w:rsid w:val="00DA5089"/>
    <w:rsid w:val="00DA5933"/>
    <w:rsid w:val="00DA622E"/>
    <w:rsid w:val="00DA6581"/>
    <w:rsid w:val="00DA663F"/>
    <w:rsid w:val="00DA6756"/>
    <w:rsid w:val="00DA6AFC"/>
    <w:rsid w:val="00DA6F39"/>
    <w:rsid w:val="00DA765F"/>
    <w:rsid w:val="00DA7B90"/>
    <w:rsid w:val="00DB04DA"/>
    <w:rsid w:val="00DB0518"/>
    <w:rsid w:val="00DB051F"/>
    <w:rsid w:val="00DB136A"/>
    <w:rsid w:val="00DB143D"/>
    <w:rsid w:val="00DB19E4"/>
    <w:rsid w:val="00DB1E5F"/>
    <w:rsid w:val="00DB2A65"/>
    <w:rsid w:val="00DB2C61"/>
    <w:rsid w:val="00DB300D"/>
    <w:rsid w:val="00DB3159"/>
    <w:rsid w:val="00DB32AD"/>
    <w:rsid w:val="00DB3A14"/>
    <w:rsid w:val="00DB3BDF"/>
    <w:rsid w:val="00DB5403"/>
    <w:rsid w:val="00DB5D2B"/>
    <w:rsid w:val="00DB6077"/>
    <w:rsid w:val="00DB63DA"/>
    <w:rsid w:val="00DB64B8"/>
    <w:rsid w:val="00DB70DE"/>
    <w:rsid w:val="00DB7DC7"/>
    <w:rsid w:val="00DB7F47"/>
    <w:rsid w:val="00DB7F8F"/>
    <w:rsid w:val="00DC0164"/>
    <w:rsid w:val="00DC017F"/>
    <w:rsid w:val="00DC027F"/>
    <w:rsid w:val="00DC0538"/>
    <w:rsid w:val="00DC0889"/>
    <w:rsid w:val="00DC0DB6"/>
    <w:rsid w:val="00DC0EE6"/>
    <w:rsid w:val="00DC10BE"/>
    <w:rsid w:val="00DC156F"/>
    <w:rsid w:val="00DC16C8"/>
    <w:rsid w:val="00DC1803"/>
    <w:rsid w:val="00DC1B09"/>
    <w:rsid w:val="00DC206E"/>
    <w:rsid w:val="00DC209F"/>
    <w:rsid w:val="00DC29DD"/>
    <w:rsid w:val="00DC2CB2"/>
    <w:rsid w:val="00DC2DF7"/>
    <w:rsid w:val="00DC365D"/>
    <w:rsid w:val="00DC3A84"/>
    <w:rsid w:val="00DC3FC6"/>
    <w:rsid w:val="00DC493A"/>
    <w:rsid w:val="00DC5DCF"/>
    <w:rsid w:val="00DC6316"/>
    <w:rsid w:val="00DC658C"/>
    <w:rsid w:val="00DC6631"/>
    <w:rsid w:val="00DC674B"/>
    <w:rsid w:val="00DC6A07"/>
    <w:rsid w:val="00DC7056"/>
    <w:rsid w:val="00DC7A38"/>
    <w:rsid w:val="00DD0732"/>
    <w:rsid w:val="00DD118C"/>
    <w:rsid w:val="00DD11C2"/>
    <w:rsid w:val="00DD19C9"/>
    <w:rsid w:val="00DD260A"/>
    <w:rsid w:val="00DD2D7A"/>
    <w:rsid w:val="00DD2DF0"/>
    <w:rsid w:val="00DD2F02"/>
    <w:rsid w:val="00DD2FC2"/>
    <w:rsid w:val="00DD3838"/>
    <w:rsid w:val="00DD407C"/>
    <w:rsid w:val="00DD4537"/>
    <w:rsid w:val="00DD4557"/>
    <w:rsid w:val="00DD45C4"/>
    <w:rsid w:val="00DD4683"/>
    <w:rsid w:val="00DD5115"/>
    <w:rsid w:val="00DD53C1"/>
    <w:rsid w:val="00DD57A5"/>
    <w:rsid w:val="00DD5A4A"/>
    <w:rsid w:val="00DD5E22"/>
    <w:rsid w:val="00DD6615"/>
    <w:rsid w:val="00DD6AE9"/>
    <w:rsid w:val="00DD6EFD"/>
    <w:rsid w:val="00DD6F69"/>
    <w:rsid w:val="00DD6FAA"/>
    <w:rsid w:val="00DD7084"/>
    <w:rsid w:val="00DD7A72"/>
    <w:rsid w:val="00DD7C24"/>
    <w:rsid w:val="00DE0067"/>
    <w:rsid w:val="00DE01CB"/>
    <w:rsid w:val="00DE0A46"/>
    <w:rsid w:val="00DE0D71"/>
    <w:rsid w:val="00DE13BB"/>
    <w:rsid w:val="00DE171B"/>
    <w:rsid w:val="00DE1AF6"/>
    <w:rsid w:val="00DE1B76"/>
    <w:rsid w:val="00DE2069"/>
    <w:rsid w:val="00DE2324"/>
    <w:rsid w:val="00DE24BE"/>
    <w:rsid w:val="00DE288A"/>
    <w:rsid w:val="00DE2975"/>
    <w:rsid w:val="00DE2991"/>
    <w:rsid w:val="00DE2F31"/>
    <w:rsid w:val="00DE3380"/>
    <w:rsid w:val="00DE3849"/>
    <w:rsid w:val="00DE386D"/>
    <w:rsid w:val="00DE3BE2"/>
    <w:rsid w:val="00DE3C11"/>
    <w:rsid w:val="00DE47FF"/>
    <w:rsid w:val="00DE498C"/>
    <w:rsid w:val="00DE4B01"/>
    <w:rsid w:val="00DE4C84"/>
    <w:rsid w:val="00DE4D60"/>
    <w:rsid w:val="00DE5C0B"/>
    <w:rsid w:val="00DE5CE8"/>
    <w:rsid w:val="00DE5E02"/>
    <w:rsid w:val="00DE6125"/>
    <w:rsid w:val="00DE644C"/>
    <w:rsid w:val="00DE668F"/>
    <w:rsid w:val="00DE6945"/>
    <w:rsid w:val="00DE6A4A"/>
    <w:rsid w:val="00DE75A2"/>
    <w:rsid w:val="00DE7B02"/>
    <w:rsid w:val="00DE7D9B"/>
    <w:rsid w:val="00DF10D9"/>
    <w:rsid w:val="00DF22CB"/>
    <w:rsid w:val="00DF22F9"/>
    <w:rsid w:val="00DF28A9"/>
    <w:rsid w:val="00DF2AAA"/>
    <w:rsid w:val="00DF2F4E"/>
    <w:rsid w:val="00DF39A6"/>
    <w:rsid w:val="00DF4ADB"/>
    <w:rsid w:val="00DF4CBF"/>
    <w:rsid w:val="00DF55E5"/>
    <w:rsid w:val="00DF5609"/>
    <w:rsid w:val="00DF5653"/>
    <w:rsid w:val="00DF5B74"/>
    <w:rsid w:val="00DF5CE9"/>
    <w:rsid w:val="00DF5DB1"/>
    <w:rsid w:val="00DF5E83"/>
    <w:rsid w:val="00DF5EDA"/>
    <w:rsid w:val="00DF5F46"/>
    <w:rsid w:val="00DF6031"/>
    <w:rsid w:val="00DF6294"/>
    <w:rsid w:val="00DF658D"/>
    <w:rsid w:val="00DF6E96"/>
    <w:rsid w:val="00DF6FB4"/>
    <w:rsid w:val="00DF70B4"/>
    <w:rsid w:val="00DF75A5"/>
    <w:rsid w:val="00DF76EA"/>
    <w:rsid w:val="00DF7A0F"/>
    <w:rsid w:val="00DF7A64"/>
    <w:rsid w:val="00DF7A86"/>
    <w:rsid w:val="00E00393"/>
    <w:rsid w:val="00E004EC"/>
    <w:rsid w:val="00E009E8"/>
    <w:rsid w:val="00E00C66"/>
    <w:rsid w:val="00E010D5"/>
    <w:rsid w:val="00E013E7"/>
    <w:rsid w:val="00E0218F"/>
    <w:rsid w:val="00E021EF"/>
    <w:rsid w:val="00E023E4"/>
    <w:rsid w:val="00E028E6"/>
    <w:rsid w:val="00E02BC0"/>
    <w:rsid w:val="00E02BE3"/>
    <w:rsid w:val="00E02E88"/>
    <w:rsid w:val="00E03685"/>
    <w:rsid w:val="00E036A3"/>
    <w:rsid w:val="00E03774"/>
    <w:rsid w:val="00E03FBA"/>
    <w:rsid w:val="00E0403E"/>
    <w:rsid w:val="00E04098"/>
    <w:rsid w:val="00E043A3"/>
    <w:rsid w:val="00E044BB"/>
    <w:rsid w:val="00E04845"/>
    <w:rsid w:val="00E048A3"/>
    <w:rsid w:val="00E04AC5"/>
    <w:rsid w:val="00E04BF9"/>
    <w:rsid w:val="00E04C26"/>
    <w:rsid w:val="00E04D36"/>
    <w:rsid w:val="00E056AF"/>
    <w:rsid w:val="00E05DFB"/>
    <w:rsid w:val="00E05FA3"/>
    <w:rsid w:val="00E0714C"/>
    <w:rsid w:val="00E072FE"/>
    <w:rsid w:val="00E0731D"/>
    <w:rsid w:val="00E075DA"/>
    <w:rsid w:val="00E07F53"/>
    <w:rsid w:val="00E102BA"/>
    <w:rsid w:val="00E10B47"/>
    <w:rsid w:val="00E10FA8"/>
    <w:rsid w:val="00E11912"/>
    <w:rsid w:val="00E119F2"/>
    <w:rsid w:val="00E11AE4"/>
    <w:rsid w:val="00E11BE9"/>
    <w:rsid w:val="00E12017"/>
    <w:rsid w:val="00E120E8"/>
    <w:rsid w:val="00E12466"/>
    <w:rsid w:val="00E1264A"/>
    <w:rsid w:val="00E12DA0"/>
    <w:rsid w:val="00E137A4"/>
    <w:rsid w:val="00E13A48"/>
    <w:rsid w:val="00E152AC"/>
    <w:rsid w:val="00E15E5B"/>
    <w:rsid w:val="00E15ECE"/>
    <w:rsid w:val="00E15F04"/>
    <w:rsid w:val="00E161DD"/>
    <w:rsid w:val="00E16411"/>
    <w:rsid w:val="00E16C94"/>
    <w:rsid w:val="00E16D21"/>
    <w:rsid w:val="00E17AEB"/>
    <w:rsid w:val="00E17B05"/>
    <w:rsid w:val="00E17D96"/>
    <w:rsid w:val="00E17DD4"/>
    <w:rsid w:val="00E20219"/>
    <w:rsid w:val="00E20388"/>
    <w:rsid w:val="00E208B2"/>
    <w:rsid w:val="00E20BA5"/>
    <w:rsid w:val="00E20D7C"/>
    <w:rsid w:val="00E20DE7"/>
    <w:rsid w:val="00E21189"/>
    <w:rsid w:val="00E21769"/>
    <w:rsid w:val="00E21F73"/>
    <w:rsid w:val="00E221C1"/>
    <w:rsid w:val="00E22463"/>
    <w:rsid w:val="00E22A64"/>
    <w:rsid w:val="00E22D56"/>
    <w:rsid w:val="00E2334E"/>
    <w:rsid w:val="00E2341B"/>
    <w:rsid w:val="00E236F3"/>
    <w:rsid w:val="00E23F41"/>
    <w:rsid w:val="00E24C38"/>
    <w:rsid w:val="00E2509E"/>
    <w:rsid w:val="00E2520B"/>
    <w:rsid w:val="00E252B7"/>
    <w:rsid w:val="00E252E6"/>
    <w:rsid w:val="00E25852"/>
    <w:rsid w:val="00E25BA8"/>
    <w:rsid w:val="00E2630E"/>
    <w:rsid w:val="00E26544"/>
    <w:rsid w:val="00E26C46"/>
    <w:rsid w:val="00E277CC"/>
    <w:rsid w:val="00E278C4"/>
    <w:rsid w:val="00E27923"/>
    <w:rsid w:val="00E27997"/>
    <w:rsid w:val="00E3067C"/>
    <w:rsid w:val="00E309C8"/>
    <w:rsid w:val="00E30AC9"/>
    <w:rsid w:val="00E30B19"/>
    <w:rsid w:val="00E30FF9"/>
    <w:rsid w:val="00E3113E"/>
    <w:rsid w:val="00E313AD"/>
    <w:rsid w:val="00E31636"/>
    <w:rsid w:val="00E31773"/>
    <w:rsid w:val="00E31DFC"/>
    <w:rsid w:val="00E31E82"/>
    <w:rsid w:val="00E32249"/>
    <w:rsid w:val="00E323B1"/>
    <w:rsid w:val="00E32458"/>
    <w:rsid w:val="00E324D6"/>
    <w:rsid w:val="00E326C1"/>
    <w:rsid w:val="00E32FE7"/>
    <w:rsid w:val="00E32FEA"/>
    <w:rsid w:val="00E3333D"/>
    <w:rsid w:val="00E33593"/>
    <w:rsid w:val="00E34673"/>
    <w:rsid w:val="00E34E31"/>
    <w:rsid w:val="00E34EE5"/>
    <w:rsid w:val="00E34F25"/>
    <w:rsid w:val="00E3500C"/>
    <w:rsid w:val="00E36054"/>
    <w:rsid w:val="00E36497"/>
    <w:rsid w:val="00E3691C"/>
    <w:rsid w:val="00E36D1D"/>
    <w:rsid w:val="00E370CE"/>
    <w:rsid w:val="00E37842"/>
    <w:rsid w:val="00E37849"/>
    <w:rsid w:val="00E379DD"/>
    <w:rsid w:val="00E37A92"/>
    <w:rsid w:val="00E37B2C"/>
    <w:rsid w:val="00E37C15"/>
    <w:rsid w:val="00E37CBE"/>
    <w:rsid w:val="00E37E53"/>
    <w:rsid w:val="00E40075"/>
    <w:rsid w:val="00E40954"/>
    <w:rsid w:val="00E40BA5"/>
    <w:rsid w:val="00E40C8F"/>
    <w:rsid w:val="00E40CB8"/>
    <w:rsid w:val="00E40D8A"/>
    <w:rsid w:val="00E41702"/>
    <w:rsid w:val="00E41740"/>
    <w:rsid w:val="00E41869"/>
    <w:rsid w:val="00E4191C"/>
    <w:rsid w:val="00E41AEB"/>
    <w:rsid w:val="00E41D5F"/>
    <w:rsid w:val="00E41D6B"/>
    <w:rsid w:val="00E42497"/>
    <w:rsid w:val="00E42736"/>
    <w:rsid w:val="00E43023"/>
    <w:rsid w:val="00E4324E"/>
    <w:rsid w:val="00E43578"/>
    <w:rsid w:val="00E43A53"/>
    <w:rsid w:val="00E43CE1"/>
    <w:rsid w:val="00E447C1"/>
    <w:rsid w:val="00E44BAF"/>
    <w:rsid w:val="00E44BD8"/>
    <w:rsid w:val="00E44EA3"/>
    <w:rsid w:val="00E4506B"/>
    <w:rsid w:val="00E45B6F"/>
    <w:rsid w:val="00E474C4"/>
    <w:rsid w:val="00E476E2"/>
    <w:rsid w:val="00E47B14"/>
    <w:rsid w:val="00E503A0"/>
    <w:rsid w:val="00E505A7"/>
    <w:rsid w:val="00E508BD"/>
    <w:rsid w:val="00E51478"/>
    <w:rsid w:val="00E51B75"/>
    <w:rsid w:val="00E51D25"/>
    <w:rsid w:val="00E521F7"/>
    <w:rsid w:val="00E523FA"/>
    <w:rsid w:val="00E53EAF"/>
    <w:rsid w:val="00E5424A"/>
    <w:rsid w:val="00E542FF"/>
    <w:rsid w:val="00E54332"/>
    <w:rsid w:val="00E546FA"/>
    <w:rsid w:val="00E54BDD"/>
    <w:rsid w:val="00E54E0D"/>
    <w:rsid w:val="00E5503E"/>
    <w:rsid w:val="00E5553C"/>
    <w:rsid w:val="00E555E2"/>
    <w:rsid w:val="00E55FB5"/>
    <w:rsid w:val="00E56371"/>
    <w:rsid w:val="00E56E18"/>
    <w:rsid w:val="00E56EFF"/>
    <w:rsid w:val="00E5739C"/>
    <w:rsid w:val="00E57A3B"/>
    <w:rsid w:val="00E6003D"/>
    <w:rsid w:val="00E604F4"/>
    <w:rsid w:val="00E6056C"/>
    <w:rsid w:val="00E606E3"/>
    <w:rsid w:val="00E60893"/>
    <w:rsid w:val="00E6097B"/>
    <w:rsid w:val="00E612DE"/>
    <w:rsid w:val="00E61500"/>
    <w:rsid w:val="00E61E74"/>
    <w:rsid w:val="00E62505"/>
    <w:rsid w:val="00E62FCA"/>
    <w:rsid w:val="00E63A4B"/>
    <w:rsid w:val="00E63AA2"/>
    <w:rsid w:val="00E63C01"/>
    <w:rsid w:val="00E63D6E"/>
    <w:rsid w:val="00E63F90"/>
    <w:rsid w:val="00E63FA6"/>
    <w:rsid w:val="00E6432A"/>
    <w:rsid w:val="00E648AE"/>
    <w:rsid w:val="00E64DC2"/>
    <w:rsid w:val="00E64F61"/>
    <w:rsid w:val="00E650F5"/>
    <w:rsid w:val="00E6568D"/>
    <w:rsid w:val="00E65AB7"/>
    <w:rsid w:val="00E660D4"/>
    <w:rsid w:val="00E6620F"/>
    <w:rsid w:val="00E665AC"/>
    <w:rsid w:val="00E666AB"/>
    <w:rsid w:val="00E666BE"/>
    <w:rsid w:val="00E666D3"/>
    <w:rsid w:val="00E670DA"/>
    <w:rsid w:val="00E67329"/>
    <w:rsid w:val="00E67547"/>
    <w:rsid w:val="00E7031C"/>
    <w:rsid w:val="00E703DE"/>
    <w:rsid w:val="00E70A94"/>
    <w:rsid w:val="00E70FDE"/>
    <w:rsid w:val="00E71099"/>
    <w:rsid w:val="00E7141D"/>
    <w:rsid w:val="00E7173C"/>
    <w:rsid w:val="00E717C7"/>
    <w:rsid w:val="00E71C6E"/>
    <w:rsid w:val="00E71CD5"/>
    <w:rsid w:val="00E71D30"/>
    <w:rsid w:val="00E72037"/>
    <w:rsid w:val="00E720B8"/>
    <w:rsid w:val="00E722C5"/>
    <w:rsid w:val="00E72AFB"/>
    <w:rsid w:val="00E72D99"/>
    <w:rsid w:val="00E72F99"/>
    <w:rsid w:val="00E7313A"/>
    <w:rsid w:val="00E73AD6"/>
    <w:rsid w:val="00E7413A"/>
    <w:rsid w:val="00E744E8"/>
    <w:rsid w:val="00E74507"/>
    <w:rsid w:val="00E74ECD"/>
    <w:rsid w:val="00E7518B"/>
    <w:rsid w:val="00E75349"/>
    <w:rsid w:val="00E75D3D"/>
    <w:rsid w:val="00E76330"/>
    <w:rsid w:val="00E76B7A"/>
    <w:rsid w:val="00E76BB3"/>
    <w:rsid w:val="00E76D65"/>
    <w:rsid w:val="00E76EC0"/>
    <w:rsid w:val="00E77026"/>
    <w:rsid w:val="00E7705E"/>
    <w:rsid w:val="00E771B3"/>
    <w:rsid w:val="00E774E2"/>
    <w:rsid w:val="00E77705"/>
    <w:rsid w:val="00E77988"/>
    <w:rsid w:val="00E77A29"/>
    <w:rsid w:val="00E77A39"/>
    <w:rsid w:val="00E77C0E"/>
    <w:rsid w:val="00E805E2"/>
    <w:rsid w:val="00E8061A"/>
    <w:rsid w:val="00E80AFE"/>
    <w:rsid w:val="00E811B4"/>
    <w:rsid w:val="00E8178E"/>
    <w:rsid w:val="00E81793"/>
    <w:rsid w:val="00E81DAF"/>
    <w:rsid w:val="00E81DB5"/>
    <w:rsid w:val="00E81EA0"/>
    <w:rsid w:val="00E821B0"/>
    <w:rsid w:val="00E828C5"/>
    <w:rsid w:val="00E83132"/>
    <w:rsid w:val="00E83577"/>
    <w:rsid w:val="00E839FE"/>
    <w:rsid w:val="00E843BA"/>
    <w:rsid w:val="00E84425"/>
    <w:rsid w:val="00E8452F"/>
    <w:rsid w:val="00E84862"/>
    <w:rsid w:val="00E85070"/>
    <w:rsid w:val="00E859FA"/>
    <w:rsid w:val="00E85CFD"/>
    <w:rsid w:val="00E8614E"/>
    <w:rsid w:val="00E86402"/>
    <w:rsid w:val="00E86823"/>
    <w:rsid w:val="00E868CB"/>
    <w:rsid w:val="00E86C38"/>
    <w:rsid w:val="00E870C8"/>
    <w:rsid w:val="00E87158"/>
    <w:rsid w:val="00E872D6"/>
    <w:rsid w:val="00E874FD"/>
    <w:rsid w:val="00E90287"/>
    <w:rsid w:val="00E90342"/>
    <w:rsid w:val="00E90E77"/>
    <w:rsid w:val="00E91282"/>
    <w:rsid w:val="00E9153E"/>
    <w:rsid w:val="00E917BC"/>
    <w:rsid w:val="00E9239D"/>
    <w:rsid w:val="00E927A4"/>
    <w:rsid w:val="00E92CA3"/>
    <w:rsid w:val="00E92D7B"/>
    <w:rsid w:val="00E93624"/>
    <w:rsid w:val="00E9399E"/>
    <w:rsid w:val="00E93AB7"/>
    <w:rsid w:val="00E93AEB"/>
    <w:rsid w:val="00E93EEF"/>
    <w:rsid w:val="00E9441C"/>
    <w:rsid w:val="00E94980"/>
    <w:rsid w:val="00E94F0B"/>
    <w:rsid w:val="00E95221"/>
    <w:rsid w:val="00E952B1"/>
    <w:rsid w:val="00E952BE"/>
    <w:rsid w:val="00E952CE"/>
    <w:rsid w:val="00E95E60"/>
    <w:rsid w:val="00E963C6"/>
    <w:rsid w:val="00E96A59"/>
    <w:rsid w:val="00E96C9C"/>
    <w:rsid w:val="00E96D60"/>
    <w:rsid w:val="00E96E8D"/>
    <w:rsid w:val="00E96FB0"/>
    <w:rsid w:val="00E9743F"/>
    <w:rsid w:val="00E9766B"/>
    <w:rsid w:val="00E9767D"/>
    <w:rsid w:val="00E97F04"/>
    <w:rsid w:val="00EA01C2"/>
    <w:rsid w:val="00EA02E7"/>
    <w:rsid w:val="00EA082D"/>
    <w:rsid w:val="00EA08C3"/>
    <w:rsid w:val="00EA0CAC"/>
    <w:rsid w:val="00EA0E0D"/>
    <w:rsid w:val="00EA180F"/>
    <w:rsid w:val="00EA194A"/>
    <w:rsid w:val="00EA197F"/>
    <w:rsid w:val="00EA19FD"/>
    <w:rsid w:val="00EA1E54"/>
    <w:rsid w:val="00EA1EF8"/>
    <w:rsid w:val="00EA2204"/>
    <w:rsid w:val="00EA25B7"/>
    <w:rsid w:val="00EA2D66"/>
    <w:rsid w:val="00EA311D"/>
    <w:rsid w:val="00EA32E0"/>
    <w:rsid w:val="00EA3CF5"/>
    <w:rsid w:val="00EA3EF7"/>
    <w:rsid w:val="00EA425F"/>
    <w:rsid w:val="00EA49B0"/>
    <w:rsid w:val="00EA4E00"/>
    <w:rsid w:val="00EA4F64"/>
    <w:rsid w:val="00EA525A"/>
    <w:rsid w:val="00EA58C7"/>
    <w:rsid w:val="00EA5CE7"/>
    <w:rsid w:val="00EA6065"/>
    <w:rsid w:val="00EA6294"/>
    <w:rsid w:val="00EA64C5"/>
    <w:rsid w:val="00EA762C"/>
    <w:rsid w:val="00EA7F63"/>
    <w:rsid w:val="00EB053A"/>
    <w:rsid w:val="00EB0E9A"/>
    <w:rsid w:val="00EB1260"/>
    <w:rsid w:val="00EB16C0"/>
    <w:rsid w:val="00EB2223"/>
    <w:rsid w:val="00EB2C86"/>
    <w:rsid w:val="00EB2CA8"/>
    <w:rsid w:val="00EB2F35"/>
    <w:rsid w:val="00EB3A25"/>
    <w:rsid w:val="00EB3D46"/>
    <w:rsid w:val="00EB417A"/>
    <w:rsid w:val="00EB4311"/>
    <w:rsid w:val="00EB4CFF"/>
    <w:rsid w:val="00EB5426"/>
    <w:rsid w:val="00EB5467"/>
    <w:rsid w:val="00EB5937"/>
    <w:rsid w:val="00EB5DD7"/>
    <w:rsid w:val="00EB5EC2"/>
    <w:rsid w:val="00EB5F3E"/>
    <w:rsid w:val="00EB654E"/>
    <w:rsid w:val="00EB6754"/>
    <w:rsid w:val="00EB68BA"/>
    <w:rsid w:val="00EB6D15"/>
    <w:rsid w:val="00EB6FC8"/>
    <w:rsid w:val="00EB75D9"/>
    <w:rsid w:val="00EB7E43"/>
    <w:rsid w:val="00EC01D2"/>
    <w:rsid w:val="00EC03A6"/>
    <w:rsid w:val="00EC09E3"/>
    <w:rsid w:val="00EC0C58"/>
    <w:rsid w:val="00EC0F90"/>
    <w:rsid w:val="00EC17EE"/>
    <w:rsid w:val="00EC1E5E"/>
    <w:rsid w:val="00EC1E85"/>
    <w:rsid w:val="00EC26A4"/>
    <w:rsid w:val="00EC2775"/>
    <w:rsid w:val="00EC27C3"/>
    <w:rsid w:val="00EC2B7B"/>
    <w:rsid w:val="00EC2F80"/>
    <w:rsid w:val="00EC2FA4"/>
    <w:rsid w:val="00EC3305"/>
    <w:rsid w:val="00EC37CE"/>
    <w:rsid w:val="00EC37D5"/>
    <w:rsid w:val="00EC3800"/>
    <w:rsid w:val="00EC3D3C"/>
    <w:rsid w:val="00EC3E81"/>
    <w:rsid w:val="00EC42F3"/>
    <w:rsid w:val="00EC5257"/>
    <w:rsid w:val="00EC55E8"/>
    <w:rsid w:val="00EC56D6"/>
    <w:rsid w:val="00EC5E69"/>
    <w:rsid w:val="00EC649A"/>
    <w:rsid w:val="00EC6582"/>
    <w:rsid w:val="00EC665D"/>
    <w:rsid w:val="00EC713C"/>
    <w:rsid w:val="00EC7209"/>
    <w:rsid w:val="00EC76F2"/>
    <w:rsid w:val="00EC7793"/>
    <w:rsid w:val="00ED00A4"/>
    <w:rsid w:val="00ED0307"/>
    <w:rsid w:val="00ED0A04"/>
    <w:rsid w:val="00ED0C3C"/>
    <w:rsid w:val="00ED0E5F"/>
    <w:rsid w:val="00ED13CA"/>
    <w:rsid w:val="00ED1454"/>
    <w:rsid w:val="00ED15E1"/>
    <w:rsid w:val="00ED172B"/>
    <w:rsid w:val="00ED1F42"/>
    <w:rsid w:val="00ED2476"/>
    <w:rsid w:val="00ED27E5"/>
    <w:rsid w:val="00ED3462"/>
    <w:rsid w:val="00ED3D07"/>
    <w:rsid w:val="00ED3DF7"/>
    <w:rsid w:val="00ED4006"/>
    <w:rsid w:val="00ED4014"/>
    <w:rsid w:val="00ED408B"/>
    <w:rsid w:val="00ED4293"/>
    <w:rsid w:val="00ED47D0"/>
    <w:rsid w:val="00ED4A21"/>
    <w:rsid w:val="00ED54A6"/>
    <w:rsid w:val="00ED560C"/>
    <w:rsid w:val="00ED56F8"/>
    <w:rsid w:val="00ED58EF"/>
    <w:rsid w:val="00ED5EE6"/>
    <w:rsid w:val="00ED6AC1"/>
    <w:rsid w:val="00ED6F56"/>
    <w:rsid w:val="00ED729F"/>
    <w:rsid w:val="00ED7419"/>
    <w:rsid w:val="00ED78C7"/>
    <w:rsid w:val="00ED7D7C"/>
    <w:rsid w:val="00EE015C"/>
    <w:rsid w:val="00EE01F0"/>
    <w:rsid w:val="00EE054F"/>
    <w:rsid w:val="00EE0DF0"/>
    <w:rsid w:val="00EE1755"/>
    <w:rsid w:val="00EE1878"/>
    <w:rsid w:val="00EE1919"/>
    <w:rsid w:val="00EE1BD5"/>
    <w:rsid w:val="00EE1D8F"/>
    <w:rsid w:val="00EE2186"/>
    <w:rsid w:val="00EE21F2"/>
    <w:rsid w:val="00EE230F"/>
    <w:rsid w:val="00EE23A5"/>
    <w:rsid w:val="00EE2451"/>
    <w:rsid w:val="00EE245B"/>
    <w:rsid w:val="00EE253E"/>
    <w:rsid w:val="00EE2611"/>
    <w:rsid w:val="00EE2C94"/>
    <w:rsid w:val="00EE30F9"/>
    <w:rsid w:val="00EE3210"/>
    <w:rsid w:val="00EE33CA"/>
    <w:rsid w:val="00EE3AAD"/>
    <w:rsid w:val="00EE4327"/>
    <w:rsid w:val="00EE44F1"/>
    <w:rsid w:val="00EE4F86"/>
    <w:rsid w:val="00EE6289"/>
    <w:rsid w:val="00EE62D7"/>
    <w:rsid w:val="00EE63E1"/>
    <w:rsid w:val="00EE6E2E"/>
    <w:rsid w:val="00EE6F5E"/>
    <w:rsid w:val="00EE7C5A"/>
    <w:rsid w:val="00EE7D78"/>
    <w:rsid w:val="00EE7F02"/>
    <w:rsid w:val="00EF07CD"/>
    <w:rsid w:val="00EF0ECB"/>
    <w:rsid w:val="00EF1200"/>
    <w:rsid w:val="00EF12B7"/>
    <w:rsid w:val="00EF14C8"/>
    <w:rsid w:val="00EF162D"/>
    <w:rsid w:val="00EF1845"/>
    <w:rsid w:val="00EF19B9"/>
    <w:rsid w:val="00EF27D1"/>
    <w:rsid w:val="00EF27F1"/>
    <w:rsid w:val="00EF33F5"/>
    <w:rsid w:val="00EF34F5"/>
    <w:rsid w:val="00EF350B"/>
    <w:rsid w:val="00EF3EE0"/>
    <w:rsid w:val="00EF4613"/>
    <w:rsid w:val="00EF464C"/>
    <w:rsid w:val="00EF5342"/>
    <w:rsid w:val="00EF58FD"/>
    <w:rsid w:val="00EF5911"/>
    <w:rsid w:val="00EF5A8D"/>
    <w:rsid w:val="00EF60FB"/>
    <w:rsid w:val="00EF6774"/>
    <w:rsid w:val="00EF6A99"/>
    <w:rsid w:val="00EF6CB7"/>
    <w:rsid w:val="00EF6EDA"/>
    <w:rsid w:val="00EF70DD"/>
    <w:rsid w:val="00EF7AF4"/>
    <w:rsid w:val="00EF7D5E"/>
    <w:rsid w:val="00EF7D93"/>
    <w:rsid w:val="00EF7D9C"/>
    <w:rsid w:val="00EF7EF0"/>
    <w:rsid w:val="00F000B0"/>
    <w:rsid w:val="00F002EE"/>
    <w:rsid w:val="00F00B07"/>
    <w:rsid w:val="00F01260"/>
    <w:rsid w:val="00F01287"/>
    <w:rsid w:val="00F01BB4"/>
    <w:rsid w:val="00F01BE5"/>
    <w:rsid w:val="00F0235B"/>
    <w:rsid w:val="00F027A5"/>
    <w:rsid w:val="00F0289F"/>
    <w:rsid w:val="00F02D44"/>
    <w:rsid w:val="00F02EA5"/>
    <w:rsid w:val="00F02FBC"/>
    <w:rsid w:val="00F03482"/>
    <w:rsid w:val="00F03BFC"/>
    <w:rsid w:val="00F052CC"/>
    <w:rsid w:val="00F05435"/>
    <w:rsid w:val="00F05511"/>
    <w:rsid w:val="00F05595"/>
    <w:rsid w:val="00F05AC0"/>
    <w:rsid w:val="00F05EC1"/>
    <w:rsid w:val="00F06033"/>
    <w:rsid w:val="00F061C3"/>
    <w:rsid w:val="00F06E5D"/>
    <w:rsid w:val="00F06E76"/>
    <w:rsid w:val="00F06FCA"/>
    <w:rsid w:val="00F0747F"/>
    <w:rsid w:val="00F075B2"/>
    <w:rsid w:val="00F07654"/>
    <w:rsid w:val="00F079AC"/>
    <w:rsid w:val="00F100CF"/>
    <w:rsid w:val="00F1013A"/>
    <w:rsid w:val="00F1015C"/>
    <w:rsid w:val="00F1019B"/>
    <w:rsid w:val="00F1042F"/>
    <w:rsid w:val="00F10BB2"/>
    <w:rsid w:val="00F10E75"/>
    <w:rsid w:val="00F11755"/>
    <w:rsid w:val="00F11A4E"/>
    <w:rsid w:val="00F128EA"/>
    <w:rsid w:val="00F13689"/>
    <w:rsid w:val="00F13A9C"/>
    <w:rsid w:val="00F13BC5"/>
    <w:rsid w:val="00F14395"/>
    <w:rsid w:val="00F144F1"/>
    <w:rsid w:val="00F148A5"/>
    <w:rsid w:val="00F148C2"/>
    <w:rsid w:val="00F16F04"/>
    <w:rsid w:val="00F16FC7"/>
    <w:rsid w:val="00F17145"/>
    <w:rsid w:val="00F173EF"/>
    <w:rsid w:val="00F20136"/>
    <w:rsid w:val="00F2018A"/>
    <w:rsid w:val="00F203AB"/>
    <w:rsid w:val="00F20DFC"/>
    <w:rsid w:val="00F21238"/>
    <w:rsid w:val="00F21247"/>
    <w:rsid w:val="00F21477"/>
    <w:rsid w:val="00F218B7"/>
    <w:rsid w:val="00F21CDB"/>
    <w:rsid w:val="00F2231B"/>
    <w:rsid w:val="00F224C5"/>
    <w:rsid w:val="00F22748"/>
    <w:rsid w:val="00F22D8B"/>
    <w:rsid w:val="00F22DC8"/>
    <w:rsid w:val="00F233F3"/>
    <w:rsid w:val="00F238E3"/>
    <w:rsid w:val="00F23AFD"/>
    <w:rsid w:val="00F24038"/>
    <w:rsid w:val="00F240B3"/>
    <w:rsid w:val="00F2414E"/>
    <w:rsid w:val="00F246D3"/>
    <w:rsid w:val="00F2486B"/>
    <w:rsid w:val="00F24B43"/>
    <w:rsid w:val="00F24E19"/>
    <w:rsid w:val="00F24E41"/>
    <w:rsid w:val="00F24EEC"/>
    <w:rsid w:val="00F25247"/>
    <w:rsid w:val="00F2554C"/>
    <w:rsid w:val="00F25751"/>
    <w:rsid w:val="00F258AF"/>
    <w:rsid w:val="00F25A45"/>
    <w:rsid w:val="00F262B6"/>
    <w:rsid w:val="00F264AB"/>
    <w:rsid w:val="00F26B11"/>
    <w:rsid w:val="00F26C02"/>
    <w:rsid w:val="00F26D76"/>
    <w:rsid w:val="00F272DE"/>
    <w:rsid w:val="00F2731E"/>
    <w:rsid w:val="00F279F0"/>
    <w:rsid w:val="00F3006D"/>
    <w:rsid w:val="00F30588"/>
    <w:rsid w:val="00F3078C"/>
    <w:rsid w:val="00F307AD"/>
    <w:rsid w:val="00F30CD1"/>
    <w:rsid w:val="00F31150"/>
    <w:rsid w:val="00F31269"/>
    <w:rsid w:val="00F31AF2"/>
    <w:rsid w:val="00F320FC"/>
    <w:rsid w:val="00F3255C"/>
    <w:rsid w:val="00F32736"/>
    <w:rsid w:val="00F329E6"/>
    <w:rsid w:val="00F32B33"/>
    <w:rsid w:val="00F331AA"/>
    <w:rsid w:val="00F331E8"/>
    <w:rsid w:val="00F332BD"/>
    <w:rsid w:val="00F3378D"/>
    <w:rsid w:val="00F339D6"/>
    <w:rsid w:val="00F33D27"/>
    <w:rsid w:val="00F345B1"/>
    <w:rsid w:val="00F3488F"/>
    <w:rsid w:val="00F3508E"/>
    <w:rsid w:val="00F3540D"/>
    <w:rsid w:val="00F35B69"/>
    <w:rsid w:val="00F35C1E"/>
    <w:rsid w:val="00F35E89"/>
    <w:rsid w:val="00F35F80"/>
    <w:rsid w:val="00F36447"/>
    <w:rsid w:val="00F37081"/>
    <w:rsid w:val="00F370AA"/>
    <w:rsid w:val="00F373A3"/>
    <w:rsid w:val="00F37AE1"/>
    <w:rsid w:val="00F37B1C"/>
    <w:rsid w:val="00F37EB2"/>
    <w:rsid w:val="00F40DC4"/>
    <w:rsid w:val="00F40FF9"/>
    <w:rsid w:val="00F4173F"/>
    <w:rsid w:val="00F41A5E"/>
    <w:rsid w:val="00F423B0"/>
    <w:rsid w:val="00F42776"/>
    <w:rsid w:val="00F427FC"/>
    <w:rsid w:val="00F42BA4"/>
    <w:rsid w:val="00F43EE3"/>
    <w:rsid w:val="00F43F2F"/>
    <w:rsid w:val="00F4503B"/>
    <w:rsid w:val="00F45756"/>
    <w:rsid w:val="00F45966"/>
    <w:rsid w:val="00F45BFE"/>
    <w:rsid w:val="00F46265"/>
    <w:rsid w:val="00F462A2"/>
    <w:rsid w:val="00F466B0"/>
    <w:rsid w:val="00F468A3"/>
    <w:rsid w:val="00F4711F"/>
    <w:rsid w:val="00F47174"/>
    <w:rsid w:val="00F47362"/>
    <w:rsid w:val="00F476FD"/>
    <w:rsid w:val="00F4790A"/>
    <w:rsid w:val="00F479A7"/>
    <w:rsid w:val="00F47AE5"/>
    <w:rsid w:val="00F47CEA"/>
    <w:rsid w:val="00F47ED0"/>
    <w:rsid w:val="00F501DF"/>
    <w:rsid w:val="00F50230"/>
    <w:rsid w:val="00F504F4"/>
    <w:rsid w:val="00F50E6E"/>
    <w:rsid w:val="00F50F5D"/>
    <w:rsid w:val="00F5120E"/>
    <w:rsid w:val="00F5136D"/>
    <w:rsid w:val="00F513BF"/>
    <w:rsid w:val="00F518F2"/>
    <w:rsid w:val="00F519AE"/>
    <w:rsid w:val="00F51E5F"/>
    <w:rsid w:val="00F51EB5"/>
    <w:rsid w:val="00F522D4"/>
    <w:rsid w:val="00F527C5"/>
    <w:rsid w:val="00F52AA4"/>
    <w:rsid w:val="00F52D71"/>
    <w:rsid w:val="00F5325E"/>
    <w:rsid w:val="00F534DB"/>
    <w:rsid w:val="00F534F8"/>
    <w:rsid w:val="00F53516"/>
    <w:rsid w:val="00F536E5"/>
    <w:rsid w:val="00F53B23"/>
    <w:rsid w:val="00F53B27"/>
    <w:rsid w:val="00F53B93"/>
    <w:rsid w:val="00F53CA7"/>
    <w:rsid w:val="00F54115"/>
    <w:rsid w:val="00F54E2B"/>
    <w:rsid w:val="00F55579"/>
    <w:rsid w:val="00F55C38"/>
    <w:rsid w:val="00F55CF6"/>
    <w:rsid w:val="00F55E72"/>
    <w:rsid w:val="00F5616A"/>
    <w:rsid w:val="00F56658"/>
    <w:rsid w:val="00F569CD"/>
    <w:rsid w:val="00F56DC2"/>
    <w:rsid w:val="00F575F4"/>
    <w:rsid w:val="00F57941"/>
    <w:rsid w:val="00F57FB5"/>
    <w:rsid w:val="00F609CD"/>
    <w:rsid w:val="00F60A27"/>
    <w:rsid w:val="00F60A54"/>
    <w:rsid w:val="00F60E58"/>
    <w:rsid w:val="00F60F8D"/>
    <w:rsid w:val="00F611B1"/>
    <w:rsid w:val="00F616F1"/>
    <w:rsid w:val="00F61740"/>
    <w:rsid w:val="00F61AA9"/>
    <w:rsid w:val="00F6205B"/>
    <w:rsid w:val="00F6210B"/>
    <w:rsid w:val="00F624EA"/>
    <w:rsid w:val="00F62A16"/>
    <w:rsid w:val="00F62BFF"/>
    <w:rsid w:val="00F63144"/>
    <w:rsid w:val="00F640CB"/>
    <w:rsid w:val="00F640DE"/>
    <w:rsid w:val="00F647D7"/>
    <w:rsid w:val="00F64A52"/>
    <w:rsid w:val="00F64EF2"/>
    <w:rsid w:val="00F6512B"/>
    <w:rsid w:val="00F659A7"/>
    <w:rsid w:val="00F65B42"/>
    <w:rsid w:val="00F66123"/>
    <w:rsid w:val="00F661D2"/>
    <w:rsid w:val="00F66369"/>
    <w:rsid w:val="00F66A36"/>
    <w:rsid w:val="00F66E17"/>
    <w:rsid w:val="00F67A94"/>
    <w:rsid w:val="00F703F6"/>
    <w:rsid w:val="00F70786"/>
    <w:rsid w:val="00F70978"/>
    <w:rsid w:val="00F71182"/>
    <w:rsid w:val="00F714FB"/>
    <w:rsid w:val="00F7201C"/>
    <w:rsid w:val="00F721BC"/>
    <w:rsid w:val="00F725BF"/>
    <w:rsid w:val="00F729EC"/>
    <w:rsid w:val="00F72B2F"/>
    <w:rsid w:val="00F739ED"/>
    <w:rsid w:val="00F73C70"/>
    <w:rsid w:val="00F73CD6"/>
    <w:rsid w:val="00F73DC2"/>
    <w:rsid w:val="00F73ED7"/>
    <w:rsid w:val="00F7449F"/>
    <w:rsid w:val="00F74A8D"/>
    <w:rsid w:val="00F74CB5"/>
    <w:rsid w:val="00F74F16"/>
    <w:rsid w:val="00F74F49"/>
    <w:rsid w:val="00F753F8"/>
    <w:rsid w:val="00F758C2"/>
    <w:rsid w:val="00F75C2F"/>
    <w:rsid w:val="00F75D5D"/>
    <w:rsid w:val="00F75F01"/>
    <w:rsid w:val="00F75F70"/>
    <w:rsid w:val="00F7624A"/>
    <w:rsid w:val="00F7625D"/>
    <w:rsid w:val="00F766BD"/>
    <w:rsid w:val="00F76805"/>
    <w:rsid w:val="00F76B0A"/>
    <w:rsid w:val="00F7713C"/>
    <w:rsid w:val="00F77CCD"/>
    <w:rsid w:val="00F77E28"/>
    <w:rsid w:val="00F8007D"/>
    <w:rsid w:val="00F804A9"/>
    <w:rsid w:val="00F80560"/>
    <w:rsid w:val="00F80635"/>
    <w:rsid w:val="00F80E7E"/>
    <w:rsid w:val="00F81410"/>
    <w:rsid w:val="00F81480"/>
    <w:rsid w:val="00F816CA"/>
    <w:rsid w:val="00F81991"/>
    <w:rsid w:val="00F81C01"/>
    <w:rsid w:val="00F81FCF"/>
    <w:rsid w:val="00F82993"/>
    <w:rsid w:val="00F82EC4"/>
    <w:rsid w:val="00F830B0"/>
    <w:rsid w:val="00F8337F"/>
    <w:rsid w:val="00F8347B"/>
    <w:rsid w:val="00F8359E"/>
    <w:rsid w:val="00F83638"/>
    <w:rsid w:val="00F83AA3"/>
    <w:rsid w:val="00F83D4B"/>
    <w:rsid w:val="00F83D53"/>
    <w:rsid w:val="00F84255"/>
    <w:rsid w:val="00F8491F"/>
    <w:rsid w:val="00F84DF0"/>
    <w:rsid w:val="00F8527A"/>
    <w:rsid w:val="00F854A7"/>
    <w:rsid w:val="00F85A47"/>
    <w:rsid w:val="00F85EC9"/>
    <w:rsid w:val="00F86876"/>
    <w:rsid w:val="00F86F06"/>
    <w:rsid w:val="00F871E0"/>
    <w:rsid w:val="00F87200"/>
    <w:rsid w:val="00F8750C"/>
    <w:rsid w:val="00F87638"/>
    <w:rsid w:val="00F877F4"/>
    <w:rsid w:val="00F87B70"/>
    <w:rsid w:val="00F87CC5"/>
    <w:rsid w:val="00F87CFD"/>
    <w:rsid w:val="00F9043C"/>
    <w:rsid w:val="00F91B2D"/>
    <w:rsid w:val="00F9246F"/>
    <w:rsid w:val="00F9299E"/>
    <w:rsid w:val="00F92AA2"/>
    <w:rsid w:val="00F92C10"/>
    <w:rsid w:val="00F931C9"/>
    <w:rsid w:val="00F9434D"/>
    <w:rsid w:val="00F948AF"/>
    <w:rsid w:val="00F9533A"/>
    <w:rsid w:val="00F9562F"/>
    <w:rsid w:val="00F959DF"/>
    <w:rsid w:val="00F95E6C"/>
    <w:rsid w:val="00F95FCA"/>
    <w:rsid w:val="00F96017"/>
    <w:rsid w:val="00F963F3"/>
    <w:rsid w:val="00F964F2"/>
    <w:rsid w:val="00F96CFF"/>
    <w:rsid w:val="00F96D44"/>
    <w:rsid w:val="00F971E9"/>
    <w:rsid w:val="00F97229"/>
    <w:rsid w:val="00F97805"/>
    <w:rsid w:val="00F979ED"/>
    <w:rsid w:val="00F97A39"/>
    <w:rsid w:val="00F97BF0"/>
    <w:rsid w:val="00F97ED6"/>
    <w:rsid w:val="00F97F9F"/>
    <w:rsid w:val="00FA0093"/>
    <w:rsid w:val="00FA0764"/>
    <w:rsid w:val="00FA091A"/>
    <w:rsid w:val="00FA0A54"/>
    <w:rsid w:val="00FA0BDA"/>
    <w:rsid w:val="00FA0D12"/>
    <w:rsid w:val="00FA1A61"/>
    <w:rsid w:val="00FA1D0E"/>
    <w:rsid w:val="00FA252F"/>
    <w:rsid w:val="00FA2719"/>
    <w:rsid w:val="00FA2782"/>
    <w:rsid w:val="00FA29D8"/>
    <w:rsid w:val="00FA2A04"/>
    <w:rsid w:val="00FA2B5A"/>
    <w:rsid w:val="00FA315D"/>
    <w:rsid w:val="00FA3314"/>
    <w:rsid w:val="00FA3725"/>
    <w:rsid w:val="00FA374C"/>
    <w:rsid w:val="00FA3D13"/>
    <w:rsid w:val="00FA4064"/>
    <w:rsid w:val="00FA40B3"/>
    <w:rsid w:val="00FA4404"/>
    <w:rsid w:val="00FA45B6"/>
    <w:rsid w:val="00FA4660"/>
    <w:rsid w:val="00FA473A"/>
    <w:rsid w:val="00FA47DA"/>
    <w:rsid w:val="00FA4D47"/>
    <w:rsid w:val="00FA5143"/>
    <w:rsid w:val="00FA567F"/>
    <w:rsid w:val="00FA5701"/>
    <w:rsid w:val="00FA5DE2"/>
    <w:rsid w:val="00FA6439"/>
    <w:rsid w:val="00FA65C5"/>
    <w:rsid w:val="00FA688F"/>
    <w:rsid w:val="00FA6CCD"/>
    <w:rsid w:val="00FA71C7"/>
    <w:rsid w:val="00FA737C"/>
    <w:rsid w:val="00FA768C"/>
    <w:rsid w:val="00FA7983"/>
    <w:rsid w:val="00FA7FEE"/>
    <w:rsid w:val="00FB01D1"/>
    <w:rsid w:val="00FB0244"/>
    <w:rsid w:val="00FB0557"/>
    <w:rsid w:val="00FB06DD"/>
    <w:rsid w:val="00FB0F8C"/>
    <w:rsid w:val="00FB11EC"/>
    <w:rsid w:val="00FB1398"/>
    <w:rsid w:val="00FB1F73"/>
    <w:rsid w:val="00FB2221"/>
    <w:rsid w:val="00FB2A91"/>
    <w:rsid w:val="00FB2AE5"/>
    <w:rsid w:val="00FB2D80"/>
    <w:rsid w:val="00FB2F0F"/>
    <w:rsid w:val="00FB30C6"/>
    <w:rsid w:val="00FB397F"/>
    <w:rsid w:val="00FB4114"/>
    <w:rsid w:val="00FB429F"/>
    <w:rsid w:val="00FB4422"/>
    <w:rsid w:val="00FB4653"/>
    <w:rsid w:val="00FB48DD"/>
    <w:rsid w:val="00FB4BE1"/>
    <w:rsid w:val="00FB4C90"/>
    <w:rsid w:val="00FB4F24"/>
    <w:rsid w:val="00FB50F2"/>
    <w:rsid w:val="00FB5596"/>
    <w:rsid w:val="00FB55D4"/>
    <w:rsid w:val="00FB5761"/>
    <w:rsid w:val="00FB57EA"/>
    <w:rsid w:val="00FB580E"/>
    <w:rsid w:val="00FB5CA0"/>
    <w:rsid w:val="00FB5D6D"/>
    <w:rsid w:val="00FB5D95"/>
    <w:rsid w:val="00FB5DF0"/>
    <w:rsid w:val="00FB6578"/>
    <w:rsid w:val="00FB65A8"/>
    <w:rsid w:val="00FB6BFD"/>
    <w:rsid w:val="00FB6FDE"/>
    <w:rsid w:val="00FB77B0"/>
    <w:rsid w:val="00FB7B38"/>
    <w:rsid w:val="00FB7D16"/>
    <w:rsid w:val="00FC0263"/>
    <w:rsid w:val="00FC0E68"/>
    <w:rsid w:val="00FC10CF"/>
    <w:rsid w:val="00FC1491"/>
    <w:rsid w:val="00FC1858"/>
    <w:rsid w:val="00FC2200"/>
    <w:rsid w:val="00FC225B"/>
    <w:rsid w:val="00FC2462"/>
    <w:rsid w:val="00FC2CE6"/>
    <w:rsid w:val="00FC3004"/>
    <w:rsid w:val="00FC30F9"/>
    <w:rsid w:val="00FC3589"/>
    <w:rsid w:val="00FC3FC6"/>
    <w:rsid w:val="00FC406F"/>
    <w:rsid w:val="00FC424E"/>
    <w:rsid w:val="00FC4327"/>
    <w:rsid w:val="00FC4D4A"/>
    <w:rsid w:val="00FC5014"/>
    <w:rsid w:val="00FC505F"/>
    <w:rsid w:val="00FC5A65"/>
    <w:rsid w:val="00FC5B40"/>
    <w:rsid w:val="00FC607D"/>
    <w:rsid w:val="00FC636E"/>
    <w:rsid w:val="00FC660B"/>
    <w:rsid w:val="00FC696F"/>
    <w:rsid w:val="00FC706D"/>
    <w:rsid w:val="00FC746D"/>
    <w:rsid w:val="00FC7CAD"/>
    <w:rsid w:val="00FC7E09"/>
    <w:rsid w:val="00FD08F7"/>
    <w:rsid w:val="00FD092F"/>
    <w:rsid w:val="00FD126A"/>
    <w:rsid w:val="00FD126B"/>
    <w:rsid w:val="00FD18E9"/>
    <w:rsid w:val="00FD1E76"/>
    <w:rsid w:val="00FD207B"/>
    <w:rsid w:val="00FD2154"/>
    <w:rsid w:val="00FD21F1"/>
    <w:rsid w:val="00FD26D9"/>
    <w:rsid w:val="00FD2866"/>
    <w:rsid w:val="00FD2DF0"/>
    <w:rsid w:val="00FD314C"/>
    <w:rsid w:val="00FD319E"/>
    <w:rsid w:val="00FD32F2"/>
    <w:rsid w:val="00FD38C1"/>
    <w:rsid w:val="00FD4483"/>
    <w:rsid w:val="00FD47F2"/>
    <w:rsid w:val="00FD4A1D"/>
    <w:rsid w:val="00FD4B15"/>
    <w:rsid w:val="00FD5298"/>
    <w:rsid w:val="00FD570C"/>
    <w:rsid w:val="00FD583C"/>
    <w:rsid w:val="00FD5865"/>
    <w:rsid w:val="00FD5D0E"/>
    <w:rsid w:val="00FD602F"/>
    <w:rsid w:val="00FD61D5"/>
    <w:rsid w:val="00FD6385"/>
    <w:rsid w:val="00FD6704"/>
    <w:rsid w:val="00FD7223"/>
    <w:rsid w:val="00FD7D8A"/>
    <w:rsid w:val="00FE00CC"/>
    <w:rsid w:val="00FE0693"/>
    <w:rsid w:val="00FE087F"/>
    <w:rsid w:val="00FE0EAA"/>
    <w:rsid w:val="00FE10CB"/>
    <w:rsid w:val="00FE1870"/>
    <w:rsid w:val="00FE1997"/>
    <w:rsid w:val="00FE1BE4"/>
    <w:rsid w:val="00FE1EC2"/>
    <w:rsid w:val="00FE245B"/>
    <w:rsid w:val="00FE33B1"/>
    <w:rsid w:val="00FE3457"/>
    <w:rsid w:val="00FE35B5"/>
    <w:rsid w:val="00FE3CBB"/>
    <w:rsid w:val="00FE3CE9"/>
    <w:rsid w:val="00FE4EAD"/>
    <w:rsid w:val="00FE5B88"/>
    <w:rsid w:val="00FE5BFE"/>
    <w:rsid w:val="00FE70AE"/>
    <w:rsid w:val="00FE71DE"/>
    <w:rsid w:val="00FE7A8C"/>
    <w:rsid w:val="00FE7DDE"/>
    <w:rsid w:val="00FF008E"/>
    <w:rsid w:val="00FF034A"/>
    <w:rsid w:val="00FF06DE"/>
    <w:rsid w:val="00FF0A4A"/>
    <w:rsid w:val="00FF0E22"/>
    <w:rsid w:val="00FF0E42"/>
    <w:rsid w:val="00FF0E73"/>
    <w:rsid w:val="00FF0F95"/>
    <w:rsid w:val="00FF1928"/>
    <w:rsid w:val="00FF1AE0"/>
    <w:rsid w:val="00FF1D43"/>
    <w:rsid w:val="00FF1DAD"/>
    <w:rsid w:val="00FF2235"/>
    <w:rsid w:val="00FF28DC"/>
    <w:rsid w:val="00FF2E72"/>
    <w:rsid w:val="00FF354D"/>
    <w:rsid w:val="00FF37D0"/>
    <w:rsid w:val="00FF4027"/>
    <w:rsid w:val="00FF4387"/>
    <w:rsid w:val="00FF462B"/>
    <w:rsid w:val="00FF4E3C"/>
    <w:rsid w:val="00FF52A0"/>
    <w:rsid w:val="00FF52DD"/>
    <w:rsid w:val="00FF537B"/>
    <w:rsid w:val="00FF5828"/>
    <w:rsid w:val="00FF5848"/>
    <w:rsid w:val="00FF5CC9"/>
    <w:rsid w:val="00FF5CD9"/>
    <w:rsid w:val="00FF5EE1"/>
    <w:rsid w:val="00FF6AD1"/>
    <w:rsid w:val="00FF6FCC"/>
    <w:rsid w:val="00FF7393"/>
    <w:rsid w:val="00FF7397"/>
    <w:rsid w:val="00FF74E4"/>
    <w:rsid w:val="00FF7A2C"/>
    <w:rsid w:val="00FF7C18"/>
    <w:rsid w:val="00FF7C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8B0675"/>
  <w15:docId w15:val="{1A1CA66C-E34F-4963-ABC9-E9247F1A1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67A0"/>
    <w:pPr>
      <w:spacing w:after="0" w:line="240" w:lineRule="auto"/>
    </w:pPr>
    <w:rPr>
      <w:rFonts w:ascii="Times New Roman" w:eastAsia="宋体" w:hAnsi="Times New Roman" w:cs="Times New Roman"/>
      <w:sz w:val="24"/>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40F33"/>
    <w:pPr>
      <w:ind w:left="720"/>
      <w:contextualSpacing/>
    </w:pPr>
  </w:style>
  <w:style w:type="paragraph" w:styleId="a4">
    <w:name w:val="footnote text"/>
    <w:basedOn w:val="a"/>
    <w:link w:val="a5"/>
    <w:uiPriority w:val="99"/>
    <w:unhideWhenUsed/>
    <w:rsid w:val="000154D0"/>
    <w:rPr>
      <w:sz w:val="20"/>
      <w:szCs w:val="20"/>
    </w:rPr>
  </w:style>
  <w:style w:type="character" w:customStyle="1" w:styleId="a5">
    <w:name w:val="脚注文本 字符"/>
    <w:basedOn w:val="a0"/>
    <w:link w:val="a4"/>
    <w:uiPriority w:val="99"/>
    <w:rsid w:val="000154D0"/>
    <w:rPr>
      <w:rFonts w:ascii="Times New Roman" w:eastAsia="宋体" w:hAnsi="Times New Roman" w:cs="Times New Roman"/>
      <w:sz w:val="20"/>
      <w:szCs w:val="20"/>
      <w:lang w:eastAsia="zh-CN"/>
    </w:rPr>
  </w:style>
  <w:style w:type="character" w:styleId="a6">
    <w:name w:val="footnote reference"/>
    <w:basedOn w:val="a0"/>
    <w:uiPriority w:val="99"/>
    <w:semiHidden/>
    <w:unhideWhenUsed/>
    <w:rsid w:val="000154D0"/>
    <w:rPr>
      <w:vertAlign w:val="superscript"/>
    </w:rPr>
  </w:style>
  <w:style w:type="paragraph" w:styleId="a7">
    <w:name w:val="Body Text"/>
    <w:basedOn w:val="a"/>
    <w:link w:val="a8"/>
    <w:rsid w:val="00B436B9"/>
    <w:pPr>
      <w:jc w:val="both"/>
    </w:pPr>
    <w:rPr>
      <w:rFonts w:eastAsia="Times New Roman"/>
      <w:lang w:eastAsia="en-US"/>
    </w:rPr>
  </w:style>
  <w:style w:type="character" w:customStyle="1" w:styleId="a8">
    <w:name w:val="正文文本 字符"/>
    <w:basedOn w:val="a0"/>
    <w:link w:val="a7"/>
    <w:rsid w:val="00B436B9"/>
    <w:rPr>
      <w:rFonts w:ascii="Times New Roman" w:eastAsia="Times New Roman" w:hAnsi="Times New Roman" w:cs="Times New Roman"/>
      <w:sz w:val="24"/>
      <w:szCs w:val="24"/>
    </w:rPr>
  </w:style>
  <w:style w:type="paragraph" w:styleId="a9">
    <w:name w:val="header"/>
    <w:basedOn w:val="a"/>
    <w:link w:val="aa"/>
    <w:uiPriority w:val="99"/>
    <w:unhideWhenUsed/>
    <w:rsid w:val="00D37F5F"/>
    <w:pPr>
      <w:tabs>
        <w:tab w:val="center" w:pos="4680"/>
        <w:tab w:val="right" w:pos="9360"/>
      </w:tabs>
    </w:pPr>
  </w:style>
  <w:style w:type="character" w:customStyle="1" w:styleId="aa">
    <w:name w:val="页眉 字符"/>
    <w:basedOn w:val="a0"/>
    <w:link w:val="a9"/>
    <w:uiPriority w:val="99"/>
    <w:rsid w:val="00D37F5F"/>
    <w:rPr>
      <w:rFonts w:ascii="Times New Roman" w:eastAsia="宋体" w:hAnsi="Times New Roman" w:cs="Times New Roman"/>
      <w:sz w:val="24"/>
      <w:szCs w:val="24"/>
      <w:lang w:eastAsia="zh-CN"/>
    </w:rPr>
  </w:style>
  <w:style w:type="paragraph" w:styleId="ab">
    <w:name w:val="footer"/>
    <w:basedOn w:val="a"/>
    <w:link w:val="ac"/>
    <w:uiPriority w:val="99"/>
    <w:unhideWhenUsed/>
    <w:rsid w:val="00D37F5F"/>
    <w:pPr>
      <w:tabs>
        <w:tab w:val="center" w:pos="4680"/>
        <w:tab w:val="right" w:pos="9360"/>
      </w:tabs>
    </w:pPr>
  </w:style>
  <w:style w:type="character" w:customStyle="1" w:styleId="ac">
    <w:name w:val="页脚 字符"/>
    <w:basedOn w:val="a0"/>
    <w:link w:val="ab"/>
    <w:uiPriority w:val="99"/>
    <w:rsid w:val="00D37F5F"/>
    <w:rPr>
      <w:rFonts w:ascii="Times New Roman" w:eastAsia="宋体" w:hAnsi="Times New Roman" w:cs="Times New Roman"/>
      <w:sz w:val="24"/>
      <w:szCs w:val="24"/>
      <w:lang w:eastAsia="zh-CN"/>
    </w:rPr>
  </w:style>
  <w:style w:type="paragraph" w:styleId="ad">
    <w:name w:val="Balloon Text"/>
    <w:basedOn w:val="a"/>
    <w:link w:val="ae"/>
    <w:uiPriority w:val="99"/>
    <w:semiHidden/>
    <w:unhideWhenUsed/>
    <w:rsid w:val="00BC3CDB"/>
    <w:rPr>
      <w:rFonts w:ascii="Tahoma" w:hAnsi="Tahoma" w:cs="Tahoma"/>
      <w:sz w:val="16"/>
      <w:szCs w:val="16"/>
    </w:rPr>
  </w:style>
  <w:style w:type="character" w:customStyle="1" w:styleId="ae">
    <w:name w:val="批注框文本 字符"/>
    <w:basedOn w:val="a0"/>
    <w:link w:val="ad"/>
    <w:uiPriority w:val="99"/>
    <w:semiHidden/>
    <w:rsid w:val="00BC3CDB"/>
    <w:rPr>
      <w:rFonts w:ascii="Tahoma" w:eastAsia="宋体" w:hAnsi="Tahoma" w:cs="Tahoma"/>
      <w:sz w:val="16"/>
      <w:szCs w:val="16"/>
      <w:lang w:eastAsia="zh-CN"/>
    </w:rPr>
  </w:style>
  <w:style w:type="character" w:styleId="af">
    <w:name w:val="annotation reference"/>
    <w:basedOn w:val="a0"/>
    <w:uiPriority w:val="99"/>
    <w:semiHidden/>
    <w:unhideWhenUsed/>
    <w:rsid w:val="00BC3CDB"/>
    <w:rPr>
      <w:sz w:val="16"/>
      <w:szCs w:val="16"/>
    </w:rPr>
  </w:style>
  <w:style w:type="paragraph" w:styleId="af0">
    <w:name w:val="annotation text"/>
    <w:basedOn w:val="a"/>
    <w:link w:val="af1"/>
    <w:uiPriority w:val="99"/>
    <w:unhideWhenUsed/>
    <w:rsid w:val="00BC3CDB"/>
    <w:rPr>
      <w:sz w:val="20"/>
      <w:szCs w:val="20"/>
    </w:rPr>
  </w:style>
  <w:style w:type="character" w:customStyle="1" w:styleId="af1">
    <w:name w:val="批注文字 字符"/>
    <w:basedOn w:val="a0"/>
    <w:link w:val="af0"/>
    <w:uiPriority w:val="99"/>
    <w:rsid w:val="00BC3CDB"/>
    <w:rPr>
      <w:rFonts w:ascii="Times New Roman" w:eastAsia="宋体" w:hAnsi="Times New Roman" w:cs="Times New Roman"/>
      <w:sz w:val="20"/>
      <w:szCs w:val="20"/>
      <w:lang w:eastAsia="zh-CN"/>
    </w:rPr>
  </w:style>
  <w:style w:type="paragraph" w:styleId="af2">
    <w:name w:val="annotation subject"/>
    <w:basedOn w:val="af0"/>
    <w:next w:val="af0"/>
    <w:link w:val="af3"/>
    <w:uiPriority w:val="99"/>
    <w:semiHidden/>
    <w:unhideWhenUsed/>
    <w:rsid w:val="00BC3CDB"/>
    <w:rPr>
      <w:b/>
      <w:bCs/>
    </w:rPr>
  </w:style>
  <w:style w:type="character" w:customStyle="1" w:styleId="af3">
    <w:name w:val="批注主题 字符"/>
    <w:basedOn w:val="af1"/>
    <w:link w:val="af2"/>
    <w:uiPriority w:val="99"/>
    <w:semiHidden/>
    <w:rsid w:val="00BC3CDB"/>
    <w:rPr>
      <w:rFonts w:ascii="Times New Roman" w:eastAsia="宋体" w:hAnsi="Times New Roman" w:cs="Times New Roman"/>
      <w:b/>
      <w:bCs/>
      <w:sz w:val="20"/>
      <w:szCs w:val="20"/>
      <w:lang w:eastAsia="zh-CN"/>
    </w:rPr>
  </w:style>
  <w:style w:type="character" w:styleId="af4">
    <w:name w:val="Placeholder Text"/>
    <w:basedOn w:val="a0"/>
    <w:uiPriority w:val="99"/>
    <w:semiHidden/>
    <w:rsid w:val="003E5268"/>
    <w:rPr>
      <w:color w:val="808080"/>
    </w:rPr>
  </w:style>
  <w:style w:type="paragraph" w:styleId="af5">
    <w:name w:val="Revision"/>
    <w:hidden/>
    <w:uiPriority w:val="99"/>
    <w:semiHidden/>
    <w:rsid w:val="009D7B0E"/>
    <w:pPr>
      <w:spacing w:after="0" w:line="240" w:lineRule="auto"/>
    </w:pPr>
    <w:rPr>
      <w:rFonts w:ascii="Times New Roman" w:eastAsia="宋体" w:hAnsi="Times New Roman" w:cs="Times New Roman"/>
      <w:sz w:val="24"/>
      <w:szCs w:val="24"/>
      <w:lang w:eastAsia="zh-CN"/>
    </w:rPr>
  </w:style>
  <w:style w:type="paragraph" w:styleId="af6">
    <w:name w:val="Title"/>
    <w:basedOn w:val="a"/>
    <w:next w:val="a"/>
    <w:link w:val="af7"/>
    <w:uiPriority w:val="10"/>
    <w:qFormat/>
    <w:rsid w:val="00A8673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f7">
    <w:name w:val="标题 字符"/>
    <w:basedOn w:val="a0"/>
    <w:link w:val="af6"/>
    <w:uiPriority w:val="10"/>
    <w:rsid w:val="00A86734"/>
    <w:rPr>
      <w:rFonts w:asciiTheme="majorHAnsi" w:eastAsiaTheme="majorEastAsia" w:hAnsiTheme="majorHAnsi" w:cstheme="majorBidi"/>
      <w:color w:val="17365D" w:themeColor="text2" w:themeShade="BF"/>
      <w:spacing w:val="5"/>
      <w:kern w:val="28"/>
      <w:sz w:val="52"/>
      <w:szCs w:val="52"/>
      <w:lang w:eastAsia="zh-CN"/>
    </w:rPr>
  </w:style>
  <w:style w:type="paragraph" w:styleId="af8">
    <w:name w:val="Date"/>
    <w:basedOn w:val="a"/>
    <w:next w:val="a"/>
    <w:link w:val="af9"/>
    <w:uiPriority w:val="99"/>
    <w:semiHidden/>
    <w:unhideWhenUsed/>
    <w:rsid w:val="00265F41"/>
  </w:style>
  <w:style w:type="character" w:customStyle="1" w:styleId="af9">
    <w:name w:val="日期 字符"/>
    <w:basedOn w:val="a0"/>
    <w:link w:val="af8"/>
    <w:uiPriority w:val="99"/>
    <w:semiHidden/>
    <w:rsid w:val="00265F41"/>
    <w:rPr>
      <w:rFonts w:ascii="Times New Roman" w:eastAsia="宋体" w:hAnsi="Times New Roman" w:cs="Times New Roman"/>
      <w:sz w:val="24"/>
      <w:szCs w:val="24"/>
      <w:lang w:eastAsia="zh-CN"/>
    </w:rPr>
  </w:style>
  <w:style w:type="character" w:styleId="afa">
    <w:name w:val="Hyperlink"/>
    <w:basedOn w:val="a0"/>
    <w:uiPriority w:val="99"/>
    <w:unhideWhenUsed/>
    <w:rsid w:val="00CF559B"/>
    <w:rPr>
      <w:color w:val="0000FF" w:themeColor="hyperlink"/>
      <w:u w:val="single"/>
    </w:rPr>
  </w:style>
  <w:style w:type="character" w:customStyle="1" w:styleId="UnresolvedMention1">
    <w:name w:val="Unresolved Mention1"/>
    <w:basedOn w:val="a0"/>
    <w:uiPriority w:val="99"/>
    <w:semiHidden/>
    <w:unhideWhenUsed/>
    <w:rsid w:val="009C5362"/>
    <w:rPr>
      <w:color w:val="605E5C"/>
      <w:shd w:val="clear" w:color="auto" w:fill="E1DFDD"/>
    </w:rPr>
  </w:style>
  <w:style w:type="character" w:customStyle="1" w:styleId="pubyear">
    <w:name w:val="pubyear"/>
    <w:basedOn w:val="a0"/>
    <w:rsid w:val="002511A9"/>
  </w:style>
  <w:style w:type="character" w:customStyle="1" w:styleId="articletitle">
    <w:name w:val="articletitle"/>
    <w:basedOn w:val="a0"/>
    <w:rsid w:val="002511A9"/>
  </w:style>
  <w:style w:type="character" w:customStyle="1" w:styleId="journaltitle">
    <w:name w:val="journaltitle"/>
    <w:basedOn w:val="a0"/>
    <w:rsid w:val="002511A9"/>
  </w:style>
  <w:style w:type="character" w:customStyle="1" w:styleId="vol">
    <w:name w:val="vol"/>
    <w:basedOn w:val="a0"/>
    <w:rsid w:val="002511A9"/>
  </w:style>
  <w:style w:type="character" w:customStyle="1" w:styleId="pagefirst">
    <w:name w:val="pagefirst"/>
    <w:basedOn w:val="a0"/>
    <w:rsid w:val="002511A9"/>
  </w:style>
  <w:style w:type="character" w:customStyle="1" w:styleId="pagelast">
    <w:name w:val="pagelast"/>
    <w:basedOn w:val="a0"/>
    <w:rsid w:val="002511A9"/>
  </w:style>
  <w:style w:type="character" w:styleId="HTML">
    <w:name w:val="HTML Cite"/>
    <w:basedOn w:val="a0"/>
    <w:uiPriority w:val="99"/>
    <w:semiHidden/>
    <w:unhideWhenUsed/>
    <w:rsid w:val="002511A9"/>
    <w:rPr>
      <w:i/>
      <w:iCs/>
    </w:rPr>
  </w:style>
  <w:style w:type="paragraph" w:styleId="afb">
    <w:name w:val="No Spacing"/>
    <w:uiPriority w:val="1"/>
    <w:qFormat/>
    <w:rsid w:val="00035192"/>
    <w:pPr>
      <w:spacing w:after="0" w:line="240" w:lineRule="auto"/>
    </w:pPr>
    <w:rPr>
      <w:lang w:eastAsia="zh-CN"/>
    </w:rPr>
  </w:style>
  <w:style w:type="table" w:styleId="afc">
    <w:name w:val="Table Grid"/>
    <w:basedOn w:val="a1"/>
    <w:uiPriority w:val="39"/>
    <w:rsid w:val="00F33D27"/>
    <w:pPr>
      <w:spacing w:after="0" w:line="240" w:lineRule="auto"/>
    </w:pPr>
    <w:rPr>
      <w:rFonts w:ascii="Times New Roman" w:eastAsia="宋体" w:hAnsi="Times New Roman"/>
      <w:sz w:val="24"/>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d">
    <w:name w:val="Grid Table Light"/>
    <w:basedOn w:val="a1"/>
    <w:uiPriority w:val="40"/>
    <w:rsid w:val="00F33D27"/>
    <w:pPr>
      <w:spacing w:after="0" w:line="240" w:lineRule="auto"/>
    </w:pPr>
    <w:rPr>
      <w:lang w:eastAsia="zh-C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qv3wpe">
    <w:name w:val="qv3wpe"/>
    <w:basedOn w:val="a0"/>
    <w:rsid w:val="00613F86"/>
  </w:style>
  <w:style w:type="numbering" w:customStyle="1" w:styleId="1">
    <w:name w:val="无列表1"/>
    <w:next w:val="a2"/>
    <w:uiPriority w:val="99"/>
    <w:semiHidden/>
    <w:unhideWhenUsed/>
    <w:rsid w:val="009608EB"/>
  </w:style>
  <w:style w:type="paragraph" w:customStyle="1" w:styleId="afe">
    <w:name w:val="论文正文"/>
    <w:basedOn w:val="a"/>
    <w:link w:val="aff"/>
    <w:autoRedefine/>
    <w:qFormat/>
    <w:rsid w:val="009608EB"/>
    <w:pPr>
      <w:widowControl w:val="0"/>
      <w:spacing w:line="400" w:lineRule="exact"/>
      <w:ind w:firstLineChars="200" w:firstLine="480"/>
      <w:jc w:val="both"/>
    </w:pPr>
    <w:rPr>
      <w:rFonts w:eastAsia="Times New Roman" w:cs="Arial"/>
      <w:szCs w:val="22"/>
    </w:rPr>
  </w:style>
  <w:style w:type="character" w:customStyle="1" w:styleId="aff">
    <w:name w:val="论文正文 字符"/>
    <w:basedOn w:val="a0"/>
    <w:link w:val="afe"/>
    <w:rsid w:val="009608EB"/>
    <w:rPr>
      <w:rFonts w:ascii="Times New Roman" w:eastAsia="Times New Roman" w:hAnsi="Times New Roman" w:cs="Arial"/>
      <w:sz w:val="24"/>
      <w:lang w:eastAsia="zh-CN"/>
    </w:rPr>
  </w:style>
  <w:style w:type="paragraph" w:customStyle="1" w:styleId="aff0">
    <w:name w:val="论文标题一"/>
    <w:basedOn w:val="afe"/>
    <w:link w:val="aff1"/>
    <w:autoRedefine/>
    <w:qFormat/>
    <w:rsid w:val="009608EB"/>
    <w:pPr>
      <w:spacing w:before="120" w:after="120"/>
      <w:ind w:firstLineChars="0" w:firstLine="0"/>
      <w:jc w:val="center"/>
    </w:pPr>
    <w:rPr>
      <w:sz w:val="28"/>
    </w:rPr>
  </w:style>
  <w:style w:type="character" w:customStyle="1" w:styleId="aff1">
    <w:name w:val="论文标题一 字符"/>
    <w:basedOn w:val="aff"/>
    <w:link w:val="aff0"/>
    <w:rsid w:val="009608EB"/>
    <w:rPr>
      <w:rFonts w:ascii="Times New Roman" w:eastAsia="Times New Roman" w:hAnsi="Times New Roman" w:cs="Arial"/>
      <w:sz w:val="28"/>
      <w:lang w:eastAsia="zh-CN"/>
    </w:rPr>
  </w:style>
  <w:style w:type="table" w:customStyle="1" w:styleId="10">
    <w:name w:val="网格型1"/>
    <w:basedOn w:val="a1"/>
    <w:next w:val="afc"/>
    <w:uiPriority w:val="39"/>
    <w:rsid w:val="009608EB"/>
    <w:pPr>
      <w:spacing w:after="0" w:line="240" w:lineRule="auto"/>
    </w:pPr>
    <w:rPr>
      <w:rFonts w:ascii="Times New Roman" w:eastAsia="宋体" w:hAnsi="Times New Roman"/>
      <w:sz w:val="24"/>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网格型2"/>
    <w:basedOn w:val="a1"/>
    <w:next w:val="afc"/>
    <w:uiPriority w:val="39"/>
    <w:rsid w:val="009608EB"/>
    <w:pPr>
      <w:spacing w:after="0" w:line="240" w:lineRule="auto"/>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
    <w:name w:val="无列表2"/>
    <w:next w:val="a2"/>
    <w:uiPriority w:val="99"/>
    <w:semiHidden/>
    <w:unhideWhenUsed/>
    <w:rsid w:val="00D139C8"/>
  </w:style>
  <w:style w:type="table" w:customStyle="1" w:styleId="3">
    <w:name w:val="网格型3"/>
    <w:basedOn w:val="a1"/>
    <w:next w:val="afc"/>
    <w:uiPriority w:val="39"/>
    <w:rsid w:val="00D139C8"/>
    <w:pPr>
      <w:spacing w:after="0" w:line="240" w:lineRule="auto"/>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basedOn w:val="a0"/>
    <w:uiPriority w:val="99"/>
    <w:semiHidden/>
    <w:unhideWhenUsed/>
    <w:rsid w:val="005659E2"/>
    <w:rPr>
      <w:color w:val="605E5C"/>
      <w:shd w:val="clear" w:color="auto" w:fill="E1DFDD"/>
    </w:rPr>
  </w:style>
  <w:style w:type="character" w:customStyle="1" w:styleId="21">
    <w:name w:val="未处理的提及2"/>
    <w:basedOn w:val="a0"/>
    <w:uiPriority w:val="99"/>
    <w:semiHidden/>
    <w:unhideWhenUsed/>
    <w:rsid w:val="00182737"/>
    <w:rPr>
      <w:color w:val="605E5C"/>
      <w:shd w:val="clear" w:color="auto" w:fill="E1DFDD"/>
    </w:rPr>
  </w:style>
  <w:style w:type="paragraph" w:styleId="aff2">
    <w:name w:val="Normal (Web)"/>
    <w:basedOn w:val="a"/>
    <w:uiPriority w:val="99"/>
    <w:semiHidden/>
    <w:unhideWhenUsed/>
    <w:rsid w:val="00F25247"/>
  </w:style>
  <w:style w:type="character" w:customStyle="1" w:styleId="mord">
    <w:name w:val="mord"/>
    <w:basedOn w:val="a0"/>
    <w:rsid w:val="00B50929"/>
  </w:style>
  <w:style w:type="character" w:customStyle="1" w:styleId="mpunct">
    <w:name w:val="mpunct"/>
    <w:basedOn w:val="a0"/>
    <w:rsid w:val="00B50929"/>
  </w:style>
  <w:style w:type="character" w:customStyle="1" w:styleId="vlist-s">
    <w:name w:val="vlist-s"/>
    <w:basedOn w:val="a0"/>
    <w:rsid w:val="00B50929"/>
  </w:style>
  <w:style w:type="character" w:customStyle="1" w:styleId="mrel">
    <w:name w:val="mrel"/>
    <w:basedOn w:val="a0"/>
    <w:rsid w:val="00B50929"/>
  </w:style>
  <w:style w:type="character" w:customStyle="1" w:styleId="delimsizing">
    <w:name w:val="delimsizing"/>
    <w:basedOn w:val="a0"/>
    <w:rsid w:val="00B50929"/>
  </w:style>
  <w:style w:type="character" w:styleId="aff3">
    <w:name w:val="Unresolved Mention"/>
    <w:basedOn w:val="a0"/>
    <w:uiPriority w:val="99"/>
    <w:semiHidden/>
    <w:unhideWhenUsed/>
    <w:rsid w:val="002401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02162">
      <w:bodyDiv w:val="1"/>
      <w:marLeft w:val="0"/>
      <w:marRight w:val="0"/>
      <w:marTop w:val="0"/>
      <w:marBottom w:val="0"/>
      <w:divBdr>
        <w:top w:val="none" w:sz="0" w:space="0" w:color="auto"/>
        <w:left w:val="none" w:sz="0" w:space="0" w:color="auto"/>
        <w:bottom w:val="none" w:sz="0" w:space="0" w:color="auto"/>
        <w:right w:val="none" w:sz="0" w:space="0" w:color="auto"/>
      </w:divBdr>
    </w:div>
    <w:div w:id="124934997">
      <w:bodyDiv w:val="1"/>
      <w:marLeft w:val="0"/>
      <w:marRight w:val="0"/>
      <w:marTop w:val="0"/>
      <w:marBottom w:val="0"/>
      <w:divBdr>
        <w:top w:val="none" w:sz="0" w:space="0" w:color="auto"/>
        <w:left w:val="none" w:sz="0" w:space="0" w:color="auto"/>
        <w:bottom w:val="none" w:sz="0" w:space="0" w:color="auto"/>
        <w:right w:val="none" w:sz="0" w:space="0" w:color="auto"/>
      </w:divBdr>
    </w:div>
    <w:div w:id="149685171">
      <w:bodyDiv w:val="1"/>
      <w:marLeft w:val="0"/>
      <w:marRight w:val="0"/>
      <w:marTop w:val="0"/>
      <w:marBottom w:val="0"/>
      <w:divBdr>
        <w:top w:val="none" w:sz="0" w:space="0" w:color="auto"/>
        <w:left w:val="none" w:sz="0" w:space="0" w:color="auto"/>
        <w:bottom w:val="none" w:sz="0" w:space="0" w:color="auto"/>
        <w:right w:val="none" w:sz="0" w:space="0" w:color="auto"/>
      </w:divBdr>
    </w:div>
    <w:div w:id="209264000">
      <w:bodyDiv w:val="1"/>
      <w:marLeft w:val="0"/>
      <w:marRight w:val="0"/>
      <w:marTop w:val="0"/>
      <w:marBottom w:val="0"/>
      <w:divBdr>
        <w:top w:val="none" w:sz="0" w:space="0" w:color="auto"/>
        <w:left w:val="none" w:sz="0" w:space="0" w:color="auto"/>
        <w:bottom w:val="none" w:sz="0" w:space="0" w:color="auto"/>
        <w:right w:val="none" w:sz="0" w:space="0" w:color="auto"/>
      </w:divBdr>
    </w:div>
    <w:div w:id="210579972">
      <w:bodyDiv w:val="1"/>
      <w:marLeft w:val="0"/>
      <w:marRight w:val="0"/>
      <w:marTop w:val="0"/>
      <w:marBottom w:val="0"/>
      <w:divBdr>
        <w:top w:val="none" w:sz="0" w:space="0" w:color="auto"/>
        <w:left w:val="none" w:sz="0" w:space="0" w:color="auto"/>
        <w:bottom w:val="none" w:sz="0" w:space="0" w:color="auto"/>
        <w:right w:val="none" w:sz="0" w:space="0" w:color="auto"/>
      </w:divBdr>
    </w:div>
    <w:div w:id="263538447">
      <w:bodyDiv w:val="1"/>
      <w:marLeft w:val="0"/>
      <w:marRight w:val="0"/>
      <w:marTop w:val="0"/>
      <w:marBottom w:val="0"/>
      <w:divBdr>
        <w:top w:val="none" w:sz="0" w:space="0" w:color="auto"/>
        <w:left w:val="none" w:sz="0" w:space="0" w:color="auto"/>
        <w:bottom w:val="none" w:sz="0" w:space="0" w:color="auto"/>
        <w:right w:val="none" w:sz="0" w:space="0" w:color="auto"/>
      </w:divBdr>
    </w:div>
    <w:div w:id="308091648">
      <w:bodyDiv w:val="1"/>
      <w:marLeft w:val="0"/>
      <w:marRight w:val="0"/>
      <w:marTop w:val="0"/>
      <w:marBottom w:val="0"/>
      <w:divBdr>
        <w:top w:val="none" w:sz="0" w:space="0" w:color="auto"/>
        <w:left w:val="none" w:sz="0" w:space="0" w:color="auto"/>
        <w:bottom w:val="none" w:sz="0" w:space="0" w:color="auto"/>
        <w:right w:val="none" w:sz="0" w:space="0" w:color="auto"/>
      </w:divBdr>
      <w:divsChild>
        <w:div w:id="387801482">
          <w:marLeft w:val="1051"/>
          <w:marRight w:val="0"/>
          <w:marTop w:val="96"/>
          <w:marBottom w:val="0"/>
          <w:divBdr>
            <w:top w:val="none" w:sz="0" w:space="0" w:color="auto"/>
            <w:left w:val="none" w:sz="0" w:space="0" w:color="auto"/>
            <w:bottom w:val="none" w:sz="0" w:space="0" w:color="auto"/>
            <w:right w:val="none" w:sz="0" w:space="0" w:color="auto"/>
          </w:divBdr>
        </w:div>
      </w:divsChild>
    </w:div>
    <w:div w:id="348020907">
      <w:bodyDiv w:val="1"/>
      <w:marLeft w:val="0"/>
      <w:marRight w:val="0"/>
      <w:marTop w:val="0"/>
      <w:marBottom w:val="0"/>
      <w:divBdr>
        <w:top w:val="none" w:sz="0" w:space="0" w:color="auto"/>
        <w:left w:val="none" w:sz="0" w:space="0" w:color="auto"/>
        <w:bottom w:val="none" w:sz="0" w:space="0" w:color="auto"/>
        <w:right w:val="none" w:sz="0" w:space="0" w:color="auto"/>
      </w:divBdr>
    </w:div>
    <w:div w:id="377095337">
      <w:bodyDiv w:val="1"/>
      <w:marLeft w:val="0"/>
      <w:marRight w:val="0"/>
      <w:marTop w:val="0"/>
      <w:marBottom w:val="0"/>
      <w:divBdr>
        <w:top w:val="none" w:sz="0" w:space="0" w:color="auto"/>
        <w:left w:val="none" w:sz="0" w:space="0" w:color="auto"/>
        <w:bottom w:val="none" w:sz="0" w:space="0" w:color="auto"/>
        <w:right w:val="none" w:sz="0" w:space="0" w:color="auto"/>
      </w:divBdr>
    </w:div>
    <w:div w:id="404956256">
      <w:bodyDiv w:val="1"/>
      <w:marLeft w:val="0"/>
      <w:marRight w:val="0"/>
      <w:marTop w:val="0"/>
      <w:marBottom w:val="0"/>
      <w:divBdr>
        <w:top w:val="none" w:sz="0" w:space="0" w:color="auto"/>
        <w:left w:val="none" w:sz="0" w:space="0" w:color="auto"/>
        <w:bottom w:val="none" w:sz="0" w:space="0" w:color="auto"/>
        <w:right w:val="none" w:sz="0" w:space="0" w:color="auto"/>
      </w:divBdr>
    </w:div>
    <w:div w:id="566183213">
      <w:bodyDiv w:val="1"/>
      <w:marLeft w:val="0"/>
      <w:marRight w:val="0"/>
      <w:marTop w:val="0"/>
      <w:marBottom w:val="0"/>
      <w:divBdr>
        <w:top w:val="none" w:sz="0" w:space="0" w:color="auto"/>
        <w:left w:val="none" w:sz="0" w:space="0" w:color="auto"/>
        <w:bottom w:val="none" w:sz="0" w:space="0" w:color="auto"/>
        <w:right w:val="none" w:sz="0" w:space="0" w:color="auto"/>
      </w:divBdr>
    </w:div>
    <w:div w:id="573321801">
      <w:bodyDiv w:val="1"/>
      <w:marLeft w:val="0"/>
      <w:marRight w:val="0"/>
      <w:marTop w:val="0"/>
      <w:marBottom w:val="0"/>
      <w:divBdr>
        <w:top w:val="none" w:sz="0" w:space="0" w:color="auto"/>
        <w:left w:val="none" w:sz="0" w:space="0" w:color="auto"/>
        <w:bottom w:val="none" w:sz="0" w:space="0" w:color="auto"/>
        <w:right w:val="none" w:sz="0" w:space="0" w:color="auto"/>
      </w:divBdr>
    </w:div>
    <w:div w:id="585192270">
      <w:bodyDiv w:val="1"/>
      <w:marLeft w:val="0"/>
      <w:marRight w:val="0"/>
      <w:marTop w:val="0"/>
      <w:marBottom w:val="0"/>
      <w:divBdr>
        <w:top w:val="none" w:sz="0" w:space="0" w:color="auto"/>
        <w:left w:val="none" w:sz="0" w:space="0" w:color="auto"/>
        <w:bottom w:val="none" w:sz="0" w:space="0" w:color="auto"/>
        <w:right w:val="none" w:sz="0" w:space="0" w:color="auto"/>
      </w:divBdr>
      <w:divsChild>
        <w:div w:id="216551040">
          <w:marLeft w:val="0"/>
          <w:marRight w:val="0"/>
          <w:marTop w:val="0"/>
          <w:marBottom w:val="0"/>
          <w:divBdr>
            <w:top w:val="none" w:sz="0" w:space="0" w:color="auto"/>
            <w:left w:val="none" w:sz="0" w:space="0" w:color="auto"/>
            <w:bottom w:val="none" w:sz="0" w:space="0" w:color="auto"/>
            <w:right w:val="none" w:sz="0" w:space="0" w:color="auto"/>
          </w:divBdr>
          <w:divsChild>
            <w:div w:id="1364332669">
              <w:marLeft w:val="0"/>
              <w:marRight w:val="0"/>
              <w:marTop w:val="0"/>
              <w:marBottom w:val="0"/>
              <w:divBdr>
                <w:top w:val="none" w:sz="0" w:space="0" w:color="auto"/>
                <w:left w:val="none" w:sz="0" w:space="0" w:color="auto"/>
                <w:bottom w:val="none" w:sz="0" w:space="0" w:color="auto"/>
                <w:right w:val="none" w:sz="0" w:space="0" w:color="auto"/>
              </w:divBdr>
              <w:divsChild>
                <w:div w:id="147078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671755">
      <w:bodyDiv w:val="1"/>
      <w:marLeft w:val="0"/>
      <w:marRight w:val="0"/>
      <w:marTop w:val="0"/>
      <w:marBottom w:val="0"/>
      <w:divBdr>
        <w:top w:val="none" w:sz="0" w:space="0" w:color="auto"/>
        <w:left w:val="none" w:sz="0" w:space="0" w:color="auto"/>
        <w:bottom w:val="none" w:sz="0" w:space="0" w:color="auto"/>
        <w:right w:val="none" w:sz="0" w:space="0" w:color="auto"/>
      </w:divBdr>
    </w:div>
    <w:div w:id="756444263">
      <w:bodyDiv w:val="1"/>
      <w:marLeft w:val="0"/>
      <w:marRight w:val="0"/>
      <w:marTop w:val="0"/>
      <w:marBottom w:val="0"/>
      <w:divBdr>
        <w:top w:val="none" w:sz="0" w:space="0" w:color="auto"/>
        <w:left w:val="none" w:sz="0" w:space="0" w:color="auto"/>
        <w:bottom w:val="none" w:sz="0" w:space="0" w:color="auto"/>
        <w:right w:val="none" w:sz="0" w:space="0" w:color="auto"/>
      </w:divBdr>
    </w:div>
    <w:div w:id="874997686">
      <w:bodyDiv w:val="1"/>
      <w:marLeft w:val="0"/>
      <w:marRight w:val="0"/>
      <w:marTop w:val="0"/>
      <w:marBottom w:val="0"/>
      <w:divBdr>
        <w:top w:val="none" w:sz="0" w:space="0" w:color="auto"/>
        <w:left w:val="none" w:sz="0" w:space="0" w:color="auto"/>
        <w:bottom w:val="none" w:sz="0" w:space="0" w:color="auto"/>
        <w:right w:val="none" w:sz="0" w:space="0" w:color="auto"/>
      </w:divBdr>
    </w:div>
    <w:div w:id="907493485">
      <w:bodyDiv w:val="1"/>
      <w:marLeft w:val="0"/>
      <w:marRight w:val="0"/>
      <w:marTop w:val="0"/>
      <w:marBottom w:val="0"/>
      <w:divBdr>
        <w:top w:val="none" w:sz="0" w:space="0" w:color="auto"/>
        <w:left w:val="none" w:sz="0" w:space="0" w:color="auto"/>
        <w:bottom w:val="none" w:sz="0" w:space="0" w:color="auto"/>
        <w:right w:val="none" w:sz="0" w:space="0" w:color="auto"/>
      </w:divBdr>
    </w:div>
    <w:div w:id="913901543">
      <w:bodyDiv w:val="1"/>
      <w:marLeft w:val="0"/>
      <w:marRight w:val="0"/>
      <w:marTop w:val="0"/>
      <w:marBottom w:val="0"/>
      <w:divBdr>
        <w:top w:val="none" w:sz="0" w:space="0" w:color="auto"/>
        <w:left w:val="none" w:sz="0" w:space="0" w:color="auto"/>
        <w:bottom w:val="none" w:sz="0" w:space="0" w:color="auto"/>
        <w:right w:val="none" w:sz="0" w:space="0" w:color="auto"/>
      </w:divBdr>
    </w:div>
    <w:div w:id="991180896">
      <w:bodyDiv w:val="1"/>
      <w:marLeft w:val="0"/>
      <w:marRight w:val="0"/>
      <w:marTop w:val="0"/>
      <w:marBottom w:val="0"/>
      <w:divBdr>
        <w:top w:val="none" w:sz="0" w:space="0" w:color="auto"/>
        <w:left w:val="none" w:sz="0" w:space="0" w:color="auto"/>
        <w:bottom w:val="none" w:sz="0" w:space="0" w:color="auto"/>
        <w:right w:val="none" w:sz="0" w:space="0" w:color="auto"/>
      </w:divBdr>
    </w:div>
    <w:div w:id="991830367">
      <w:bodyDiv w:val="1"/>
      <w:marLeft w:val="0"/>
      <w:marRight w:val="0"/>
      <w:marTop w:val="0"/>
      <w:marBottom w:val="0"/>
      <w:divBdr>
        <w:top w:val="none" w:sz="0" w:space="0" w:color="auto"/>
        <w:left w:val="none" w:sz="0" w:space="0" w:color="auto"/>
        <w:bottom w:val="none" w:sz="0" w:space="0" w:color="auto"/>
        <w:right w:val="none" w:sz="0" w:space="0" w:color="auto"/>
      </w:divBdr>
    </w:div>
    <w:div w:id="1037311583">
      <w:bodyDiv w:val="1"/>
      <w:marLeft w:val="0"/>
      <w:marRight w:val="0"/>
      <w:marTop w:val="0"/>
      <w:marBottom w:val="0"/>
      <w:divBdr>
        <w:top w:val="none" w:sz="0" w:space="0" w:color="auto"/>
        <w:left w:val="none" w:sz="0" w:space="0" w:color="auto"/>
        <w:bottom w:val="none" w:sz="0" w:space="0" w:color="auto"/>
        <w:right w:val="none" w:sz="0" w:space="0" w:color="auto"/>
      </w:divBdr>
    </w:div>
    <w:div w:id="1041397242">
      <w:bodyDiv w:val="1"/>
      <w:marLeft w:val="0"/>
      <w:marRight w:val="0"/>
      <w:marTop w:val="0"/>
      <w:marBottom w:val="0"/>
      <w:divBdr>
        <w:top w:val="none" w:sz="0" w:space="0" w:color="auto"/>
        <w:left w:val="none" w:sz="0" w:space="0" w:color="auto"/>
        <w:bottom w:val="none" w:sz="0" w:space="0" w:color="auto"/>
        <w:right w:val="none" w:sz="0" w:space="0" w:color="auto"/>
      </w:divBdr>
    </w:div>
    <w:div w:id="1055852654">
      <w:bodyDiv w:val="1"/>
      <w:marLeft w:val="0"/>
      <w:marRight w:val="0"/>
      <w:marTop w:val="0"/>
      <w:marBottom w:val="0"/>
      <w:divBdr>
        <w:top w:val="none" w:sz="0" w:space="0" w:color="auto"/>
        <w:left w:val="none" w:sz="0" w:space="0" w:color="auto"/>
        <w:bottom w:val="none" w:sz="0" w:space="0" w:color="auto"/>
        <w:right w:val="none" w:sz="0" w:space="0" w:color="auto"/>
      </w:divBdr>
    </w:div>
    <w:div w:id="1120420638">
      <w:bodyDiv w:val="1"/>
      <w:marLeft w:val="0"/>
      <w:marRight w:val="0"/>
      <w:marTop w:val="0"/>
      <w:marBottom w:val="0"/>
      <w:divBdr>
        <w:top w:val="none" w:sz="0" w:space="0" w:color="auto"/>
        <w:left w:val="none" w:sz="0" w:space="0" w:color="auto"/>
        <w:bottom w:val="none" w:sz="0" w:space="0" w:color="auto"/>
        <w:right w:val="none" w:sz="0" w:space="0" w:color="auto"/>
      </w:divBdr>
    </w:div>
    <w:div w:id="1164080900">
      <w:bodyDiv w:val="1"/>
      <w:marLeft w:val="0"/>
      <w:marRight w:val="0"/>
      <w:marTop w:val="0"/>
      <w:marBottom w:val="0"/>
      <w:divBdr>
        <w:top w:val="none" w:sz="0" w:space="0" w:color="auto"/>
        <w:left w:val="none" w:sz="0" w:space="0" w:color="auto"/>
        <w:bottom w:val="none" w:sz="0" w:space="0" w:color="auto"/>
        <w:right w:val="none" w:sz="0" w:space="0" w:color="auto"/>
      </w:divBdr>
    </w:div>
    <w:div w:id="1181162224">
      <w:bodyDiv w:val="1"/>
      <w:marLeft w:val="0"/>
      <w:marRight w:val="0"/>
      <w:marTop w:val="0"/>
      <w:marBottom w:val="0"/>
      <w:divBdr>
        <w:top w:val="none" w:sz="0" w:space="0" w:color="auto"/>
        <w:left w:val="none" w:sz="0" w:space="0" w:color="auto"/>
        <w:bottom w:val="none" w:sz="0" w:space="0" w:color="auto"/>
        <w:right w:val="none" w:sz="0" w:space="0" w:color="auto"/>
      </w:divBdr>
    </w:div>
    <w:div w:id="1329478427">
      <w:bodyDiv w:val="1"/>
      <w:marLeft w:val="0"/>
      <w:marRight w:val="0"/>
      <w:marTop w:val="0"/>
      <w:marBottom w:val="0"/>
      <w:divBdr>
        <w:top w:val="none" w:sz="0" w:space="0" w:color="auto"/>
        <w:left w:val="none" w:sz="0" w:space="0" w:color="auto"/>
        <w:bottom w:val="none" w:sz="0" w:space="0" w:color="auto"/>
        <w:right w:val="none" w:sz="0" w:space="0" w:color="auto"/>
      </w:divBdr>
    </w:div>
    <w:div w:id="1340696692">
      <w:bodyDiv w:val="1"/>
      <w:marLeft w:val="0"/>
      <w:marRight w:val="0"/>
      <w:marTop w:val="0"/>
      <w:marBottom w:val="0"/>
      <w:divBdr>
        <w:top w:val="none" w:sz="0" w:space="0" w:color="auto"/>
        <w:left w:val="none" w:sz="0" w:space="0" w:color="auto"/>
        <w:bottom w:val="none" w:sz="0" w:space="0" w:color="auto"/>
        <w:right w:val="none" w:sz="0" w:space="0" w:color="auto"/>
      </w:divBdr>
    </w:div>
    <w:div w:id="1454523105">
      <w:bodyDiv w:val="1"/>
      <w:marLeft w:val="0"/>
      <w:marRight w:val="0"/>
      <w:marTop w:val="0"/>
      <w:marBottom w:val="0"/>
      <w:divBdr>
        <w:top w:val="none" w:sz="0" w:space="0" w:color="auto"/>
        <w:left w:val="none" w:sz="0" w:space="0" w:color="auto"/>
        <w:bottom w:val="none" w:sz="0" w:space="0" w:color="auto"/>
        <w:right w:val="none" w:sz="0" w:space="0" w:color="auto"/>
      </w:divBdr>
    </w:div>
    <w:div w:id="1488979303">
      <w:bodyDiv w:val="1"/>
      <w:marLeft w:val="0"/>
      <w:marRight w:val="0"/>
      <w:marTop w:val="0"/>
      <w:marBottom w:val="0"/>
      <w:divBdr>
        <w:top w:val="none" w:sz="0" w:space="0" w:color="auto"/>
        <w:left w:val="none" w:sz="0" w:space="0" w:color="auto"/>
        <w:bottom w:val="none" w:sz="0" w:space="0" w:color="auto"/>
        <w:right w:val="none" w:sz="0" w:space="0" w:color="auto"/>
      </w:divBdr>
    </w:div>
    <w:div w:id="1490823615">
      <w:bodyDiv w:val="1"/>
      <w:marLeft w:val="0"/>
      <w:marRight w:val="0"/>
      <w:marTop w:val="0"/>
      <w:marBottom w:val="0"/>
      <w:divBdr>
        <w:top w:val="none" w:sz="0" w:space="0" w:color="auto"/>
        <w:left w:val="none" w:sz="0" w:space="0" w:color="auto"/>
        <w:bottom w:val="none" w:sz="0" w:space="0" w:color="auto"/>
        <w:right w:val="none" w:sz="0" w:space="0" w:color="auto"/>
      </w:divBdr>
    </w:div>
    <w:div w:id="1593053420">
      <w:bodyDiv w:val="1"/>
      <w:marLeft w:val="0"/>
      <w:marRight w:val="0"/>
      <w:marTop w:val="0"/>
      <w:marBottom w:val="0"/>
      <w:divBdr>
        <w:top w:val="none" w:sz="0" w:space="0" w:color="auto"/>
        <w:left w:val="none" w:sz="0" w:space="0" w:color="auto"/>
        <w:bottom w:val="none" w:sz="0" w:space="0" w:color="auto"/>
        <w:right w:val="none" w:sz="0" w:space="0" w:color="auto"/>
      </w:divBdr>
      <w:divsChild>
        <w:div w:id="1521436513">
          <w:marLeft w:val="0"/>
          <w:marRight w:val="0"/>
          <w:marTop w:val="0"/>
          <w:marBottom w:val="0"/>
          <w:divBdr>
            <w:top w:val="none" w:sz="0" w:space="0" w:color="auto"/>
            <w:left w:val="none" w:sz="0" w:space="0" w:color="auto"/>
            <w:bottom w:val="none" w:sz="0" w:space="0" w:color="auto"/>
            <w:right w:val="none" w:sz="0" w:space="0" w:color="auto"/>
          </w:divBdr>
          <w:divsChild>
            <w:div w:id="107505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747111">
      <w:bodyDiv w:val="1"/>
      <w:marLeft w:val="0"/>
      <w:marRight w:val="0"/>
      <w:marTop w:val="0"/>
      <w:marBottom w:val="0"/>
      <w:divBdr>
        <w:top w:val="none" w:sz="0" w:space="0" w:color="auto"/>
        <w:left w:val="none" w:sz="0" w:space="0" w:color="auto"/>
        <w:bottom w:val="none" w:sz="0" w:space="0" w:color="auto"/>
        <w:right w:val="none" w:sz="0" w:space="0" w:color="auto"/>
      </w:divBdr>
    </w:div>
    <w:div w:id="1737825671">
      <w:bodyDiv w:val="1"/>
      <w:marLeft w:val="0"/>
      <w:marRight w:val="0"/>
      <w:marTop w:val="0"/>
      <w:marBottom w:val="0"/>
      <w:divBdr>
        <w:top w:val="none" w:sz="0" w:space="0" w:color="auto"/>
        <w:left w:val="none" w:sz="0" w:space="0" w:color="auto"/>
        <w:bottom w:val="none" w:sz="0" w:space="0" w:color="auto"/>
        <w:right w:val="none" w:sz="0" w:space="0" w:color="auto"/>
      </w:divBdr>
      <w:divsChild>
        <w:div w:id="1448085350">
          <w:marLeft w:val="0"/>
          <w:marRight w:val="0"/>
          <w:marTop w:val="0"/>
          <w:marBottom w:val="0"/>
          <w:divBdr>
            <w:top w:val="none" w:sz="0" w:space="0" w:color="auto"/>
            <w:left w:val="none" w:sz="0" w:space="0" w:color="auto"/>
            <w:bottom w:val="none" w:sz="0" w:space="0" w:color="auto"/>
            <w:right w:val="none" w:sz="0" w:space="0" w:color="auto"/>
          </w:divBdr>
          <w:divsChild>
            <w:div w:id="1927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86852">
      <w:bodyDiv w:val="1"/>
      <w:marLeft w:val="0"/>
      <w:marRight w:val="0"/>
      <w:marTop w:val="0"/>
      <w:marBottom w:val="0"/>
      <w:divBdr>
        <w:top w:val="none" w:sz="0" w:space="0" w:color="auto"/>
        <w:left w:val="none" w:sz="0" w:space="0" w:color="auto"/>
        <w:bottom w:val="none" w:sz="0" w:space="0" w:color="auto"/>
        <w:right w:val="none" w:sz="0" w:space="0" w:color="auto"/>
      </w:divBdr>
    </w:div>
    <w:div w:id="21453435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C51436-BEB3-49E5-9DED-022216688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2264</TotalTime>
  <Pages>43</Pages>
  <Words>16940</Words>
  <Characters>96563</Characters>
  <Application>Microsoft Office Word</Application>
  <DocSecurity>0</DocSecurity>
  <Lines>804</Lines>
  <Paragraphs>226</Paragraphs>
  <ScaleCrop>false</ScaleCrop>
  <HeadingPairs>
    <vt:vector size="2" baseType="variant">
      <vt:variant>
        <vt:lpstr>Title</vt:lpstr>
      </vt:variant>
      <vt:variant>
        <vt:i4>1</vt:i4>
      </vt:variant>
    </vt:vector>
  </HeadingPairs>
  <TitlesOfParts>
    <vt:vector size="1" baseType="lpstr">
      <vt:lpstr/>
    </vt:vector>
  </TitlesOfParts>
  <Company>Columbia Business School</Company>
  <LinksUpToDate>false</LinksUpToDate>
  <CharactersWithSpaces>113277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Xiaoyan</dc:creator>
  <cp:keywords/>
  <dc:description/>
  <cp:lastModifiedBy>Siyang Li</cp:lastModifiedBy>
  <cp:revision>2764</cp:revision>
  <cp:lastPrinted>2025-02-05T06:47:00Z</cp:lastPrinted>
  <dcterms:created xsi:type="dcterms:W3CDTF">2025-02-07T19:52:00Z</dcterms:created>
  <dcterms:modified xsi:type="dcterms:W3CDTF">2026-08-26T01:18:00Z</dcterms:modified>
</cp:coreProperties>
</file>